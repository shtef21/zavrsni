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7C3F9B">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7C3F9B">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3" w:author="Stjepan Salopek (ssalopek)" w:date="2021-09-13T17:23:00Z">
                  <w:rPr>
                    <w:noProof/>
                    <w:webHidden/>
                  </w:rPr>
                </w:rPrChange>
              </w:rPr>
              <w:tab/>
            </w:r>
            <w:r w:rsidRPr="00A3456A">
              <w:rPr>
                <w:rFonts w:ascii="Times New Roman" w:hAnsi="Times New Roman" w:cs="Times New Roman"/>
                <w:noProof/>
                <w:webHidden/>
                <w:sz w:val="24"/>
                <w:szCs w:val="24"/>
                <w:rPrChange w:id="55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5"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7" w:author="Stjepan Salopek (ssalopek)" w:date="2021-09-13T17:23:00Z">
                <w:rPr>
                  <w:noProof/>
                  <w:webHidden/>
                </w:rPr>
              </w:rPrChange>
            </w:rPr>
            <w:fldChar w:fldCharType="separate"/>
          </w:r>
          <w:ins w:id="558" w:author="Stjepan Salopek (ssalopek)" w:date="2021-09-13T17:23:00Z">
            <w:r w:rsidRPr="00A3456A">
              <w:rPr>
                <w:rFonts w:ascii="Times New Roman" w:hAnsi="Times New Roman" w:cs="Times New Roman"/>
                <w:noProof/>
                <w:webHidden/>
                <w:sz w:val="24"/>
                <w:szCs w:val="24"/>
                <w:rPrChange w:id="559" w:author="Stjepan Salopek (ssalopek)" w:date="2021-09-13T17:23:00Z">
                  <w:rPr>
                    <w:noProof/>
                    <w:webHidden/>
                  </w:rPr>
                </w:rPrChange>
              </w:rPr>
              <w:t>29</w:t>
            </w:r>
            <w:r w:rsidRPr="00A3456A">
              <w:rPr>
                <w:rFonts w:ascii="Times New Roman" w:hAnsi="Times New Roman" w:cs="Times New Roman"/>
                <w:noProof/>
                <w:webHidden/>
                <w:sz w:val="24"/>
                <w:szCs w:val="24"/>
                <w:rPrChange w:id="56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fldChar w:fldCharType="end"/>
            </w:r>
          </w:ins>
        </w:p>
        <w:p w14:paraId="35DC95F4" w14:textId="3C41FEB4" w:rsidR="00A3456A" w:rsidRPr="00A3456A" w:rsidRDefault="00A3456A">
          <w:pPr>
            <w:pStyle w:val="TOC2"/>
            <w:rPr>
              <w:ins w:id="562" w:author="Stjepan Salopek (ssalopek)" w:date="2021-09-13T17:23:00Z"/>
              <w:rFonts w:ascii="Times New Roman" w:eastAsiaTheme="minorEastAsia" w:hAnsi="Times New Roman" w:cs="Times New Roman"/>
              <w:noProof/>
              <w:sz w:val="24"/>
              <w:szCs w:val="24"/>
              <w:rPrChange w:id="563" w:author="Stjepan Salopek (ssalopek)" w:date="2021-09-13T17:23:00Z">
                <w:rPr>
                  <w:ins w:id="564" w:author="Stjepan Salopek (ssalopek)" w:date="2021-09-13T17:23:00Z"/>
                  <w:rFonts w:eastAsiaTheme="minorEastAsia"/>
                  <w:noProof/>
                </w:rPr>
              </w:rPrChange>
            </w:rPr>
          </w:pPr>
          <w:ins w:id="565" w:author="Stjepan Salopek (ssalopek)" w:date="2021-09-13T17:23:00Z">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8"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2" w:author="Stjepan Salopek (ssalopek)" w:date="2021-09-13T17:23:00Z">
                  <w:rPr>
                    <w:noProof/>
                    <w:webHidden/>
                  </w:rPr>
                </w:rPrChange>
              </w:rPr>
              <w:tab/>
            </w:r>
            <w:r w:rsidRPr="00A3456A">
              <w:rPr>
                <w:rFonts w:ascii="Times New Roman" w:hAnsi="Times New Roman" w:cs="Times New Roman"/>
                <w:noProof/>
                <w:webHidden/>
                <w:sz w:val="24"/>
                <w:szCs w:val="24"/>
                <w:rPrChange w:id="5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4"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6" w:author="Stjepan Salopek (ssalopek)" w:date="2021-09-13T17:23:00Z">
                <w:rPr>
                  <w:noProof/>
                  <w:webHidden/>
                </w:rPr>
              </w:rPrChange>
            </w:rPr>
            <w:fldChar w:fldCharType="separate"/>
          </w:r>
          <w:ins w:id="577" w:author="Stjepan Salopek (ssalopek)" w:date="2021-09-13T17:23:00Z">
            <w:r w:rsidRPr="00A3456A">
              <w:rPr>
                <w:rFonts w:ascii="Times New Roman" w:hAnsi="Times New Roman" w:cs="Times New Roman"/>
                <w:noProof/>
                <w:webHidden/>
                <w:sz w:val="24"/>
                <w:szCs w:val="24"/>
                <w:rPrChange w:id="578" w:author="Stjepan Salopek (ssalopek)" w:date="2021-09-13T17:23:00Z">
                  <w:rPr>
                    <w:noProof/>
                    <w:webHidden/>
                  </w:rPr>
                </w:rPrChange>
              </w:rPr>
              <w:t>29</w:t>
            </w:r>
            <w:r w:rsidRPr="00A3456A">
              <w:rPr>
                <w:rFonts w:ascii="Times New Roman" w:hAnsi="Times New Roman" w:cs="Times New Roman"/>
                <w:noProof/>
                <w:webHidden/>
                <w:sz w:val="24"/>
                <w:szCs w:val="24"/>
                <w:rPrChange w:id="5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1" w:author="Stjepan Salopek (ssalopek)" w:date="2021-09-13T17:23:00Z"/>
              <w:rFonts w:eastAsiaTheme="minorEastAsia"/>
              <w:noProof/>
            </w:rPr>
          </w:pPr>
          <w:ins w:id="582" w:author="Stjepan Salopek (ssalopek)" w:date="2021-09-13T17:23:00Z">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8"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0" w:author="Stjepan Salopek (ssalopek)" w:date="2021-09-13T17:23:00Z"/>
              <w:rFonts w:eastAsiaTheme="minorEastAsia"/>
              <w:noProof/>
            </w:rPr>
          </w:pPr>
          <w:ins w:id="591" w:author="Stjepan Salopek (ssalopek)" w:date="2021-09-13T17:23:00Z">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7"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fldChar w:fldCharType="end"/>
            </w:r>
          </w:ins>
        </w:p>
        <w:p w14:paraId="5C582B1D" w14:textId="726104E7" w:rsidR="00A3456A" w:rsidRPr="00A3456A" w:rsidRDefault="00A3456A">
          <w:pPr>
            <w:pStyle w:val="TOC2"/>
            <w:rPr>
              <w:ins w:id="599" w:author="Stjepan Salopek (ssalopek)" w:date="2021-09-13T17:23:00Z"/>
              <w:rFonts w:ascii="Times New Roman" w:eastAsiaTheme="minorEastAsia" w:hAnsi="Times New Roman" w:cs="Times New Roman"/>
              <w:noProof/>
              <w:sz w:val="24"/>
              <w:szCs w:val="24"/>
              <w:rPrChange w:id="600" w:author="Stjepan Salopek (ssalopek)" w:date="2021-09-13T17:23:00Z">
                <w:rPr>
                  <w:ins w:id="601" w:author="Stjepan Salopek (ssalopek)" w:date="2021-09-13T17:23:00Z"/>
                  <w:rFonts w:eastAsiaTheme="minorEastAsia"/>
                  <w:noProof/>
                </w:rPr>
              </w:rPrChange>
            </w:rPr>
          </w:pPr>
          <w:ins w:id="602" w:author="Stjepan Salopek (ssalopek)" w:date="2021-09-13T17:23:00Z">
            <w:r w:rsidRPr="00A3456A">
              <w:rPr>
                <w:rStyle w:val="Hyperlink"/>
                <w:rFonts w:ascii="Times New Roman" w:hAnsi="Times New Roman" w:cs="Times New Roman"/>
                <w:noProof/>
                <w:sz w:val="24"/>
                <w:szCs w:val="24"/>
                <w:rPrChange w:id="60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5"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9" w:author="Stjepan Salopek (ssalopek)" w:date="2021-09-13T17:23:00Z">
                  <w:rPr>
                    <w:noProof/>
                    <w:webHidden/>
                  </w:rPr>
                </w:rPrChange>
              </w:rPr>
              <w:tab/>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1"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3" w:author="Stjepan Salopek (ssalopek)" w:date="2021-09-13T17:23:00Z">
                <w:rPr>
                  <w:noProof/>
                  <w:webHidden/>
                </w:rPr>
              </w:rPrChange>
            </w:rPr>
            <w:fldChar w:fldCharType="separate"/>
          </w:r>
          <w:ins w:id="614" w:author="Stjepan Salopek (ssalopek)" w:date="2021-09-13T17:23:00Z">
            <w:r w:rsidRPr="00A3456A">
              <w:rPr>
                <w:rFonts w:ascii="Times New Roman" w:hAnsi="Times New Roman" w:cs="Times New Roman"/>
                <w:noProof/>
                <w:webHidden/>
                <w:sz w:val="24"/>
                <w:szCs w:val="24"/>
                <w:rPrChange w:id="615" w:author="Stjepan Salopek (ssalopek)" w:date="2021-09-13T17:23:00Z">
                  <w:rPr>
                    <w:noProof/>
                    <w:webHidden/>
                  </w:rPr>
                </w:rPrChange>
              </w:rPr>
              <w:t>32</w:t>
            </w:r>
            <w:r w:rsidRPr="00A3456A">
              <w:rPr>
                <w:rFonts w:ascii="Times New Roman" w:hAnsi="Times New Roman" w:cs="Times New Roman"/>
                <w:noProof/>
                <w:webHidden/>
                <w:sz w:val="24"/>
                <w:szCs w:val="24"/>
                <w:rPrChange w:id="6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8" w:author="Stjepan Salopek (ssalopek)" w:date="2021-09-13T17:23:00Z"/>
              <w:rFonts w:eastAsiaTheme="minorEastAsia"/>
              <w:noProof/>
            </w:rPr>
          </w:pPr>
          <w:ins w:id="619" w:author="Stjepan Salopek (ssalopek)" w:date="2021-09-13T17:23:00Z">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5"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7" w:author="Stjepan Salopek (ssalopek)" w:date="2021-09-13T17:23:00Z"/>
              <w:rFonts w:eastAsiaTheme="minorEastAsia"/>
              <w:noProof/>
            </w:rPr>
          </w:pPr>
          <w:ins w:id="628" w:author="Stjepan Salopek (ssalopek)" w:date="2021-09-13T17:23:00Z">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4"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fldChar w:fldCharType="end"/>
            </w:r>
          </w:ins>
        </w:p>
        <w:p w14:paraId="7993BE91" w14:textId="5F7CE7EE" w:rsidR="00A3456A" w:rsidRPr="00A3456A" w:rsidRDefault="00A3456A">
          <w:pPr>
            <w:pStyle w:val="TOC2"/>
            <w:rPr>
              <w:ins w:id="636" w:author="Stjepan Salopek (ssalopek)" w:date="2021-09-13T17:23:00Z"/>
              <w:rFonts w:ascii="Times New Roman" w:eastAsiaTheme="minorEastAsia" w:hAnsi="Times New Roman" w:cs="Times New Roman"/>
              <w:noProof/>
              <w:sz w:val="24"/>
              <w:szCs w:val="24"/>
              <w:rPrChange w:id="637" w:author="Stjepan Salopek (ssalopek)" w:date="2021-09-13T17:23:00Z">
                <w:rPr>
                  <w:ins w:id="638" w:author="Stjepan Salopek (ssalopek)" w:date="2021-09-13T17:23:00Z"/>
                  <w:rFonts w:eastAsiaTheme="minorEastAsia"/>
                  <w:noProof/>
                </w:rPr>
              </w:rPrChange>
            </w:rPr>
          </w:pPr>
          <w:ins w:id="639" w:author="Stjepan Salopek (ssalopek)" w:date="2021-09-13T17:23:00Z">
            <w:r w:rsidRPr="00A3456A">
              <w:rPr>
                <w:rStyle w:val="Hyperlink"/>
                <w:rFonts w:ascii="Times New Roman" w:hAnsi="Times New Roman" w:cs="Times New Roman"/>
                <w:noProof/>
                <w:sz w:val="24"/>
                <w:szCs w:val="24"/>
                <w:rPrChange w:id="6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2"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6" w:author="Stjepan Salopek (ssalopek)" w:date="2021-09-13T17:23:00Z">
                  <w:rPr>
                    <w:noProof/>
                    <w:webHidden/>
                  </w:rPr>
                </w:rPrChange>
              </w:rPr>
              <w:tab/>
            </w:r>
            <w:r w:rsidRPr="00A3456A">
              <w:rPr>
                <w:rFonts w:ascii="Times New Roman" w:hAnsi="Times New Roman" w:cs="Times New Roman"/>
                <w:noProof/>
                <w:webHidden/>
                <w:sz w:val="24"/>
                <w:szCs w:val="24"/>
                <w:rPrChange w:id="64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8"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0" w:author="Stjepan Salopek (ssalopek)" w:date="2021-09-13T17:23:00Z">
                <w:rPr>
                  <w:noProof/>
                  <w:webHidden/>
                </w:rPr>
              </w:rPrChange>
            </w:rPr>
            <w:fldChar w:fldCharType="separate"/>
          </w:r>
          <w:ins w:id="651" w:author="Stjepan Salopek (ssalopek)" w:date="2021-09-13T17:23:00Z">
            <w:r w:rsidRPr="00A3456A">
              <w:rPr>
                <w:rFonts w:ascii="Times New Roman" w:hAnsi="Times New Roman" w:cs="Times New Roman"/>
                <w:noProof/>
                <w:webHidden/>
                <w:sz w:val="24"/>
                <w:szCs w:val="24"/>
                <w:rPrChange w:id="652" w:author="Stjepan Salopek (ssalopek)" w:date="2021-09-13T17:23:00Z">
                  <w:rPr>
                    <w:noProof/>
                    <w:webHidden/>
                  </w:rPr>
                </w:rPrChange>
              </w:rPr>
              <w:t>34</w:t>
            </w:r>
            <w:r w:rsidRPr="00A3456A">
              <w:rPr>
                <w:rFonts w:ascii="Times New Roman" w:hAnsi="Times New Roman" w:cs="Times New Roman"/>
                <w:noProof/>
                <w:webHidden/>
                <w:sz w:val="24"/>
                <w:szCs w:val="24"/>
                <w:rPrChange w:id="65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4" w:author="Stjepan Salopek (ssalopek)" w:date="2021-09-13T17:23:00Z">
                  <w:rPr>
                    <w:rStyle w:val="Hyperlink"/>
                    <w:noProof/>
                  </w:rPr>
                </w:rPrChange>
              </w:rPr>
              <w:fldChar w:fldCharType="end"/>
            </w:r>
          </w:ins>
        </w:p>
        <w:p w14:paraId="3402C3F4" w14:textId="0B37CA95" w:rsidR="00A3456A" w:rsidRPr="00A3456A" w:rsidRDefault="00A3456A">
          <w:pPr>
            <w:pStyle w:val="TOC2"/>
            <w:rPr>
              <w:ins w:id="655" w:author="Stjepan Salopek (ssalopek)" w:date="2021-09-13T17:23:00Z"/>
              <w:rFonts w:ascii="Times New Roman" w:eastAsiaTheme="minorEastAsia" w:hAnsi="Times New Roman" w:cs="Times New Roman"/>
              <w:noProof/>
              <w:sz w:val="24"/>
              <w:szCs w:val="24"/>
              <w:rPrChange w:id="656" w:author="Stjepan Salopek (ssalopek)" w:date="2021-09-13T17:23:00Z">
                <w:rPr>
                  <w:ins w:id="657" w:author="Stjepan Salopek (ssalopek)" w:date="2021-09-13T17:23:00Z"/>
                  <w:rFonts w:eastAsiaTheme="minorEastAsia"/>
                  <w:noProof/>
                </w:rPr>
              </w:rPrChange>
            </w:rPr>
          </w:pPr>
          <w:ins w:id="658" w:author="Stjepan Salopek (ssalopek)" w:date="2021-09-13T17:23:00Z">
            <w:r w:rsidRPr="00A3456A">
              <w:rPr>
                <w:rStyle w:val="Hyperlink"/>
                <w:rFonts w:ascii="Times New Roman" w:hAnsi="Times New Roman" w:cs="Times New Roman"/>
                <w:noProof/>
                <w:sz w:val="24"/>
                <w:szCs w:val="24"/>
                <w:rPrChange w:id="65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1"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5" w:author="Stjepan Salopek (ssalopek)" w:date="2021-09-13T17:23:00Z">
                  <w:rPr>
                    <w:noProof/>
                    <w:webHidden/>
                  </w:rPr>
                </w:rPrChange>
              </w:rPr>
              <w:tab/>
            </w:r>
            <w:r w:rsidRPr="00A3456A">
              <w:rPr>
                <w:rFonts w:ascii="Times New Roman" w:hAnsi="Times New Roman" w:cs="Times New Roman"/>
                <w:noProof/>
                <w:webHidden/>
                <w:sz w:val="24"/>
                <w:szCs w:val="24"/>
                <w:rPrChange w:id="66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7"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9" w:author="Stjepan Salopek (ssalopek)" w:date="2021-09-13T17:23:00Z">
                <w:rPr>
                  <w:noProof/>
                  <w:webHidden/>
                </w:rPr>
              </w:rPrChange>
            </w:rPr>
            <w:fldChar w:fldCharType="separate"/>
          </w:r>
          <w:ins w:id="670" w:author="Stjepan Salopek (ssalopek)" w:date="2021-09-13T17:23:00Z">
            <w:r w:rsidRPr="00A3456A">
              <w:rPr>
                <w:rFonts w:ascii="Times New Roman" w:hAnsi="Times New Roman" w:cs="Times New Roman"/>
                <w:noProof/>
                <w:webHidden/>
                <w:sz w:val="24"/>
                <w:szCs w:val="24"/>
                <w:rPrChange w:id="671" w:author="Stjepan Salopek (ssalopek)" w:date="2021-09-13T17:23:00Z">
                  <w:rPr>
                    <w:noProof/>
                    <w:webHidden/>
                  </w:rPr>
                </w:rPrChange>
              </w:rPr>
              <w:t>34</w:t>
            </w:r>
            <w:r w:rsidRPr="00A3456A">
              <w:rPr>
                <w:rFonts w:ascii="Times New Roman" w:hAnsi="Times New Roman" w:cs="Times New Roman"/>
                <w:noProof/>
                <w:webHidden/>
                <w:sz w:val="24"/>
                <w:szCs w:val="24"/>
                <w:rPrChange w:id="67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3" w:author="Stjepan Salopek (ssalopek)" w:date="2021-09-13T17:23:00Z">
                  <w:rPr>
                    <w:rStyle w:val="Hyperlink"/>
                    <w:noProof/>
                  </w:rPr>
                </w:rPrChange>
              </w:rPr>
              <w:fldChar w:fldCharType="end"/>
            </w:r>
          </w:ins>
        </w:p>
        <w:p w14:paraId="6924241B" w14:textId="37F1412A" w:rsidR="00A3456A" w:rsidRPr="00A3456A" w:rsidRDefault="00A3456A">
          <w:pPr>
            <w:pStyle w:val="TOC2"/>
            <w:rPr>
              <w:ins w:id="674" w:author="Stjepan Salopek (ssalopek)" w:date="2021-09-13T17:23:00Z"/>
              <w:rFonts w:ascii="Times New Roman" w:eastAsiaTheme="minorEastAsia" w:hAnsi="Times New Roman" w:cs="Times New Roman"/>
              <w:noProof/>
              <w:sz w:val="24"/>
              <w:szCs w:val="24"/>
              <w:rPrChange w:id="675" w:author="Stjepan Salopek (ssalopek)" w:date="2021-09-13T17:23:00Z">
                <w:rPr>
                  <w:ins w:id="676" w:author="Stjepan Salopek (ssalopek)" w:date="2021-09-13T17:23:00Z"/>
                  <w:rFonts w:eastAsiaTheme="minorEastAsia"/>
                  <w:noProof/>
                </w:rPr>
              </w:rPrChange>
            </w:rPr>
          </w:pPr>
          <w:ins w:id="677" w:author="Stjepan Salopek (ssalopek)" w:date="2021-09-13T17:23:00Z">
            <w:r w:rsidRPr="00A3456A">
              <w:rPr>
                <w:rStyle w:val="Hyperlink"/>
                <w:rFonts w:ascii="Times New Roman" w:hAnsi="Times New Roman" w:cs="Times New Roman"/>
                <w:noProof/>
                <w:sz w:val="24"/>
                <w:szCs w:val="24"/>
                <w:rPrChange w:id="67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0"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4" w:author="Stjepan Salopek (ssalopek)" w:date="2021-09-13T17:23:00Z">
                  <w:rPr>
                    <w:noProof/>
                    <w:webHidden/>
                  </w:rPr>
                </w:rPrChange>
              </w:rPr>
              <w:tab/>
            </w:r>
            <w:r w:rsidRPr="00A3456A">
              <w:rPr>
                <w:rFonts w:ascii="Times New Roman" w:hAnsi="Times New Roman" w:cs="Times New Roman"/>
                <w:noProof/>
                <w:webHidden/>
                <w:sz w:val="24"/>
                <w:szCs w:val="24"/>
                <w:rPrChange w:id="68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6"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8" w:author="Stjepan Salopek (ssalopek)" w:date="2021-09-13T17:23:00Z">
                <w:rPr>
                  <w:noProof/>
                  <w:webHidden/>
                </w:rPr>
              </w:rPrChange>
            </w:rPr>
            <w:fldChar w:fldCharType="separate"/>
          </w:r>
          <w:ins w:id="689" w:author="Stjepan Salopek (ssalopek)" w:date="2021-09-13T17:23:00Z">
            <w:r w:rsidRPr="00A3456A">
              <w:rPr>
                <w:rFonts w:ascii="Times New Roman" w:hAnsi="Times New Roman" w:cs="Times New Roman"/>
                <w:noProof/>
                <w:webHidden/>
                <w:sz w:val="24"/>
                <w:szCs w:val="24"/>
                <w:rPrChange w:id="690" w:author="Stjepan Salopek (ssalopek)" w:date="2021-09-13T17:23:00Z">
                  <w:rPr>
                    <w:noProof/>
                    <w:webHidden/>
                  </w:rPr>
                </w:rPrChange>
              </w:rPr>
              <w:t>36</w:t>
            </w:r>
            <w:r w:rsidRPr="00A3456A">
              <w:rPr>
                <w:rFonts w:ascii="Times New Roman" w:hAnsi="Times New Roman" w:cs="Times New Roman"/>
                <w:noProof/>
                <w:webHidden/>
                <w:sz w:val="24"/>
                <w:szCs w:val="24"/>
                <w:rPrChange w:id="69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2" w:author="Stjepan Salopek (ssalopek)" w:date="2021-09-13T17:23:00Z">
                  <w:rPr>
                    <w:rStyle w:val="Hyperlink"/>
                    <w:noProof/>
                  </w:rPr>
                </w:rPrChange>
              </w:rPr>
              <w:fldChar w:fldCharType="end"/>
            </w:r>
          </w:ins>
        </w:p>
        <w:p w14:paraId="2A8A100E" w14:textId="0B462162" w:rsidR="00A3456A" w:rsidRPr="00A3456A" w:rsidRDefault="00A3456A">
          <w:pPr>
            <w:pStyle w:val="TOC2"/>
            <w:rPr>
              <w:ins w:id="693" w:author="Stjepan Salopek (ssalopek)" w:date="2021-09-13T17:23:00Z"/>
              <w:rFonts w:ascii="Times New Roman" w:eastAsiaTheme="minorEastAsia" w:hAnsi="Times New Roman" w:cs="Times New Roman"/>
              <w:noProof/>
              <w:sz w:val="24"/>
              <w:szCs w:val="24"/>
              <w:rPrChange w:id="694" w:author="Stjepan Salopek (ssalopek)" w:date="2021-09-13T17:23:00Z">
                <w:rPr>
                  <w:ins w:id="695" w:author="Stjepan Salopek (ssalopek)" w:date="2021-09-13T17:23:00Z"/>
                  <w:rFonts w:eastAsiaTheme="minorEastAsia"/>
                  <w:noProof/>
                </w:rPr>
              </w:rPrChange>
            </w:rPr>
          </w:pPr>
          <w:ins w:id="696" w:author="Stjepan Salopek (ssalopek)" w:date="2021-09-13T17:23:00Z">
            <w:r w:rsidRPr="00A3456A">
              <w:rPr>
                <w:rStyle w:val="Hyperlink"/>
                <w:rFonts w:ascii="Times New Roman" w:hAnsi="Times New Roman" w:cs="Times New Roman"/>
                <w:noProof/>
                <w:sz w:val="24"/>
                <w:szCs w:val="24"/>
                <w:rPrChange w:id="69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9"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3" w:author="Stjepan Salopek (ssalopek)" w:date="2021-09-13T17:23:00Z">
                  <w:rPr>
                    <w:noProof/>
                    <w:webHidden/>
                  </w:rPr>
                </w:rPrChange>
              </w:rPr>
              <w:tab/>
            </w:r>
            <w:r w:rsidRPr="00A3456A">
              <w:rPr>
                <w:rFonts w:ascii="Times New Roman" w:hAnsi="Times New Roman" w:cs="Times New Roman"/>
                <w:noProof/>
                <w:webHidden/>
                <w:sz w:val="24"/>
                <w:szCs w:val="24"/>
                <w:rPrChange w:id="70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5"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7" w:author="Stjepan Salopek (ssalopek)" w:date="2021-09-13T17:23:00Z">
                <w:rPr>
                  <w:noProof/>
                  <w:webHidden/>
                </w:rPr>
              </w:rPrChange>
            </w:rPr>
            <w:fldChar w:fldCharType="separate"/>
          </w:r>
          <w:ins w:id="708" w:author="Stjepan Salopek (ssalopek)" w:date="2021-09-13T17:23:00Z">
            <w:r w:rsidRPr="00A3456A">
              <w:rPr>
                <w:rFonts w:ascii="Times New Roman" w:hAnsi="Times New Roman" w:cs="Times New Roman"/>
                <w:noProof/>
                <w:webHidden/>
                <w:sz w:val="24"/>
                <w:szCs w:val="24"/>
                <w:rPrChange w:id="709" w:author="Stjepan Salopek (ssalopek)" w:date="2021-09-13T17:23:00Z">
                  <w:rPr>
                    <w:noProof/>
                    <w:webHidden/>
                  </w:rPr>
                </w:rPrChange>
              </w:rPr>
              <w:t>37</w:t>
            </w:r>
            <w:r w:rsidRPr="00A3456A">
              <w:rPr>
                <w:rFonts w:ascii="Times New Roman" w:hAnsi="Times New Roman" w:cs="Times New Roman"/>
                <w:noProof/>
                <w:webHidden/>
                <w:sz w:val="24"/>
                <w:szCs w:val="24"/>
                <w:rPrChange w:id="71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1" w:author="Stjepan Salopek (ssalopek)" w:date="2021-09-13T17:23:00Z">
                  <w:rPr>
                    <w:rStyle w:val="Hyperlink"/>
                    <w:noProof/>
                  </w:rPr>
                </w:rPrChange>
              </w:rPr>
              <w:fldChar w:fldCharType="end"/>
            </w:r>
          </w:ins>
        </w:p>
        <w:p w14:paraId="0D96A050" w14:textId="2C9086F7" w:rsidR="00A3456A" w:rsidRPr="00A3456A" w:rsidRDefault="00A3456A">
          <w:pPr>
            <w:pStyle w:val="TOC2"/>
            <w:rPr>
              <w:ins w:id="712" w:author="Stjepan Salopek (ssalopek)" w:date="2021-09-13T17:23:00Z"/>
              <w:rFonts w:ascii="Times New Roman" w:eastAsiaTheme="minorEastAsia" w:hAnsi="Times New Roman" w:cs="Times New Roman"/>
              <w:noProof/>
              <w:sz w:val="24"/>
              <w:szCs w:val="24"/>
              <w:rPrChange w:id="713" w:author="Stjepan Salopek (ssalopek)" w:date="2021-09-13T17:23:00Z">
                <w:rPr>
                  <w:ins w:id="714" w:author="Stjepan Salopek (ssalopek)" w:date="2021-09-13T17:23:00Z"/>
                  <w:rFonts w:eastAsiaTheme="minorEastAsia"/>
                  <w:noProof/>
                </w:rPr>
              </w:rPrChange>
            </w:rPr>
          </w:pPr>
          <w:ins w:id="715" w:author="Stjepan Salopek (ssalopek)" w:date="2021-09-13T17:23:00Z">
            <w:r w:rsidRPr="00A3456A">
              <w:rPr>
                <w:rStyle w:val="Hyperlink"/>
                <w:rFonts w:ascii="Times New Roman" w:hAnsi="Times New Roman" w:cs="Times New Roman"/>
                <w:noProof/>
                <w:sz w:val="24"/>
                <w:szCs w:val="24"/>
                <w:rPrChange w:id="71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8"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2" w:author="Stjepan Salopek (ssalopek)" w:date="2021-09-13T17:23:00Z">
                  <w:rPr>
                    <w:noProof/>
                    <w:webHidden/>
                  </w:rPr>
                </w:rPrChange>
              </w:rPr>
              <w:tab/>
            </w:r>
            <w:r w:rsidRPr="00A3456A">
              <w:rPr>
                <w:rFonts w:ascii="Times New Roman" w:hAnsi="Times New Roman" w:cs="Times New Roman"/>
                <w:noProof/>
                <w:webHidden/>
                <w:sz w:val="24"/>
                <w:szCs w:val="24"/>
                <w:rPrChange w:id="72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4"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6" w:author="Stjepan Salopek (ssalopek)" w:date="2021-09-13T17:23:00Z">
                <w:rPr>
                  <w:noProof/>
                  <w:webHidden/>
                </w:rPr>
              </w:rPrChange>
            </w:rPr>
            <w:fldChar w:fldCharType="separate"/>
          </w:r>
          <w:ins w:id="727" w:author="Stjepan Salopek (ssalopek)" w:date="2021-09-13T17:23:00Z">
            <w:r w:rsidRPr="00A3456A">
              <w:rPr>
                <w:rFonts w:ascii="Times New Roman" w:hAnsi="Times New Roman" w:cs="Times New Roman"/>
                <w:noProof/>
                <w:webHidden/>
                <w:sz w:val="24"/>
                <w:szCs w:val="24"/>
                <w:rPrChange w:id="728" w:author="Stjepan Salopek (ssalopek)" w:date="2021-09-13T17:23:00Z">
                  <w:rPr>
                    <w:noProof/>
                    <w:webHidden/>
                  </w:rPr>
                </w:rPrChange>
              </w:rPr>
              <w:t>38</w:t>
            </w:r>
            <w:r w:rsidRPr="00A3456A">
              <w:rPr>
                <w:rFonts w:ascii="Times New Roman" w:hAnsi="Times New Roman" w:cs="Times New Roman"/>
                <w:noProof/>
                <w:webHidden/>
                <w:sz w:val="24"/>
                <w:szCs w:val="24"/>
                <w:rPrChange w:id="72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0"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1" w:author="Stjepan Salopek (ssalopek)" w:date="2021-09-13T17:23:00Z"/>
              <w:rFonts w:eastAsiaTheme="minorEastAsia"/>
              <w:noProof/>
            </w:rPr>
          </w:pPr>
          <w:ins w:id="732" w:author="Stjepan Salopek (ssalopek)" w:date="2021-09-13T17:23:00Z">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8"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0" w:author="Stjepan Salopek (ssalopek)" w:date="2021-09-13T17:23:00Z"/>
              <w:rFonts w:eastAsiaTheme="minorEastAsia"/>
              <w:noProof/>
            </w:rPr>
          </w:pPr>
          <w:ins w:id="741" w:author="Stjepan Salopek (ssalopek)" w:date="2021-09-13T17:23:00Z">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7"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fldChar w:fldCharType="end"/>
            </w:r>
          </w:ins>
        </w:p>
        <w:p w14:paraId="3406748D" w14:textId="7B7AC86D" w:rsidR="00A3456A" w:rsidRPr="00A3456A" w:rsidRDefault="00A3456A">
          <w:pPr>
            <w:pStyle w:val="TOC2"/>
            <w:rPr>
              <w:ins w:id="749" w:author="Stjepan Salopek (ssalopek)" w:date="2021-09-13T17:23:00Z"/>
              <w:rFonts w:ascii="Times New Roman" w:eastAsiaTheme="minorEastAsia" w:hAnsi="Times New Roman" w:cs="Times New Roman"/>
              <w:noProof/>
              <w:sz w:val="24"/>
              <w:szCs w:val="24"/>
              <w:rPrChange w:id="750" w:author="Stjepan Salopek (ssalopek)" w:date="2021-09-13T17:23:00Z">
                <w:rPr>
                  <w:ins w:id="751" w:author="Stjepan Salopek (ssalopek)" w:date="2021-09-13T17:23:00Z"/>
                  <w:rFonts w:eastAsiaTheme="minorEastAsia"/>
                  <w:noProof/>
                </w:rPr>
              </w:rPrChange>
            </w:rPr>
          </w:pPr>
          <w:ins w:id="752" w:author="Stjepan Salopek (ssalopek)" w:date="2021-09-13T17:23:00Z">
            <w:r w:rsidRPr="00A3456A">
              <w:rPr>
                <w:rStyle w:val="Hyperlink"/>
                <w:rFonts w:ascii="Times New Roman" w:hAnsi="Times New Roman" w:cs="Times New Roman"/>
                <w:noProof/>
                <w:sz w:val="24"/>
                <w:szCs w:val="24"/>
                <w:rPrChange w:id="75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5"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9" w:author="Stjepan Salopek (ssalopek)" w:date="2021-09-13T17:23:00Z">
                  <w:rPr>
                    <w:noProof/>
                    <w:webHidden/>
                  </w:rPr>
                </w:rPrChange>
              </w:rPr>
              <w:tab/>
            </w:r>
            <w:r w:rsidRPr="00A3456A">
              <w:rPr>
                <w:rFonts w:ascii="Times New Roman" w:hAnsi="Times New Roman" w:cs="Times New Roman"/>
                <w:noProof/>
                <w:webHidden/>
                <w:sz w:val="24"/>
                <w:szCs w:val="24"/>
                <w:rPrChange w:id="76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1"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3" w:author="Stjepan Salopek (ssalopek)" w:date="2021-09-13T17:23:00Z">
                <w:rPr>
                  <w:noProof/>
                  <w:webHidden/>
                </w:rPr>
              </w:rPrChange>
            </w:rPr>
            <w:fldChar w:fldCharType="separate"/>
          </w:r>
          <w:ins w:id="764" w:author="Stjepan Salopek (ssalopek)" w:date="2021-09-13T17:23:00Z">
            <w:r w:rsidRPr="00A3456A">
              <w:rPr>
                <w:rFonts w:ascii="Times New Roman" w:hAnsi="Times New Roman" w:cs="Times New Roman"/>
                <w:noProof/>
                <w:webHidden/>
                <w:sz w:val="24"/>
                <w:szCs w:val="24"/>
                <w:rPrChange w:id="765" w:author="Stjepan Salopek (ssalopek)" w:date="2021-09-13T17:23:00Z">
                  <w:rPr>
                    <w:noProof/>
                    <w:webHidden/>
                  </w:rPr>
                </w:rPrChange>
              </w:rPr>
              <w:t>40</w:t>
            </w:r>
            <w:r w:rsidRPr="00A3456A">
              <w:rPr>
                <w:rFonts w:ascii="Times New Roman" w:hAnsi="Times New Roman" w:cs="Times New Roman"/>
                <w:noProof/>
                <w:webHidden/>
                <w:sz w:val="24"/>
                <w:szCs w:val="24"/>
                <w:rPrChange w:id="76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7"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8" w:author="Stjepan Salopek (ssalopek)" w:date="2021-09-13T17:23:00Z"/>
              <w:rFonts w:ascii="Times New Roman" w:eastAsiaTheme="minorEastAsia" w:hAnsi="Times New Roman" w:cs="Times New Roman"/>
              <w:noProof/>
              <w:sz w:val="24"/>
              <w:szCs w:val="24"/>
              <w:rPrChange w:id="769" w:author="Stjepan Salopek (ssalopek)" w:date="2021-09-13T17:23:00Z">
                <w:rPr>
                  <w:ins w:id="770" w:author="Stjepan Salopek (ssalopek)" w:date="2021-09-13T17:23:00Z"/>
                  <w:rFonts w:eastAsiaTheme="minorEastAsia"/>
                  <w:noProof/>
                </w:rPr>
              </w:rPrChange>
            </w:rPr>
            <w:pPrChange w:id="771" w:author="Stjepan Salopek (ssalopek)" w:date="2021-09-13T17:24:00Z">
              <w:pPr>
                <w:pStyle w:val="TOC1"/>
              </w:pPr>
            </w:pPrChange>
          </w:pPr>
          <w:ins w:id="772" w:author="Stjepan Salopek (ssalopek)" w:date="2021-09-13T17:23:00Z">
            <w:r w:rsidRPr="00A3456A">
              <w:rPr>
                <w:rStyle w:val="Hyperlink"/>
                <w:rFonts w:ascii="Times New Roman" w:hAnsi="Times New Roman" w:cs="Times New Roman"/>
                <w:noProof/>
                <w:sz w:val="24"/>
                <w:szCs w:val="24"/>
                <w:rPrChange w:id="77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5"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9" w:author="Stjepan Salopek (ssalopek)" w:date="2021-09-13T17:23:00Z">
                  <w:rPr>
                    <w:noProof/>
                    <w:webHidden/>
                  </w:rPr>
                </w:rPrChange>
              </w:rPr>
              <w:tab/>
            </w:r>
            <w:r w:rsidRPr="00A3456A">
              <w:rPr>
                <w:rFonts w:ascii="Times New Roman" w:hAnsi="Times New Roman" w:cs="Times New Roman"/>
                <w:noProof/>
                <w:webHidden/>
                <w:sz w:val="24"/>
                <w:szCs w:val="24"/>
                <w:rPrChange w:id="78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1"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3" w:author="Stjepan Salopek (ssalopek)" w:date="2021-09-13T17:23:00Z">
                <w:rPr>
                  <w:noProof/>
                  <w:webHidden/>
                </w:rPr>
              </w:rPrChange>
            </w:rPr>
            <w:fldChar w:fldCharType="separate"/>
          </w:r>
          <w:ins w:id="784" w:author="Stjepan Salopek (ssalopek)" w:date="2021-09-13T17:23:00Z">
            <w:r w:rsidRPr="00A3456A">
              <w:rPr>
                <w:rFonts w:ascii="Times New Roman" w:hAnsi="Times New Roman" w:cs="Times New Roman"/>
                <w:noProof/>
                <w:webHidden/>
                <w:sz w:val="24"/>
                <w:szCs w:val="24"/>
                <w:rPrChange w:id="785" w:author="Stjepan Salopek (ssalopek)" w:date="2021-09-13T17:23:00Z">
                  <w:rPr>
                    <w:noProof/>
                    <w:webHidden/>
                  </w:rPr>
                </w:rPrChange>
              </w:rPr>
              <w:t>41</w:t>
            </w:r>
            <w:r w:rsidRPr="00A3456A">
              <w:rPr>
                <w:rFonts w:ascii="Times New Roman" w:hAnsi="Times New Roman" w:cs="Times New Roman"/>
                <w:noProof/>
                <w:webHidden/>
                <w:sz w:val="24"/>
                <w:szCs w:val="24"/>
                <w:rPrChange w:id="78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7"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8" w:author="Stjepan Salopek (ssalopek)" w:date="2021-09-13T17:23:00Z"/>
              <w:rFonts w:ascii="Times New Roman" w:eastAsiaTheme="minorEastAsia" w:hAnsi="Times New Roman" w:cs="Times New Roman"/>
              <w:noProof/>
              <w:sz w:val="24"/>
              <w:szCs w:val="24"/>
              <w:rPrChange w:id="789" w:author="Stjepan Salopek (ssalopek)" w:date="2021-09-13T17:23:00Z">
                <w:rPr>
                  <w:ins w:id="790" w:author="Stjepan Salopek (ssalopek)" w:date="2021-09-13T17:23:00Z"/>
                  <w:rFonts w:eastAsiaTheme="minorEastAsia"/>
                  <w:noProof/>
                </w:rPr>
              </w:rPrChange>
            </w:rPr>
            <w:pPrChange w:id="791" w:author="Stjepan Salopek (ssalopek)" w:date="2021-09-13T17:24:00Z">
              <w:pPr>
                <w:pStyle w:val="TOC1"/>
              </w:pPr>
            </w:pPrChange>
          </w:pPr>
          <w:ins w:id="792" w:author="Stjepan Salopek (ssalopek)" w:date="2021-09-13T17:23:00Z">
            <w:r w:rsidRPr="00A3456A">
              <w:rPr>
                <w:rStyle w:val="Hyperlink"/>
                <w:rFonts w:ascii="Times New Roman" w:hAnsi="Times New Roman" w:cs="Times New Roman"/>
                <w:noProof/>
                <w:sz w:val="24"/>
                <w:szCs w:val="24"/>
                <w:rPrChange w:id="79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5"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9" w:author="Stjepan Salopek (ssalopek)" w:date="2021-09-13T17:23:00Z">
                  <w:rPr>
                    <w:noProof/>
                    <w:webHidden/>
                  </w:rPr>
                </w:rPrChange>
              </w:rPr>
              <w:tab/>
            </w:r>
            <w:r w:rsidRPr="00A3456A">
              <w:rPr>
                <w:rFonts w:ascii="Times New Roman" w:hAnsi="Times New Roman" w:cs="Times New Roman"/>
                <w:noProof/>
                <w:webHidden/>
                <w:sz w:val="24"/>
                <w:szCs w:val="24"/>
                <w:rPrChange w:id="80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1"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3" w:author="Stjepan Salopek (ssalopek)" w:date="2021-09-13T17:23:00Z">
                <w:rPr>
                  <w:noProof/>
                  <w:webHidden/>
                </w:rPr>
              </w:rPrChange>
            </w:rPr>
            <w:fldChar w:fldCharType="separate"/>
          </w:r>
          <w:ins w:id="804" w:author="Stjepan Salopek (ssalopek)" w:date="2021-09-13T17:23:00Z">
            <w:r w:rsidRPr="00A3456A">
              <w:rPr>
                <w:rFonts w:ascii="Times New Roman" w:hAnsi="Times New Roman" w:cs="Times New Roman"/>
                <w:noProof/>
                <w:webHidden/>
                <w:sz w:val="24"/>
                <w:szCs w:val="24"/>
                <w:rPrChange w:id="805" w:author="Stjepan Salopek (ssalopek)" w:date="2021-09-13T17:23:00Z">
                  <w:rPr>
                    <w:noProof/>
                    <w:webHidden/>
                  </w:rPr>
                </w:rPrChange>
              </w:rPr>
              <w:t>42</w:t>
            </w:r>
            <w:r w:rsidRPr="00A3456A">
              <w:rPr>
                <w:rFonts w:ascii="Times New Roman" w:hAnsi="Times New Roman" w:cs="Times New Roman"/>
                <w:noProof/>
                <w:webHidden/>
                <w:sz w:val="24"/>
                <w:szCs w:val="24"/>
                <w:rPrChange w:id="80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7"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8" w:author="Stjepan Salopek (ssalopek)" w:date="2021-09-09T15:17:00Z"/>
              <w:rFonts w:ascii="Times New Roman" w:eastAsiaTheme="minorEastAsia" w:hAnsi="Times New Roman" w:cs="Times New Roman"/>
              <w:noProof/>
              <w:sz w:val="24"/>
              <w:szCs w:val="24"/>
              <w:rPrChange w:id="809" w:author="Stjepan Salopek (ssalopek)" w:date="2021-09-09T15:26:00Z">
                <w:rPr>
                  <w:del w:id="810" w:author="Stjepan Salopek (ssalopek)" w:date="2021-09-09T15:17:00Z"/>
                  <w:rFonts w:eastAsiaTheme="minorEastAsia"/>
                  <w:noProof/>
                </w:rPr>
              </w:rPrChange>
            </w:rPr>
            <w:pPrChange w:id="811" w:author="Stjepan Salopek (ssalopek)" w:date="2021-09-09T15:26:00Z">
              <w:pPr>
                <w:pStyle w:val="TOC1"/>
              </w:pPr>
            </w:pPrChange>
          </w:pPr>
          <w:del w:id="812" w:author="Stjepan Salopek (ssalopek)" w:date="2021-09-09T15:17:00Z">
            <w:r w:rsidRPr="008064B8" w:rsidDel="00C040F9">
              <w:rPr>
                <w:rPrChange w:id="813"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4"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5" w:author="Stjepan Salopek (ssalopek)" w:date="2021-09-09T15:17:00Z"/>
              <w:rFonts w:ascii="Times New Roman" w:eastAsiaTheme="minorEastAsia" w:hAnsi="Times New Roman" w:cs="Times New Roman"/>
              <w:noProof/>
              <w:sz w:val="24"/>
              <w:szCs w:val="24"/>
              <w:rPrChange w:id="816" w:author="Stjepan Salopek (ssalopek)" w:date="2021-09-09T15:26:00Z">
                <w:rPr>
                  <w:del w:id="817" w:author="Stjepan Salopek (ssalopek)" w:date="2021-09-09T15:17:00Z"/>
                  <w:rFonts w:eastAsiaTheme="minorEastAsia"/>
                  <w:noProof/>
                </w:rPr>
              </w:rPrChange>
            </w:rPr>
            <w:pPrChange w:id="818" w:author="Stjepan Salopek (ssalopek)" w:date="2021-09-09T15:26:00Z">
              <w:pPr>
                <w:pStyle w:val="TOC1"/>
              </w:pPr>
            </w:pPrChange>
          </w:pPr>
          <w:del w:id="819" w:author="Stjepan Salopek (ssalopek)" w:date="2021-09-09T15:17:00Z">
            <w:r w:rsidRPr="008064B8" w:rsidDel="00C040F9">
              <w:rPr>
                <w:rPrChange w:id="820"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1"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2" w:author="Stjepan Salopek (ssalopek)" w:date="2021-09-09T15:17:00Z"/>
              <w:rFonts w:ascii="Times New Roman" w:eastAsiaTheme="minorEastAsia" w:hAnsi="Times New Roman" w:cs="Times New Roman"/>
              <w:noProof/>
              <w:sz w:val="24"/>
              <w:szCs w:val="24"/>
              <w:rPrChange w:id="823" w:author="Stjepan Salopek (ssalopek)" w:date="2021-09-09T15:26:00Z">
                <w:rPr>
                  <w:del w:id="824" w:author="Stjepan Salopek (ssalopek)" w:date="2021-09-09T15:17:00Z"/>
                  <w:rFonts w:eastAsiaTheme="minorEastAsia"/>
                  <w:noProof/>
                </w:rPr>
              </w:rPrChange>
            </w:rPr>
            <w:pPrChange w:id="825" w:author="Stjepan Salopek (ssalopek)" w:date="2021-09-09T15:26:00Z">
              <w:pPr>
                <w:pStyle w:val="TOC1"/>
              </w:pPr>
            </w:pPrChange>
          </w:pPr>
          <w:del w:id="826" w:author="Stjepan Salopek (ssalopek)" w:date="2021-09-09T15:17:00Z">
            <w:r w:rsidRPr="008064B8" w:rsidDel="00C040F9">
              <w:rPr>
                <w:rPrChange w:id="827"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8"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9" w:author="Stjepan Salopek (ssalopek)" w:date="2021-09-09T15:17:00Z"/>
              <w:rFonts w:ascii="Times New Roman" w:eastAsiaTheme="minorEastAsia" w:hAnsi="Times New Roman" w:cs="Times New Roman"/>
              <w:noProof/>
              <w:sz w:val="24"/>
              <w:szCs w:val="24"/>
              <w:rPrChange w:id="830" w:author="Stjepan Salopek (ssalopek)" w:date="2021-09-09T15:26:00Z">
                <w:rPr>
                  <w:del w:id="831" w:author="Stjepan Salopek (ssalopek)" w:date="2021-09-09T15:17:00Z"/>
                  <w:rFonts w:eastAsiaTheme="minorEastAsia"/>
                  <w:noProof/>
                </w:rPr>
              </w:rPrChange>
            </w:rPr>
            <w:pPrChange w:id="832" w:author="Stjepan Salopek (ssalopek)" w:date="2021-09-09T15:26:00Z">
              <w:pPr>
                <w:pStyle w:val="TOC1"/>
              </w:pPr>
            </w:pPrChange>
          </w:pPr>
          <w:del w:id="833" w:author="Stjepan Salopek (ssalopek)" w:date="2021-09-09T15:17:00Z">
            <w:r w:rsidRPr="008064B8" w:rsidDel="00C040F9">
              <w:rPr>
                <w:rPrChange w:id="834"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5"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6" w:author="Stjepan Salopek (ssalopek)" w:date="2021-09-09T15:17:00Z"/>
              <w:rFonts w:ascii="Times New Roman" w:eastAsiaTheme="minorEastAsia" w:hAnsi="Times New Roman" w:cs="Times New Roman"/>
              <w:noProof/>
              <w:sz w:val="24"/>
              <w:szCs w:val="24"/>
              <w:rPrChange w:id="837" w:author="Stjepan Salopek (ssalopek)" w:date="2021-09-09T15:26:00Z">
                <w:rPr>
                  <w:del w:id="838" w:author="Stjepan Salopek (ssalopek)" w:date="2021-09-09T15:17:00Z"/>
                  <w:rFonts w:eastAsiaTheme="minorEastAsia"/>
                  <w:noProof/>
                </w:rPr>
              </w:rPrChange>
            </w:rPr>
            <w:pPrChange w:id="839" w:author="Stjepan Salopek (ssalopek)" w:date="2021-09-09T15:26:00Z">
              <w:pPr>
                <w:pStyle w:val="TOC1"/>
              </w:pPr>
            </w:pPrChange>
          </w:pPr>
          <w:del w:id="840" w:author="Stjepan Salopek (ssalopek)" w:date="2021-09-09T15:17:00Z">
            <w:r w:rsidRPr="008064B8" w:rsidDel="00C040F9">
              <w:rPr>
                <w:rPrChange w:id="841"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2"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3" w:author="Stjepan Salopek (ssalopek)" w:date="2021-09-09T15:17:00Z"/>
              <w:rFonts w:ascii="Times New Roman" w:eastAsiaTheme="minorEastAsia" w:hAnsi="Times New Roman" w:cs="Times New Roman"/>
              <w:noProof/>
              <w:sz w:val="24"/>
              <w:szCs w:val="24"/>
              <w:rPrChange w:id="844" w:author="Stjepan Salopek (ssalopek)" w:date="2021-09-09T15:26:00Z">
                <w:rPr>
                  <w:del w:id="845" w:author="Stjepan Salopek (ssalopek)" w:date="2021-09-09T15:17:00Z"/>
                  <w:rFonts w:eastAsiaTheme="minorEastAsia"/>
                  <w:noProof/>
                </w:rPr>
              </w:rPrChange>
            </w:rPr>
            <w:pPrChange w:id="846" w:author="Stjepan Salopek (ssalopek)" w:date="2021-09-09T15:26:00Z">
              <w:pPr>
                <w:pStyle w:val="TOC1"/>
              </w:pPr>
            </w:pPrChange>
          </w:pPr>
          <w:del w:id="847" w:author="Stjepan Salopek (ssalopek)" w:date="2021-09-09T15:17:00Z">
            <w:r w:rsidRPr="008064B8" w:rsidDel="00C040F9">
              <w:rPr>
                <w:rPrChange w:id="848"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9"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0" w:author="Stjepan Salopek (ssalopek)" w:date="2021-09-09T15:17:00Z"/>
              <w:rFonts w:ascii="Times New Roman" w:eastAsiaTheme="minorEastAsia" w:hAnsi="Times New Roman" w:cs="Times New Roman"/>
              <w:noProof/>
              <w:sz w:val="24"/>
              <w:szCs w:val="24"/>
              <w:rPrChange w:id="851" w:author="Stjepan Salopek (ssalopek)" w:date="2021-09-09T15:26:00Z">
                <w:rPr>
                  <w:del w:id="852" w:author="Stjepan Salopek (ssalopek)" w:date="2021-09-09T15:17:00Z"/>
                  <w:rFonts w:eastAsiaTheme="minorEastAsia"/>
                  <w:noProof/>
                </w:rPr>
              </w:rPrChange>
            </w:rPr>
            <w:pPrChange w:id="853" w:author="Stjepan Salopek (ssalopek)" w:date="2021-09-09T15:26:00Z">
              <w:pPr>
                <w:pStyle w:val="TOC1"/>
              </w:pPr>
            </w:pPrChange>
          </w:pPr>
          <w:del w:id="854" w:author="Stjepan Salopek (ssalopek)" w:date="2021-09-09T15:17:00Z">
            <w:r w:rsidRPr="008064B8" w:rsidDel="00C040F9">
              <w:rPr>
                <w:rPrChange w:id="855"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6"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7" w:author="Stjepan Salopek (ssalopek)" w:date="2021-09-09T15:17:00Z"/>
              <w:rFonts w:ascii="Times New Roman" w:eastAsiaTheme="minorEastAsia" w:hAnsi="Times New Roman" w:cs="Times New Roman"/>
              <w:noProof/>
              <w:sz w:val="24"/>
              <w:szCs w:val="24"/>
            </w:rPr>
          </w:pPr>
          <w:del w:id="858" w:author="Stjepan Salopek (ssalopek)" w:date="2021-09-09T15:17:00Z">
            <w:r w:rsidRPr="008064B8" w:rsidDel="00C040F9">
              <w:rPr>
                <w:rPrChange w:id="859"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0" w:author="Stjepan Salopek (ssalopek)" w:date="2021-09-09T15:17:00Z"/>
              <w:rFonts w:ascii="Times New Roman" w:eastAsiaTheme="minorEastAsia" w:hAnsi="Times New Roman" w:cs="Times New Roman"/>
              <w:noProof/>
              <w:sz w:val="24"/>
              <w:szCs w:val="24"/>
            </w:rPr>
          </w:pPr>
          <w:del w:id="861" w:author="Stjepan Salopek (ssalopek)" w:date="2021-09-09T15:17:00Z">
            <w:r w:rsidRPr="008064B8" w:rsidDel="00C040F9">
              <w:rPr>
                <w:rPrChange w:id="862"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3" w:author="Stjepan Salopek (ssalopek)" w:date="2021-09-09T15:17:00Z"/>
              <w:rFonts w:ascii="Times New Roman" w:eastAsiaTheme="minorEastAsia" w:hAnsi="Times New Roman" w:cs="Times New Roman"/>
              <w:noProof/>
              <w:sz w:val="24"/>
              <w:szCs w:val="24"/>
            </w:rPr>
          </w:pPr>
          <w:del w:id="864" w:author="Stjepan Salopek (ssalopek)" w:date="2021-09-09T15:17:00Z">
            <w:r w:rsidRPr="008064B8" w:rsidDel="00C040F9">
              <w:rPr>
                <w:rPrChange w:id="865"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6" w:author="Stjepan Salopek (ssalopek)" w:date="2021-09-09T15:17:00Z"/>
              <w:rFonts w:ascii="Times New Roman" w:eastAsiaTheme="minorEastAsia" w:hAnsi="Times New Roman" w:cs="Times New Roman"/>
              <w:noProof/>
              <w:sz w:val="24"/>
              <w:szCs w:val="24"/>
            </w:rPr>
          </w:pPr>
          <w:del w:id="867" w:author="Stjepan Salopek (ssalopek)" w:date="2021-09-09T15:17:00Z">
            <w:r w:rsidRPr="008064B8" w:rsidDel="00C040F9">
              <w:rPr>
                <w:rPrChange w:id="868"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9" w:author="Stjepan Salopek (ssalopek)" w:date="2021-09-09T15:17:00Z"/>
              <w:rFonts w:ascii="Times New Roman" w:eastAsiaTheme="minorEastAsia" w:hAnsi="Times New Roman" w:cs="Times New Roman"/>
              <w:noProof/>
              <w:sz w:val="24"/>
              <w:szCs w:val="24"/>
            </w:rPr>
          </w:pPr>
          <w:del w:id="870" w:author="Stjepan Salopek (ssalopek)" w:date="2021-09-09T15:17:00Z">
            <w:r w:rsidRPr="008064B8" w:rsidDel="00C040F9">
              <w:rPr>
                <w:rPrChange w:id="871"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2" w:author="Stjepan Salopek (ssalopek)" w:date="2021-09-09T15:17:00Z"/>
              <w:rFonts w:ascii="Times New Roman" w:eastAsiaTheme="minorEastAsia" w:hAnsi="Times New Roman" w:cs="Times New Roman"/>
              <w:noProof/>
              <w:sz w:val="24"/>
              <w:szCs w:val="24"/>
            </w:rPr>
          </w:pPr>
          <w:del w:id="873" w:author="Stjepan Salopek (ssalopek)" w:date="2021-09-09T15:17:00Z">
            <w:r w:rsidRPr="008064B8" w:rsidDel="00C040F9">
              <w:rPr>
                <w:rPrChange w:id="874"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5" w:author="Stjepan Salopek (ssalopek)" w:date="2021-09-09T15:17:00Z"/>
              <w:rFonts w:ascii="Times New Roman" w:eastAsiaTheme="minorEastAsia" w:hAnsi="Times New Roman" w:cs="Times New Roman"/>
              <w:noProof/>
              <w:sz w:val="24"/>
              <w:szCs w:val="24"/>
              <w:rPrChange w:id="876" w:author="Stjepan Salopek (ssalopek)" w:date="2021-09-09T15:26:00Z">
                <w:rPr>
                  <w:del w:id="877" w:author="Stjepan Salopek (ssalopek)" w:date="2021-09-09T15:17:00Z"/>
                  <w:rFonts w:eastAsiaTheme="minorEastAsia"/>
                  <w:noProof/>
                </w:rPr>
              </w:rPrChange>
            </w:rPr>
            <w:pPrChange w:id="878" w:author="Stjepan Salopek (ssalopek)" w:date="2021-09-09T15:26:00Z">
              <w:pPr>
                <w:pStyle w:val="TOC1"/>
              </w:pPr>
            </w:pPrChange>
          </w:pPr>
          <w:del w:id="879" w:author="Stjepan Salopek (ssalopek)" w:date="2021-09-09T15:17:00Z">
            <w:r w:rsidRPr="008064B8" w:rsidDel="00C040F9">
              <w:rPr>
                <w:rPrChange w:id="880"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1"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2" w:author="Stjepan Salopek (ssalopek)" w:date="2021-09-09T15:17:00Z"/>
              <w:rFonts w:ascii="Times New Roman" w:eastAsiaTheme="minorEastAsia" w:hAnsi="Times New Roman" w:cs="Times New Roman"/>
              <w:noProof/>
              <w:sz w:val="24"/>
              <w:szCs w:val="24"/>
            </w:rPr>
          </w:pPr>
          <w:del w:id="883" w:author="Stjepan Salopek (ssalopek)" w:date="2021-09-09T15:17:00Z">
            <w:r w:rsidRPr="008064B8" w:rsidDel="00C040F9">
              <w:rPr>
                <w:rPrChange w:id="884"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5" w:author="Stjepan Salopek (ssalopek)" w:date="2021-09-09T15:17:00Z"/>
              <w:rFonts w:ascii="Times New Roman" w:eastAsiaTheme="minorEastAsia" w:hAnsi="Times New Roman" w:cs="Times New Roman"/>
              <w:noProof/>
              <w:sz w:val="24"/>
              <w:szCs w:val="24"/>
              <w:rPrChange w:id="886" w:author="Stjepan Salopek (ssalopek)" w:date="2021-09-09T15:26:00Z">
                <w:rPr>
                  <w:del w:id="887" w:author="Stjepan Salopek (ssalopek)" w:date="2021-09-09T15:17:00Z"/>
                  <w:rFonts w:eastAsiaTheme="minorEastAsia"/>
                  <w:noProof/>
                </w:rPr>
              </w:rPrChange>
            </w:rPr>
          </w:pPr>
          <w:del w:id="888" w:author="Stjepan Salopek (ssalopek)" w:date="2021-09-09T15:17:00Z">
            <w:r w:rsidRPr="008064B8" w:rsidDel="00C040F9">
              <w:rPr>
                <w:rPrChange w:id="889"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0"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1" w:author="Stjepan Salopek (ssalopek)" w:date="2021-09-09T15:17:00Z"/>
              <w:rFonts w:ascii="Times New Roman" w:eastAsiaTheme="minorEastAsia" w:hAnsi="Times New Roman" w:cs="Times New Roman"/>
              <w:noProof/>
              <w:sz w:val="24"/>
              <w:szCs w:val="24"/>
              <w:rPrChange w:id="892" w:author="Stjepan Salopek (ssalopek)" w:date="2021-09-09T15:26:00Z">
                <w:rPr>
                  <w:del w:id="893" w:author="Stjepan Salopek (ssalopek)" w:date="2021-09-09T15:17:00Z"/>
                  <w:rFonts w:eastAsiaTheme="minorEastAsia"/>
                  <w:noProof/>
                </w:rPr>
              </w:rPrChange>
            </w:rPr>
          </w:pPr>
          <w:del w:id="894" w:author="Stjepan Salopek (ssalopek)" w:date="2021-09-09T15:17:00Z">
            <w:r w:rsidRPr="008064B8" w:rsidDel="00C040F9">
              <w:rPr>
                <w:rPrChange w:id="895"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6"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7" w:author="Stjepan Salopek (ssalopek)" w:date="2021-09-09T15:17:00Z"/>
              <w:rFonts w:ascii="Times New Roman" w:eastAsiaTheme="minorEastAsia" w:hAnsi="Times New Roman" w:cs="Times New Roman"/>
              <w:noProof/>
              <w:sz w:val="24"/>
              <w:szCs w:val="24"/>
              <w:rPrChange w:id="898" w:author="Stjepan Salopek (ssalopek)" w:date="2021-09-09T15:26:00Z">
                <w:rPr>
                  <w:del w:id="899" w:author="Stjepan Salopek (ssalopek)" w:date="2021-09-09T15:17:00Z"/>
                  <w:rFonts w:eastAsiaTheme="minorEastAsia"/>
                  <w:noProof/>
                </w:rPr>
              </w:rPrChange>
            </w:rPr>
          </w:pPr>
          <w:del w:id="900" w:author="Stjepan Salopek (ssalopek)" w:date="2021-09-09T15:17:00Z">
            <w:r w:rsidRPr="008064B8" w:rsidDel="00C040F9">
              <w:rPr>
                <w:rPrChange w:id="901"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2"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3" w:author="Stjepan Salopek (ssalopek)" w:date="2021-09-09T15:17:00Z"/>
              <w:rFonts w:ascii="Times New Roman" w:eastAsiaTheme="minorEastAsia" w:hAnsi="Times New Roman" w:cs="Times New Roman"/>
              <w:noProof/>
              <w:sz w:val="24"/>
              <w:szCs w:val="24"/>
              <w:rPrChange w:id="904" w:author="Stjepan Salopek (ssalopek)" w:date="2021-09-09T15:26:00Z">
                <w:rPr>
                  <w:del w:id="905" w:author="Stjepan Salopek (ssalopek)" w:date="2021-09-09T15:17:00Z"/>
                  <w:rFonts w:eastAsiaTheme="minorEastAsia"/>
                  <w:noProof/>
                </w:rPr>
              </w:rPrChange>
            </w:rPr>
          </w:pPr>
          <w:del w:id="906" w:author="Stjepan Salopek (ssalopek)" w:date="2021-09-09T15:17:00Z">
            <w:r w:rsidRPr="008064B8" w:rsidDel="00C040F9">
              <w:rPr>
                <w:rPrChange w:id="907"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8"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9" w:author="Stjepan Salopek (ssalopek)" w:date="2021-09-09T15:17:00Z"/>
              <w:rFonts w:ascii="Times New Roman" w:eastAsiaTheme="minorEastAsia" w:hAnsi="Times New Roman" w:cs="Times New Roman"/>
              <w:noProof/>
              <w:sz w:val="24"/>
              <w:szCs w:val="24"/>
              <w:rPrChange w:id="910" w:author="Stjepan Salopek (ssalopek)" w:date="2021-09-09T15:26:00Z">
                <w:rPr>
                  <w:del w:id="911" w:author="Stjepan Salopek (ssalopek)" w:date="2021-09-09T15:17:00Z"/>
                  <w:rFonts w:eastAsiaTheme="minorEastAsia"/>
                  <w:noProof/>
                </w:rPr>
              </w:rPrChange>
            </w:rPr>
          </w:pPr>
          <w:del w:id="912" w:author="Stjepan Salopek (ssalopek)" w:date="2021-09-09T15:17:00Z">
            <w:r w:rsidRPr="008064B8" w:rsidDel="00C040F9">
              <w:rPr>
                <w:rPrChange w:id="913"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4"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5" w:author="Stjepan Salopek (ssalopek)" w:date="2021-09-09T15:17:00Z"/>
              <w:rFonts w:ascii="Times New Roman" w:eastAsiaTheme="minorEastAsia" w:hAnsi="Times New Roman" w:cs="Times New Roman"/>
              <w:noProof/>
              <w:sz w:val="24"/>
              <w:szCs w:val="24"/>
            </w:rPr>
          </w:pPr>
          <w:del w:id="916" w:author="Stjepan Salopek (ssalopek)" w:date="2021-09-09T15:17:00Z">
            <w:r w:rsidRPr="008064B8" w:rsidDel="00C040F9">
              <w:rPr>
                <w:rPrChange w:id="917"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8" w:author="Stjepan Salopek (ssalopek)" w:date="2021-09-09T15:17:00Z"/>
              <w:rFonts w:ascii="Times New Roman" w:eastAsiaTheme="minorEastAsia" w:hAnsi="Times New Roman" w:cs="Times New Roman"/>
              <w:noProof/>
              <w:sz w:val="24"/>
              <w:szCs w:val="24"/>
              <w:rPrChange w:id="919" w:author="Stjepan Salopek (ssalopek)" w:date="2021-09-09T15:26:00Z">
                <w:rPr>
                  <w:del w:id="920" w:author="Stjepan Salopek (ssalopek)" w:date="2021-09-09T15:17:00Z"/>
                  <w:rFonts w:eastAsiaTheme="minorEastAsia"/>
                  <w:noProof/>
                </w:rPr>
              </w:rPrChange>
            </w:rPr>
          </w:pPr>
          <w:del w:id="921" w:author="Stjepan Salopek (ssalopek)" w:date="2021-09-09T15:17:00Z">
            <w:r w:rsidRPr="008064B8" w:rsidDel="00C040F9">
              <w:rPr>
                <w:rPrChange w:id="922"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3"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4" w:author="Stjepan Salopek (ssalopek)" w:date="2021-09-09T15:17:00Z"/>
              <w:rFonts w:ascii="Times New Roman" w:eastAsiaTheme="minorEastAsia" w:hAnsi="Times New Roman" w:cs="Times New Roman"/>
              <w:noProof/>
              <w:sz w:val="24"/>
              <w:szCs w:val="24"/>
              <w:rPrChange w:id="925" w:author="Stjepan Salopek (ssalopek)" w:date="2021-09-09T15:26:00Z">
                <w:rPr>
                  <w:del w:id="926" w:author="Stjepan Salopek (ssalopek)" w:date="2021-09-09T15:17:00Z"/>
                  <w:rFonts w:eastAsiaTheme="minorEastAsia"/>
                  <w:noProof/>
                </w:rPr>
              </w:rPrChange>
            </w:rPr>
          </w:pPr>
          <w:del w:id="927" w:author="Stjepan Salopek (ssalopek)" w:date="2021-09-09T15:17:00Z">
            <w:r w:rsidRPr="008064B8" w:rsidDel="00C040F9">
              <w:rPr>
                <w:rPrChange w:id="928"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9"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0" w:author="Stjepan Salopek (ssalopek)" w:date="2021-09-09T15:17:00Z"/>
              <w:rFonts w:ascii="Times New Roman" w:eastAsiaTheme="minorEastAsia" w:hAnsi="Times New Roman" w:cs="Times New Roman"/>
              <w:noProof/>
              <w:sz w:val="24"/>
              <w:szCs w:val="24"/>
              <w:rPrChange w:id="931" w:author="Stjepan Salopek (ssalopek)" w:date="2021-09-09T15:26:00Z">
                <w:rPr>
                  <w:del w:id="932" w:author="Stjepan Salopek (ssalopek)" w:date="2021-09-09T15:17:00Z"/>
                  <w:rFonts w:eastAsiaTheme="minorEastAsia"/>
                  <w:noProof/>
                </w:rPr>
              </w:rPrChange>
            </w:rPr>
          </w:pPr>
          <w:del w:id="933" w:author="Stjepan Salopek (ssalopek)" w:date="2021-09-09T15:17:00Z">
            <w:r w:rsidRPr="008064B8" w:rsidDel="00C040F9">
              <w:rPr>
                <w:rPrChange w:id="934"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5"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6" w:author="Stjepan Salopek (ssalopek)" w:date="2021-09-09T15:17:00Z"/>
              <w:rFonts w:ascii="Times New Roman" w:eastAsiaTheme="minorEastAsia" w:hAnsi="Times New Roman" w:cs="Times New Roman"/>
              <w:noProof/>
              <w:sz w:val="24"/>
              <w:szCs w:val="24"/>
              <w:rPrChange w:id="937" w:author="Stjepan Salopek (ssalopek)" w:date="2021-09-09T15:26:00Z">
                <w:rPr>
                  <w:del w:id="938" w:author="Stjepan Salopek (ssalopek)" w:date="2021-09-09T15:17:00Z"/>
                  <w:rFonts w:eastAsiaTheme="minorEastAsia"/>
                  <w:noProof/>
                </w:rPr>
              </w:rPrChange>
            </w:rPr>
          </w:pPr>
          <w:del w:id="939" w:author="Stjepan Salopek (ssalopek)" w:date="2021-09-09T15:17:00Z">
            <w:r w:rsidRPr="008064B8" w:rsidDel="00C040F9">
              <w:rPr>
                <w:rPrChange w:id="940"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1"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2" w:author="Stjepan Salopek (ssalopek)" w:date="2021-09-09T15:17:00Z"/>
              <w:rFonts w:ascii="Times New Roman" w:eastAsiaTheme="minorEastAsia" w:hAnsi="Times New Roman" w:cs="Times New Roman"/>
              <w:noProof/>
              <w:sz w:val="24"/>
              <w:szCs w:val="24"/>
              <w:rPrChange w:id="943" w:author="Stjepan Salopek (ssalopek)" w:date="2021-09-09T15:26:00Z">
                <w:rPr>
                  <w:del w:id="944" w:author="Stjepan Salopek (ssalopek)" w:date="2021-09-09T15:17:00Z"/>
                  <w:rFonts w:eastAsiaTheme="minorEastAsia"/>
                  <w:noProof/>
                </w:rPr>
              </w:rPrChange>
            </w:rPr>
          </w:pPr>
          <w:del w:id="945" w:author="Stjepan Salopek (ssalopek)" w:date="2021-09-09T15:17:00Z">
            <w:r w:rsidRPr="008064B8" w:rsidDel="00C040F9">
              <w:rPr>
                <w:rPrChange w:id="946"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7"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8" w:author="Stjepan Salopek (ssalopek)" w:date="2021-09-09T15:17:00Z"/>
              <w:rFonts w:ascii="Times New Roman" w:eastAsiaTheme="minorEastAsia" w:hAnsi="Times New Roman" w:cs="Times New Roman"/>
              <w:noProof/>
              <w:sz w:val="24"/>
              <w:szCs w:val="24"/>
            </w:rPr>
          </w:pPr>
          <w:del w:id="949" w:author="Stjepan Salopek (ssalopek)" w:date="2021-09-09T15:17:00Z">
            <w:r w:rsidRPr="008064B8" w:rsidDel="00C040F9">
              <w:rPr>
                <w:rPrChange w:id="950"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1" w:author="Stjepan Salopek (ssalopek)" w:date="2021-09-09T15:17:00Z"/>
              <w:rFonts w:ascii="Times New Roman" w:eastAsiaTheme="minorEastAsia" w:hAnsi="Times New Roman" w:cs="Times New Roman"/>
              <w:noProof/>
              <w:sz w:val="24"/>
              <w:szCs w:val="24"/>
            </w:rPr>
          </w:pPr>
          <w:del w:id="952" w:author="Stjepan Salopek (ssalopek)" w:date="2021-09-09T15:17:00Z">
            <w:r w:rsidRPr="008064B8" w:rsidDel="00C040F9">
              <w:rPr>
                <w:rPrChange w:id="953"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4" w:author="Stjepan Salopek (ssalopek)" w:date="2021-09-09T15:17:00Z"/>
              <w:rFonts w:ascii="Times New Roman" w:eastAsiaTheme="minorEastAsia" w:hAnsi="Times New Roman" w:cs="Times New Roman"/>
              <w:noProof/>
              <w:sz w:val="24"/>
              <w:szCs w:val="24"/>
              <w:rPrChange w:id="955" w:author="Stjepan Salopek (ssalopek)" w:date="2021-09-09T15:26:00Z">
                <w:rPr>
                  <w:del w:id="956" w:author="Stjepan Salopek (ssalopek)" w:date="2021-09-09T15:17:00Z"/>
                  <w:rFonts w:eastAsiaTheme="minorEastAsia"/>
                  <w:noProof/>
                </w:rPr>
              </w:rPrChange>
            </w:rPr>
            <w:pPrChange w:id="957" w:author="Stjepan Salopek (ssalopek)" w:date="2021-09-09T15:26:00Z">
              <w:pPr>
                <w:pStyle w:val="TOC1"/>
              </w:pPr>
            </w:pPrChange>
          </w:pPr>
          <w:del w:id="958" w:author="Stjepan Salopek (ssalopek)" w:date="2021-09-09T15:17:00Z">
            <w:r w:rsidRPr="008064B8" w:rsidDel="00C040F9">
              <w:rPr>
                <w:rPrChange w:id="959"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0"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1" w:author="Stjepan Salopek (ssalopek)" w:date="2021-09-09T15:17:00Z"/>
              <w:rFonts w:ascii="Times New Roman" w:eastAsiaTheme="minorEastAsia" w:hAnsi="Times New Roman" w:cs="Times New Roman"/>
              <w:noProof/>
              <w:sz w:val="24"/>
              <w:szCs w:val="24"/>
            </w:rPr>
          </w:pPr>
          <w:del w:id="962" w:author="Stjepan Salopek (ssalopek)" w:date="2021-09-09T15:17:00Z">
            <w:r w:rsidRPr="008064B8" w:rsidDel="00C040F9">
              <w:rPr>
                <w:rPrChange w:id="963"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4" w:author="Stjepan Salopek (ssalopek)" w:date="2021-09-09T15:17:00Z"/>
              <w:rFonts w:ascii="Times New Roman" w:eastAsiaTheme="minorEastAsia" w:hAnsi="Times New Roman" w:cs="Times New Roman"/>
              <w:noProof/>
              <w:sz w:val="24"/>
              <w:szCs w:val="24"/>
            </w:rPr>
          </w:pPr>
          <w:del w:id="965" w:author="Stjepan Salopek (ssalopek)" w:date="2021-09-09T15:17:00Z">
            <w:r w:rsidRPr="008064B8" w:rsidDel="00C040F9">
              <w:rPr>
                <w:rPrChange w:id="966"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7" w:author="Stjepan Salopek (ssalopek)" w:date="2021-09-09T15:17:00Z"/>
              <w:rFonts w:ascii="Times New Roman" w:eastAsiaTheme="minorEastAsia" w:hAnsi="Times New Roman" w:cs="Times New Roman"/>
              <w:noProof/>
              <w:sz w:val="24"/>
              <w:szCs w:val="24"/>
            </w:rPr>
          </w:pPr>
          <w:del w:id="968" w:author="Stjepan Salopek (ssalopek)" w:date="2021-09-09T15:17:00Z">
            <w:r w:rsidRPr="008064B8" w:rsidDel="00C040F9">
              <w:rPr>
                <w:rPrChange w:id="969"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0" w:author="Stjepan Salopek (ssalopek)" w:date="2021-09-09T15:17:00Z"/>
              <w:rFonts w:ascii="Times New Roman" w:eastAsiaTheme="minorEastAsia" w:hAnsi="Times New Roman" w:cs="Times New Roman"/>
              <w:noProof/>
              <w:sz w:val="24"/>
              <w:szCs w:val="24"/>
            </w:rPr>
          </w:pPr>
          <w:del w:id="971" w:author="Stjepan Salopek (ssalopek)" w:date="2021-09-09T15:17:00Z">
            <w:r w:rsidRPr="008064B8" w:rsidDel="00C040F9">
              <w:rPr>
                <w:rPrChange w:id="972"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3" w:author="Stjepan Salopek (ssalopek)" w:date="2021-09-09T15:17:00Z"/>
              <w:rFonts w:ascii="Times New Roman" w:eastAsiaTheme="minorEastAsia" w:hAnsi="Times New Roman" w:cs="Times New Roman"/>
              <w:noProof/>
              <w:sz w:val="24"/>
              <w:szCs w:val="24"/>
              <w:rPrChange w:id="974" w:author="Stjepan Salopek (ssalopek)" w:date="2021-09-09T15:26:00Z">
                <w:rPr>
                  <w:del w:id="975" w:author="Stjepan Salopek (ssalopek)" w:date="2021-09-09T15:17:00Z"/>
                  <w:rFonts w:eastAsiaTheme="minorEastAsia"/>
                  <w:noProof/>
                </w:rPr>
              </w:rPrChange>
            </w:rPr>
          </w:pPr>
          <w:del w:id="976" w:author="Stjepan Salopek (ssalopek)" w:date="2021-09-09T15:17:00Z">
            <w:r w:rsidRPr="008064B8" w:rsidDel="00C040F9">
              <w:rPr>
                <w:rPrChange w:id="977"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8"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9" w:author="Stjepan Salopek (ssalopek)" w:date="2021-09-09T15:17:00Z"/>
              <w:rFonts w:ascii="Times New Roman" w:eastAsiaTheme="minorEastAsia" w:hAnsi="Times New Roman" w:cs="Times New Roman"/>
              <w:noProof/>
              <w:sz w:val="24"/>
              <w:szCs w:val="24"/>
              <w:rPrChange w:id="980" w:author="Stjepan Salopek (ssalopek)" w:date="2021-09-09T15:26:00Z">
                <w:rPr>
                  <w:del w:id="981" w:author="Stjepan Salopek (ssalopek)" w:date="2021-09-09T15:17:00Z"/>
                  <w:rFonts w:eastAsiaTheme="minorEastAsia"/>
                  <w:noProof/>
                </w:rPr>
              </w:rPrChange>
            </w:rPr>
          </w:pPr>
          <w:del w:id="982" w:author="Stjepan Salopek (ssalopek)" w:date="2021-09-09T15:17:00Z">
            <w:r w:rsidRPr="008064B8" w:rsidDel="00C040F9">
              <w:rPr>
                <w:rPrChange w:id="983"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4"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5" w:author="Stjepan Salopek (ssalopek)" w:date="2021-09-09T15:17:00Z"/>
              <w:rFonts w:ascii="Times New Roman" w:eastAsiaTheme="minorEastAsia" w:hAnsi="Times New Roman" w:cs="Times New Roman"/>
              <w:noProof/>
              <w:sz w:val="24"/>
              <w:szCs w:val="24"/>
            </w:rPr>
          </w:pPr>
          <w:del w:id="986" w:author="Stjepan Salopek (ssalopek)" w:date="2021-09-09T15:17:00Z">
            <w:r w:rsidRPr="008064B8" w:rsidDel="00C040F9">
              <w:rPr>
                <w:rPrChange w:id="987"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8" w:author="Stjepan Salopek (ssalopek)" w:date="2021-09-09T15:17:00Z"/>
              <w:rFonts w:ascii="Times New Roman" w:eastAsiaTheme="minorEastAsia" w:hAnsi="Times New Roman" w:cs="Times New Roman"/>
              <w:noProof/>
              <w:sz w:val="24"/>
              <w:szCs w:val="24"/>
            </w:rPr>
          </w:pPr>
          <w:del w:id="989" w:author="Stjepan Salopek (ssalopek)" w:date="2021-09-09T15:17:00Z">
            <w:r w:rsidRPr="008064B8" w:rsidDel="00C040F9">
              <w:rPr>
                <w:rPrChange w:id="990"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1" w:author="Stjepan Salopek (ssalopek)" w:date="2021-09-09T15:17:00Z"/>
              <w:rFonts w:ascii="Times New Roman" w:eastAsiaTheme="minorEastAsia" w:hAnsi="Times New Roman" w:cs="Times New Roman"/>
              <w:noProof/>
              <w:sz w:val="24"/>
              <w:szCs w:val="24"/>
            </w:rPr>
          </w:pPr>
          <w:del w:id="992" w:author="Stjepan Salopek (ssalopek)" w:date="2021-09-09T15:17:00Z">
            <w:r w:rsidRPr="008064B8" w:rsidDel="00C040F9">
              <w:rPr>
                <w:rPrChange w:id="993"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4" w:author="Stjepan Salopek (ssalopek)" w:date="2021-09-09T15:17:00Z"/>
              <w:rFonts w:ascii="Times New Roman" w:eastAsiaTheme="minorEastAsia" w:hAnsi="Times New Roman" w:cs="Times New Roman"/>
              <w:noProof/>
              <w:sz w:val="24"/>
              <w:szCs w:val="24"/>
            </w:rPr>
          </w:pPr>
          <w:del w:id="995" w:author="Stjepan Salopek (ssalopek)" w:date="2021-09-09T15:17:00Z">
            <w:r w:rsidRPr="008064B8" w:rsidDel="00C040F9">
              <w:rPr>
                <w:rPrChange w:id="996"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7" w:author="Stjepan Salopek (ssalopek)" w:date="2021-09-09T15:17:00Z"/>
              <w:rFonts w:ascii="Times New Roman" w:eastAsiaTheme="minorEastAsia" w:hAnsi="Times New Roman" w:cs="Times New Roman"/>
              <w:noProof/>
              <w:sz w:val="24"/>
              <w:szCs w:val="24"/>
            </w:rPr>
          </w:pPr>
          <w:del w:id="998" w:author="Stjepan Salopek (ssalopek)" w:date="2021-09-09T15:17:00Z">
            <w:r w:rsidRPr="008064B8" w:rsidDel="00C040F9">
              <w:rPr>
                <w:rPrChange w:id="999"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0" w:author="Stjepan Salopek (ssalopek)" w:date="2021-09-09T15:17:00Z"/>
              <w:rFonts w:ascii="Times New Roman" w:eastAsiaTheme="minorEastAsia" w:hAnsi="Times New Roman" w:cs="Times New Roman"/>
              <w:noProof/>
              <w:sz w:val="24"/>
              <w:szCs w:val="24"/>
            </w:rPr>
          </w:pPr>
          <w:del w:id="1001" w:author="Stjepan Salopek (ssalopek)" w:date="2021-09-09T15:17:00Z">
            <w:r w:rsidRPr="008064B8" w:rsidDel="00C040F9">
              <w:rPr>
                <w:rPrChange w:id="1002"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3" w:author="Stjepan Salopek (ssalopek)" w:date="2021-09-09T15:17:00Z"/>
              <w:rFonts w:ascii="Times New Roman" w:eastAsiaTheme="minorEastAsia" w:hAnsi="Times New Roman" w:cs="Times New Roman"/>
              <w:noProof/>
              <w:sz w:val="24"/>
              <w:szCs w:val="24"/>
              <w:rPrChange w:id="1004" w:author="Stjepan Salopek (ssalopek)" w:date="2021-09-09T15:26:00Z">
                <w:rPr>
                  <w:del w:id="1005" w:author="Stjepan Salopek (ssalopek)" w:date="2021-09-09T15:17:00Z"/>
                  <w:rFonts w:eastAsiaTheme="minorEastAsia"/>
                  <w:noProof/>
                </w:rPr>
              </w:rPrChange>
            </w:rPr>
          </w:pPr>
          <w:del w:id="1006" w:author="Stjepan Salopek (ssalopek)" w:date="2021-09-09T15:17:00Z">
            <w:r w:rsidRPr="008064B8" w:rsidDel="00C040F9">
              <w:rPr>
                <w:rPrChange w:id="1007"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8"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9" w:author="Stjepan Salopek (ssalopek)" w:date="2021-09-09T15:17:00Z"/>
              <w:rFonts w:ascii="Times New Roman" w:eastAsiaTheme="minorEastAsia" w:hAnsi="Times New Roman" w:cs="Times New Roman"/>
              <w:noProof/>
              <w:sz w:val="24"/>
              <w:szCs w:val="24"/>
              <w:rPrChange w:id="1010" w:author="Stjepan Salopek (ssalopek)" w:date="2021-09-09T15:26:00Z">
                <w:rPr>
                  <w:del w:id="1011" w:author="Stjepan Salopek (ssalopek)" w:date="2021-09-09T15:17:00Z"/>
                  <w:rFonts w:eastAsiaTheme="minorEastAsia"/>
                  <w:noProof/>
                </w:rPr>
              </w:rPrChange>
            </w:rPr>
          </w:pPr>
          <w:del w:id="1012" w:author="Stjepan Salopek (ssalopek)" w:date="2021-09-09T15:17:00Z">
            <w:r w:rsidRPr="008064B8" w:rsidDel="00C040F9">
              <w:rPr>
                <w:rPrChange w:id="1013"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4"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5" w:author="Stjepan Salopek (ssalopek)" w:date="2021-09-09T15:17:00Z"/>
              <w:rFonts w:ascii="Times New Roman" w:eastAsiaTheme="minorEastAsia" w:hAnsi="Times New Roman" w:cs="Times New Roman"/>
              <w:noProof/>
              <w:sz w:val="24"/>
              <w:szCs w:val="24"/>
            </w:rPr>
          </w:pPr>
          <w:del w:id="1016" w:author="Stjepan Salopek (ssalopek)" w:date="2021-09-09T15:17:00Z">
            <w:r w:rsidRPr="008064B8" w:rsidDel="00C040F9">
              <w:rPr>
                <w:rPrChange w:id="1017"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8" w:author="Stjepan Salopek (ssalopek)" w:date="2021-09-09T15:17:00Z"/>
              <w:rFonts w:ascii="Times New Roman" w:eastAsiaTheme="minorEastAsia" w:hAnsi="Times New Roman" w:cs="Times New Roman"/>
              <w:noProof/>
              <w:sz w:val="24"/>
              <w:szCs w:val="24"/>
              <w:rPrChange w:id="1019" w:author="Stjepan Salopek (ssalopek)" w:date="2021-09-09T15:26:00Z">
                <w:rPr>
                  <w:del w:id="1020" w:author="Stjepan Salopek (ssalopek)" w:date="2021-09-09T15:17:00Z"/>
                  <w:rFonts w:eastAsiaTheme="minorEastAsia"/>
                  <w:noProof/>
                </w:rPr>
              </w:rPrChange>
            </w:rPr>
            <w:pPrChange w:id="1021" w:author="Stjepan Salopek (ssalopek)" w:date="2021-09-09T15:26:00Z">
              <w:pPr>
                <w:pStyle w:val="TOC1"/>
              </w:pPr>
            </w:pPrChange>
          </w:pPr>
          <w:del w:id="1022" w:author="Stjepan Salopek (ssalopek)" w:date="2021-09-09T15:17:00Z">
            <w:r w:rsidRPr="008064B8" w:rsidDel="00C040F9">
              <w:rPr>
                <w:rPrChange w:id="1023"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4"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5" w:author="Stjepan Salopek (ssalopek)" w:date="2021-09-09T15:17:00Z"/>
              <w:rFonts w:ascii="Times New Roman" w:eastAsiaTheme="minorEastAsia" w:hAnsi="Times New Roman" w:cs="Times New Roman"/>
              <w:noProof/>
              <w:sz w:val="24"/>
              <w:szCs w:val="24"/>
              <w:rPrChange w:id="1026" w:author="Stjepan Salopek (ssalopek)" w:date="2021-09-09T15:26:00Z">
                <w:rPr>
                  <w:del w:id="1027" w:author="Stjepan Salopek (ssalopek)" w:date="2021-09-09T15:17:00Z"/>
                  <w:rFonts w:eastAsiaTheme="minorEastAsia"/>
                  <w:noProof/>
                </w:rPr>
              </w:rPrChange>
            </w:rPr>
            <w:pPrChange w:id="1028" w:author="Stjepan Salopek (ssalopek)" w:date="2021-09-09T15:26:00Z">
              <w:pPr>
                <w:pStyle w:val="TOC1"/>
              </w:pPr>
            </w:pPrChange>
          </w:pPr>
          <w:del w:id="1029" w:author="Stjepan Salopek (ssalopek)" w:date="2021-09-09T15:17:00Z">
            <w:r w:rsidRPr="008064B8" w:rsidDel="00C040F9">
              <w:rPr>
                <w:rPrChange w:id="1030"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1"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2" w:name="_Toc82446245"/>
      <w:r>
        <w:lastRenderedPageBreak/>
        <w:t>Popis tablica</w:t>
      </w:r>
      <w:bookmarkEnd w:id="1032"/>
    </w:p>
    <w:p w14:paraId="221C5685" w14:textId="3E761708" w:rsidR="00A3456A" w:rsidRPr="00A3456A" w:rsidRDefault="00395B9F">
      <w:pPr>
        <w:pStyle w:val="TableofFigures"/>
        <w:tabs>
          <w:tab w:val="right" w:leader="dot" w:pos="9062"/>
        </w:tabs>
        <w:spacing w:line="360" w:lineRule="auto"/>
        <w:rPr>
          <w:ins w:id="1033" w:author="Stjepan Salopek (ssalopek)" w:date="2021-09-13T17:24:00Z"/>
          <w:rFonts w:ascii="Times New Roman" w:eastAsiaTheme="minorEastAsia" w:hAnsi="Times New Roman" w:cs="Times New Roman"/>
          <w:noProof/>
          <w:sz w:val="24"/>
          <w:szCs w:val="24"/>
          <w:rPrChange w:id="1034" w:author="Stjepan Salopek (ssalopek)" w:date="2021-09-13T17:24:00Z">
            <w:rPr>
              <w:ins w:id="1035" w:author="Stjepan Salopek (ssalopek)" w:date="2021-09-13T17:24:00Z"/>
              <w:rFonts w:eastAsiaTheme="minorEastAsia"/>
              <w:noProof/>
            </w:rPr>
          </w:rPrChange>
        </w:rPr>
        <w:pPrChange w:id="1036"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7" w:author="Stjepan Salopek (ssalopek)" w:date="2021-09-13T17:24:00Z">
        <w:r w:rsidR="00A3456A" w:rsidRPr="00A3456A">
          <w:rPr>
            <w:rStyle w:val="Hyperlink"/>
            <w:rFonts w:ascii="Times New Roman" w:hAnsi="Times New Roman" w:cs="Times New Roman"/>
            <w:noProof/>
            <w:sz w:val="24"/>
            <w:szCs w:val="24"/>
            <w:rPrChange w:id="1038"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0"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2"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4"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5"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6"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7"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8" w:author="Stjepan Salopek (ssalopek)" w:date="2021-09-13T17:24:00Z">
            <w:rPr>
              <w:noProof/>
              <w:webHidden/>
            </w:rPr>
          </w:rPrChange>
        </w:rPr>
        <w:fldChar w:fldCharType="separate"/>
      </w:r>
      <w:ins w:id="1049" w:author="Stjepan Salopek (ssalopek)" w:date="2021-09-13T17:24:00Z">
        <w:r w:rsidR="00A3456A" w:rsidRPr="00A3456A">
          <w:rPr>
            <w:rFonts w:ascii="Times New Roman" w:hAnsi="Times New Roman" w:cs="Times New Roman"/>
            <w:noProof/>
            <w:webHidden/>
            <w:sz w:val="24"/>
            <w:szCs w:val="24"/>
            <w:rPrChange w:id="1050"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1"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2"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3" w:author="Stjepan Salopek (ssalopek)" w:date="2021-09-13T17:24:00Z"/>
          <w:rFonts w:eastAsiaTheme="minorEastAsia"/>
          <w:noProof/>
        </w:rPr>
        <w:pPrChange w:id="1054" w:author="Stjepan Salopek (ssalopek)" w:date="2021-09-13T17:24:00Z">
          <w:pPr>
            <w:pStyle w:val="TableofFigures"/>
            <w:tabs>
              <w:tab w:val="right" w:leader="dot" w:pos="9062"/>
            </w:tabs>
          </w:pPr>
        </w:pPrChange>
      </w:pPr>
      <w:ins w:id="1055" w:author="Stjepan Salopek (ssalopek)" w:date="2021-09-13T17:24:00Z">
        <w:r w:rsidRPr="00A3456A">
          <w:rPr>
            <w:rStyle w:val="Hyperlink"/>
            <w:rFonts w:ascii="Times New Roman" w:hAnsi="Times New Roman" w:cs="Times New Roman"/>
            <w:noProof/>
            <w:sz w:val="24"/>
            <w:szCs w:val="24"/>
            <w:rPrChange w:id="1056"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8"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0"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2" w:author="Stjepan Salopek (ssalopek)" w:date="2021-09-13T17:24:00Z">
              <w:rPr>
                <w:noProof/>
                <w:webHidden/>
              </w:rPr>
            </w:rPrChange>
          </w:rPr>
          <w:tab/>
        </w:r>
        <w:r w:rsidRPr="00A3456A">
          <w:rPr>
            <w:rFonts w:ascii="Times New Roman" w:hAnsi="Times New Roman" w:cs="Times New Roman"/>
            <w:noProof/>
            <w:webHidden/>
            <w:sz w:val="24"/>
            <w:szCs w:val="24"/>
            <w:rPrChange w:id="1063"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4"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5"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6" w:author="Stjepan Salopek (ssalopek)" w:date="2021-09-13T17:24:00Z">
            <w:rPr>
              <w:noProof/>
              <w:webHidden/>
            </w:rPr>
          </w:rPrChange>
        </w:rPr>
        <w:fldChar w:fldCharType="separate"/>
      </w:r>
      <w:ins w:id="1067" w:author="Stjepan Salopek (ssalopek)" w:date="2021-09-13T17:24:00Z">
        <w:r w:rsidRPr="00A3456A">
          <w:rPr>
            <w:rFonts w:ascii="Times New Roman" w:hAnsi="Times New Roman" w:cs="Times New Roman"/>
            <w:noProof/>
            <w:webHidden/>
            <w:sz w:val="24"/>
            <w:szCs w:val="24"/>
            <w:rPrChange w:id="1068" w:author="Stjepan Salopek (ssalopek)" w:date="2021-09-13T17:24:00Z">
              <w:rPr>
                <w:noProof/>
                <w:webHidden/>
              </w:rPr>
            </w:rPrChange>
          </w:rPr>
          <w:t>40</w:t>
        </w:r>
        <w:r w:rsidRPr="00A3456A">
          <w:rPr>
            <w:rFonts w:ascii="Times New Roman" w:hAnsi="Times New Roman" w:cs="Times New Roman"/>
            <w:noProof/>
            <w:webHidden/>
            <w:sz w:val="24"/>
            <w:szCs w:val="24"/>
            <w:rPrChange w:id="1069"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0"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1" w:author="Stjepan Salopek (ssalopek)" w:date="2021-09-13T17:24: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3" w:author="Stjepan Salopek (ssalopek)" w:date="2021-09-09T15:20: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5" w:author="Stjepan Salopek (ssalopek)" w:date="2021-09-09T15:20:00Z">
        <w:r w:rsidR="00395B9F" w:rsidRPr="00C040F9" w:rsidDel="00C040F9">
          <w:rPr>
            <w:rPrChange w:id="1076"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7" w:author="Stjepan Salopek (ssalopek)" w:date="2021-09-09T15:20:00Z"/>
          <w:rFonts w:eastAsiaTheme="minorEastAsia"/>
          <w:noProof/>
        </w:rPr>
      </w:pPr>
      <w:del w:id="1078" w:author="Stjepan Salopek (ssalopek)" w:date="2021-09-09T15:20:00Z">
        <w:r w:rsidRPr="00C040F9" w:rsidDel="00C040F9">
          <w:rPr>
            <w:rPrChange w:id="1079"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0" w:name="_Toc82446246"/>
      <w:r>
        <w:lastRenderedPageBreak/>
        <w:t>Popis slika</w:t>
      </w:r>
      <w:bookmarkEnd w:id="1080"/>
    </w:p>
    <w:p w14:paraId="40B5A65A" w14:textId="0FCE94C5" w:rsidR="00543E0C" w:rsidRPr="004D6649" w:rsidDel="00A3456A" w:rsidRDefault="005A2760" w:rsidP="00A3456A">
      <w:pPr>
        <w:pStyle w:val="TableofFigures"/>
        <w:tabs>
          <w:tab w:val="right" w:leader="dot" w:pos="9062"/>
        </w:tabs>
        <w:spacing w:line="360" w:lineRule="auto"/>
        <w:rPr>
          <w:del w:id="1081" w:author="Stjepan Salopek (ssalopek)" w:date="2021-09-13T17:24:00Z"/>
          <w:rFonts w:ascii="Times New Roman" w:eastAsiaTheme="minorEastAsia" w:hAnsi="Times New Roman" w:cs="Times New Roman"/>
          <w:noProof/>
          <w:sz w:val="24"/>
          <w:szCs w:val="24"/>
        </w:rPr>
      </w:pPr>
      <w:del w:id="1082"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3"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8" w:author="Stjepan Salopek (ssalopek)" w:date="2022-01-25T18:56:00Z">
        <w:r w:rsidRPr="004D6649" w:rsidDel="004D6649">
          <w:rPr>
            <w:rFonts w:ascii="Times New Roman" w:hAnsi="Times New Roman" w:cs="Times New Roman"/>
            <w:rPrChange w:id="1149" w:author="Stjepan Salopek (ssalopek)" w:date="2022-01-25T18:57:00Z">
              <w:rPr/>
            </w:rPrChange>
          </w:rPr>
          <w:fldChar w:fldCharType="end"/>
        </w:r>
      </w:del>
      <w:r w:rsidR="004D6649" w:rsidRPr="004D6649">
        <w:rPr>
          <w:rFonts w:ascii="Times New Roman" w:hAnsi="Times New Roman" w:cs="Times New Roman"/>
          <w:rPrChange w:id="1150" w:author="Stjepan Salopek (ssalopek)" w:date="2022-01-25T18:57:00Z">
            <w:rPr/>
          </w:rPrChange>
        </w:rPr>
        <w:fldChar w:fldCharType="begin"/>
      </w:r>
      <w:r w:rsidR="004D6649" w:rsidRPr="004D6649">
        <w:rPr>
          <w:rFonts w:ascii="Times New Roman" w:hAnsi="Times New Roman" w:cs="Times New Roman"/>
          <w:rPrChange w:id="1151" w:author="Stjepan Salopek (ssalopek)" w:date="2022-01-25T18:57:00Z">
            <w:rPr/>
          </w:rPrChange>
        </w:rPr>
        <w:instrText xml:space="preserve"> TOC \h \z \c "Slika" </w:instrText>
      </w:r>
      <w:r w:rsidR="004D6649" w:rsidRPr="004D6649">
        <w:rPr>
          <w:rFonts w:ascii="Times New Roman" w:hAnsi="Times New Roman" w:cs="Times New Roman"/>
          <w:rPrChange w:id="1152" w:author="Stjepan Salopek (ssalopek)" w:date="2022-01-25T18:57:00Z">
            <w:rPr/>
          </w:rPrChange>
        </w:rPr>
        <w:fldChar w:fldCharType="separate"/>
      </w:r>
    </w:p>
    <w:p w14:paraId="26CA3C5C" w14:textId="42B60343"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7C3F9B"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7C3F9B"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3" w:author="Stjepan Salopek (ssalopek)" w:date="2021-09-09T16:28:00Z"/>
        </w:rPr>
        <w:pPrChange w:id="1154" w:author="Stjepan Salopek (ssalopek)" w:date="2022-01-25T18:57:00Z">
          <w:pPr>
            <w:pStyle w:val="TableofFigures"/>
            <w:tabs>
              <w:tab w:val="right" w:leader="dot" w:pos="9062"/>
            </w:tabs>
          </w:pPr>
        </w:pPrChange>
      </w:pPr>
      <w:r w:rsidRPr="004D6649">
        <w:rPr>
          <w:rFonts w:ascii="Times New Roman" w:hAnsi="Times New Roman" w:cs="Times New Roman"/>
          <w:rPrChange w:id="1155" w:author="Stjepan Salopek (ssalopek)" w:date="2022-01-25T18:57:00Z">
            <w:rPr/>
          </w:rPrChange>
        </w:rPr>
        <w:fldChar w:fldCharType="end"/>
      </w:r>
      <w:r w:rsidR="00900CE7" w:rsidRPr="00BB5304">
        <w:br w:type="page"/>
      </w:r>
    </w:p>
    <w:p w14:paraId="38693C6E" w14:textId="77777777" w:rsidR="00710A41" w:rsidRDefault="00910053">
      <w:pPr>
        <w:pStyle w:val="1Naslov"/>
        <w:rPr>
          <w:ins w:id="1156" w:author="Stjepan Salopek (ssalopek)" w:date="2021-09-09T16:29:00Z"/>
        </w:rPr>
        <w:pPrChange w:id="1157" w:author="Stjepan Salopek (ssalopek)" w:date="2021-09-09T16:29:00Z">
          <w:pPr>
            <w:pStyle w:val="TableofFigures"/>
            <w:tabs>
              <w:tab w:val="right" w:leader="dot" w:pos="9062"/>
            </w:tabs>
          </w:pPr>
        </w:pPrChange>
      </w:pPr>
      <w:bookmarkStart w:id="1158" w:name="_Toc82446247"/>
      <w:r w:rsidRPr="00910053">
        <w:lastRenderedPageBreak/>
        <w:t>Popis prikaza programskog kôda</w:t>
      </w:r>
      <w:bookmarkEnd w:id="1158"/>
    </w:p>
    <w:p w14:paraId="0FB83E6C" w14:textId="37A8FF53" w:rsidR="00A3456A" w:rsidRPr="00A3456A" w:rsidRDefault="00910053">
      <w:pPr>
        <w:pStyle w:val="TableofFigures"/>
        <w:tabs>
          <w:tab w:val="right" w:leader="dot" w:pos="9062"/>
        </w:tabs>
        <w:spacing w:line="360" w:lineRule="auto"/>
        <w:rPr>
          <w:ins w:id="1159" w:author="Stjepan Salopek (ssalopek)" w:date="2021-09-13T17:25:00Z"/>
          <w:rFonts w:ascii="Times New Roman" w:eastAsiaTheme="minorEastAsia" w:hAnsi="Times New Roman" w:cs="Times New Roman"/>
          <w:noProof/>
          <w:sz w:val="24"/>
          <w:szCs w:val="24"/>
          <w:rPrChange w:id="1160" w:author="Stjepan Salopek (ssalopek)" w:date="2021-09-13T17:25:00Z">
            <w:rPr>
              <w:ins w:id="1161" w:author="Stjepan Salopek (ssalopek)" w:date="2021-09-13T17:25:00Z"/>
              <w:rFonts w:eastAsiaTheme="minorEastAsia"/>
              <w:noProof/>
            </w:rPr>
          </w:rPrChange>
        </w:rPr>
        <w:pPrChange w:id="1162"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3"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4"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5" w:author="Stjepan Salopek (ssalopek)" w:date="2021-09-13T17:25:00Z">
        <w:r w:rsidR="00A3456A" w:rsidRPr="00A3456A">
          <w:rPr>
            <w:rFonts w:ascii="Times New Roman" w:hAnsi="Times New Roman" w:cs="Times New Roman"/>
            <w:noProof/>
            <w:sz w:val="24"/>
            <w:szCs w:val="24"/>
            <w:rPrChange w:id="1166"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7" w:author="Stjepan Salopek (ssalopek)" w:date="2021-09-13T17:25:00Z">
              <w:rPr>
                <w:noProof/>
              </w:rPr>
            </w:rPrChange>
          </w:rPr>
          <w:tab/>
        </w:r>
        <w:r w:rsidR="00A3456A" w:rsidRPr="00A3456A">
          <w:rPr>
            <w:rFonts w:ascii="Times New Roman" w:hAnsi="Times New Roman" w:cs="Times New Roman"/>
            <w:noProof/>
            <w:sz w:val="24"/>
            <w:szCs w:val="24"/>
            <w:rPrChange w:id="1168"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9"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0"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1" w:author="Stjepan Salopek (ssalopek)" w:date="2021-09-13T17:25:00Z">
            <w:rPr>
              <w:noProof/>
            </w:rPr>
          </w:rPrChange>
        </w:rPr>
        <w:fldChar w:fldCharType="separate"/>
      </w:r>
      <w:ins w:id="1172" w:author="Stjepan Salopek (ssalopek)" w:date="2021-09-13T17:25:00Z">
        <w:r w:rsidR="00A3456A" w:rsidRPr="00A3456A">
          <w:rPr>
            <w:rFonts w:ascii="Times New Roman" w:hAnsi="Times New Roman" w:cs="Times New Roman"/>
            <w:noProof/>
            <w:sz w:val="24"/>
            <w:szCs w:val="24"/>
            <w:rPrChange w:id="1173" w:author="Stjepan Salopek (ssalopek)" w:date="2021-09-13T17:25:00Z">
              <w:rPr>
                <w:noProof/>
              </w:rPr>
            </w:rPrChange>
          </w:rPr>
          <w:t>25</w:t>
        </w:r>
        <w:r w:rsidR="00A3456A" w:rsidRPr="00A3456A">
          <w:rPr>
            <w:rFonts w:ascii="Times New Roman" w:hAnsi="Times New Roman" w:cs="Times New Roman"/>
            <w:noProof/>
            <w:sz w:val="24"/>
            <w:szCs w:val="24"/>
            <w:rPrChange w:id="1174"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5" w:author="Stjepan Salopek (ssalopek)" w:date="2021-09-13T17:25:00Z"/>
          <w:rFonts w:ascii="Times New Roman" w:eastAsiaTheme="minorEastAsia" w:hAnsi="Times New Roman" w:cs="Times New Roman"/>
          <w:noProof/>
          <w:sz w:val="24"/>
          <w:szCs w:val="24"/>
          <w:rPrChange w:id="1176" w:author="Stjepan Salopek (ssalopek)" w:date="2021-09-13T17:25:00Z">
            <w:rPr>
              <w:ins w:id="1177" w:author="Stjepan Salopek (ssalopek)" w:date="2021-09-13T17:25:00Z"/>
              <w:rFonts w:eastAsiaTheme="minorEastAsia"/>
              <w:noProof/>
            </w:rPr>
          </w:rPrChange>
        </w:rPr>
        <w:pPrChange w:id="1178" w:author="Stjepan Salopek (ssalopek)" w:date="2021-09-13T17:25:00Z">
          <w:pPr>
            <w:pStyle w:val="TableofFigures"/>
            <w:tabs>
              <w:tab w:val="right" w:leader="dot" w:pos="9062"/>
            </w:tabs>
          </w:pPr>
        </w:pPrChange>
      </w:pPr>
      <w:ins w:id="1179" w:author="Stjepan Salopek (ssalopek)" w:date="2021-09-13T17:25:00Z">
        <w:r w:rsidRPr="00A3456A">
          <w:rPr>
            <w:rFonts w:ascii="Times New Roman" w:hAnsi="Times New Roman" w:cs="Times New Roman"/>
            <w:noProof/>
            <w:sz w:val="24"/>
            <w:szCs w:val="24"/>
            <w:rPrChange w:id="1180"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1" w:author="Stjepan Salopek (ssalopek)" w:date="2021-09-13T17:25:00Z">
              <w:rPr>
                <w:noProof/>
              </w:rPr>
            </w:rPrChange>
          </w:rPr>
          <w:tab/>
        </w:r>
        <w:r w:rsidRPr="00A3456A">
          <w:rPr>
            <w:rFonts w:ascii="Times New Roman" w:hAnsi="Times New Roman" w:cs="Times New Roman"/>
            <w:noProof/>
            <w:sz w:val="24"/>
            <w:szCs w:val="24"/>
            <w:rPrChange w:id="1182" w:author="Stjepan Salopek (ssalopek)" w:date="2021-09-13T17:25:00Z">
              <w:rPr>
                <w:noProof/>
              </w:rPr>
            </w:rPrChange>
          </w:rPr>
          <w:fldChar w:fldCharType="begin"/>
        </w:r>
        <w:r w:rsidRPr="00A3456A">
          <w:rPr>
            <w:rFonts w:ascii="Times New Roman" w:hAnsi="Times New Roman" w:cs="Times New Roman"/>
            <w:noProof/>
            <w:sz w:val="24"/>
            <w:szCs w:val="24"/>
            <w:rPrChange w:id="1183"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5" w:author="Stjepan Salopek (ssalopek)" w:date="2021-09-13T17:25:00Z">
            <w:rPr>
              <w:noProof/>
            </w:rPr>
          </w:rPrChange>
        </w:rPr>
        <w:fldChar w:fldCharType="separate"/>
      </w:r>
      <w:ins w:id="1186" w:author="Stjepan Salopek (ssalopek)" w:date="2021-09-13T17:25:00Z">
        <w:r w:rsidRPr="00A3456A">
          <w:rPr>
            <w:rFonts w:ascii="Times New Roman" w:hAnsi="Times New Roman" w:cs="Times New Roman"/>
            <w:noProof/>
            <w:sz w:val="24"/>
            <w:szCs w:val="24"/>
            <w:rPrChange w:id="1187" w:author="Stjepan Salopek (ssalopek)" w:date="2021-09-13T17:25:00Z">
              <w:rPr>
                <w:noProof/>
              </w:rPr>
            </w:rPrChange>
          </w:rPr>
          <w:t>26</w:t>
        </w:r>
        <w:r w:rsidRPr="00A3456A">
          <w:rPr>
            <w:rFonts w:ascii="Times New Roman" w:hAnsi="Times New Roman" w:cs="Times New Roman"/>
            <w:noProof/>
            <w:sz w:val="24"/>
            <w:szCs w:val="24"/>
            <w:rPrChange w:id="1188"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9" w:author="Stjepan Salopek (ssalopek)" w:date="2021-09-13T17:25:00Z"/>
          <w:rFonts w:ascii="Times New Roman" w:eastAsiaTheme="minorEastAsia" w:hAnsi="Times New Roman" w:cs="Times New Roman"/>
          <w:noProof/>
          <w:sz w:val="24"/>
          <w:szCs w:val="24"/>
          <w:rPrChange w:id="1190" w:author="Stjepan Salopek (ssalopek)" w:date="2021-09-13T17:25:00Z">
            <w:rPr>
              <w:ins w:id="1191" w:author="Stjepan Salopek (ssalopek)" w:date="2021-09-13T17:25:00Z"/>
              <w:rFonts w:eastAsiaTheme="minorEastAsia"/>
              <w:noProof/>
            </w:rPr>
          </w:rPrChange>
        </w:rPr>
        <w:pPrChange w:id="1192" w:author="Stjepan Salopek (ssalopek)" w:date="2021-09-13T17:25:00Z">
          <w:pPr>
            <w:pStyle w:val="TableofFigures"/>
            <w:tabs>
              <w:tab w:val="right" w:leader="dot" w:pos="9062"/>
            </w:tabs>
          </w:pPr>
        </w:pPrChange>
      </w:pPr>
      <w:ins w:id="1193" w:author="Stjepan Salopek (ssalopek)" w:date="2021-09-13T17:25:00Z">
        <w:r w:rsidRPr="00A3456A">
          <w:rPr>
            <w:rFonts w:ascii="Times New Roman" w:hAnsi="Times New Roman" w:cs="Times New Roman"/>
            <w:noProof/>
            <w:sz w:val="24"/>
            <w:szCs w:val="24"/>
            <w:rPrChange w:id="1194"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5" w:author="Stjepan Salopek (ssalopek)" w:date="2021-09-13T17:25:00Z">
              <w:rPr>
                <w:noProof/>
              </w:rPr>
            </w:rPrChange>
          </w:rPr>
          <w:tab/>
        </w:r>
        <w:r w:rsidRPr="00A3456A">
          <w:rPr>
            <w:rFonts w:ascii="Times New Roman" w:hAnsi="Times New Roman" w:cs="Times New Roman"/>
            <w:noProof/>
            <w:sz w:val="24"/>
            <w:szCs w:val="24"/>
            <w:rPrChange w:id="1196" w:author="Stjepan Salopek (ssalopek)" w:date="2021-09-13T17:25:00Z">
              <w:rPr>
                <w:noProof/>
              </w:rPr>
            </w:rPrChange>
          </w:rPr>
          <w:fldChar w:fldCharType="begin"/>
        </w:r>
        <w:r w:rsidRPr="00A3456A">
          <w:rPr>
            <w:rFonts w:ascii="Times New Roman" w:hAnsi="Times New Roman" w:cs="Times New Roman"/>
            <w:noProof/>
            <w:sz w:val="24"/>
            <w:szCs w:val="24"/>
            <w:rPrChange w:id="1197"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9" w:author="Stjepan Salopek (ssalopek)" w:date="2021-09-13T17:25:00Z">
            <w:rPr>
              <w:noProof/>
            </w:rPr>
          </w:rPrChange>
        </w:rPr>
        <w:fldChar w:fldCharType="separate"/>
      </w:r>
      <w:ins w:id="1200" w:author="Stjepan Salopek (ssalopek)" w:date="2021-09-13T17:25:00Z">
        <w:r w:rsidRPr="00A3456A">
          <w:rPr>
            <w:rFonts w:ascii="Times New Roman" w:hAnsi="Times New Roman" w:cs="Times New Roman"/>
            <w:noProof/>
            <w:sz w:val="24"/>
            <w:szCs w:val="24"/>
            <w:rPrChange w:id="1201" w:author="Stjepan Salopek (ssalopek)" w:date="2021-09-13T17:25:00Z">
              <w:rPr>
                <w:noProof/>
              </w:rPr>
            </w:rPrChange>
          </w:rPr>
          <w:t>26</w:t>
        </w:r>
        <w:r w:rsidRPr="00A3456A">
          <w:rPr>
            <w:rFonts w:ascii="Times New Roman" w:hAnsi="Times New Roman" w:cs="Times New Roman"/>
            <w:noProof/>
            <w:sz w:val="24"/>
            <w:szCs w:val="24"/>
            <w:rPrChange w:id="1202"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3" w:author="Stjepan Salopek (ssalopek)" w:date="2021-09-13T17:25:00Z"/>
          <w:rFonts w:ascii="Times New Roman" w:eastAsiaTheme="minorEastAsia" w:hAnsi="Times New Roman" w:cs="Times New Roman"/>
          <w:noProof/>
          <w:sz w:val="24"/>
          <w:szCs w:val="24"/>
          <w:rPrChange w:id="1204" w:author="Stjepan Salopek (ssalopek)" w:date="2021-09-13T17:25:00Z">
            <w:rPr>
              <w:ins w:id="1205" w:author="Stjepan Salopek (ssalopek)" w:date="2021-09-13T17:25:00Z"/>
              <w:rFonts w:eastAsiaTheme="minorEastAsia"/>
              <w:noProof/>
            </w:rPr>
          </w:rPrChange>
        </w:rPr>
        <w:pPrChange w:id="1206" w:author="Stjepan Salopek (ssalopek)" w:date="2021-09-13T17:25:00Z">
          <w:pPr>
            <w:pStyle w:val="TableofFigures"/>
            <w:tabs>
              <w:tab w:val="right" w:leader="dot" w:pos="9062"/>
            </w:tabs>
          </w:pPr>
        </w:pPrChange>
      </w:pPr>
      <w:ins w:id="1207" w:author="Stjepan Salopek (ssalopek)" w:date="2021-09-13T17:25:00Z">
        <w:r w:rsidRPr="00A3456A">
          <w:rPr>
            <w:rFonts w:ascii="Times New Roman" w:hAnsi="Times New Roman" w:cs="Times New Roman"/>
            <w:noProof/>
            <w:sz w:val="24"/>
            <w:szCs w:val="24"/>
            <w:rPrChange w:id="1208"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9" w:author="Stjepan Salopek (ssalopek)" w:date="2021-09-13T17:25:00Z">
              <w:rPr>
                <w:noProof/>
              </w:rPr>
            </w:rPrChange>
          </w:rPr>
          <w:tab/>
        </w:r>
        <w:r w:rsidRPr="00A3456A">
          <w:rPr>
            <w:rFonts w:ascii="Times New Roman" w:hAnsi="Times New Roman" w:cs="Times New Roman"/>
            <w:noProof/>
            <w:sz w:val="24"/>
            <w:szCs w:val="24"/>
            <w:rPrChange w:id="1210" w:author="Stjepan Salopek (ssalopek)" w:date="2021-09-13T17:25:00Z">
              <w:rPr>
                <w:noProof/>
              </w:rPr>
            </w:rPrChange>
          </w:rPr>
          <w:fldChar w:fldCharType="begin"/>
        </w:r>
        <w:r w:rsidRPr="00A3456A">
          <w:rPr>
            <w:rFonts w:ascii="Times New Roman" w:hAnsi="Times New Roman" w:cs="Times New Roman"/>
            <w:noProof/>
            <w:sz w:val="24"/>
            <w:szCs w:val="24"/>
            <w:rPrChange w:id="1211"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3" w:author="Stjepan Salopek (ssalopek)" w:date="2021-09-13T17:25:00Z">
            <w:rPr>
              <w:noProof/>
            </w:rPr>
          </w:rPrChange>
        </w:rPr>
        <w:fldChar w:fldCharType="separate"/>
      </w:r>
      <w:ins w:id="1214" w:author="Stjepan Salopek (ssalopek)" w:date="2021-09-13T17:25:00Z">
        <w:r w:rsidRPr="00A3456A">
          <w:rPr>
            <w:rFonts w:ascii="Times New Roman" w:hAnsi="Times New Roman" w:cs="Times New Roman"/>
            <w:noProof/>
            <w:sz w:val="24"/>
            <w:szCs w:val="24"/>
            <w:rPrChange w:id="1215" w:author="Stjepan Salopek (ssalopek)" w:date="2021-09-13T17:25:00Z">
              <w:rPr>
                <w:noProof/>
              </w:rPr>
            </w:rPrChange>
          </w:rPr>
          <w:t>27</w:t>
        </w:r>
        <w:r w:rsidRPr="00A3456A">
          <w:rPr>
            <w:rFonts w:ascii="Times New Roman" w:hAnsi="Times New Roman" w:cs="Times New Roman"/>
            <w:noProof/>
            <w:sz w:val="24"/>
            <w:szCs w:val="24"/>
            <w:rPrChange w:id="1216"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7" w:author="Stjepan Salopek (ssalopek)" w:date="2021-09-13T17:25:00Z"/>
          <w:rFonts w:ascii="Times New Roman" w:eastAsiaTheme="minorEastAsia" w:hAnsi="Times New Roman" w:cs="Times New Roman"/>
          <w:noProof/>
          <w:sz w:val="24"/>
          <w:szCs w:val="24"/>
          <w:rPrChange w:id="1218" w:author="Stjepan Salopek (ssalopek)" w:date="2021-09-13T17:25:00Z">
            <w:rPr>
              <w:ins w:id="1219" w:author="Stjepan Salopek (ssalopek)" w:date="2021-09-13T17:25:00Z"/>
              <w:rFonts w:eastAsiaTheme="minorEastAsia"/>
              <w:noProof/>
            </w:rPr>
          </w:rPrChange>
        </w:rPr>
        <w:pPrChange w:id="1220" w:author="Stjepan Salopek (ssalopek)" w:date="2021-09-13T17:25:00Z">
          <w:pPr>
            <w:pStyle w:val="TableofFigures"/>
            <w:tabs>
              <w:tab w:val="right" w:leader="dot" w:pos="9062"/>
            </w:tabs>
          </w:pPr>
        </w:pPrChange>
      </w:pPr>
      <w:ins w:id="1221" w:author="Stjepan Salopek (ssalopek)" w:date="2021-09-13T17:25:00Z">
        <w:r w:rsidRPr="00A3456A">
          <w:rPr>
            <w:rFonts w:ascii="Times New Roman" w:hAnsi="Times New Roman" w:cs="Times New Roman"/>
            <w:noProof/>
            <w:sz w:val="24"/>
            <w:szCs w:val="24"/>
            <w:rPrChange w:id="1222"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3" w:author="Stjepan Salopek (ssalopek)" w:date="2021-09-13T17:25:00Z">
              <w:rPr>
                <w:noProof/>
              </w:rPr>
            </w:rPrChange>
          </w:rPr>
          <w:tab/>
        </w:r>
        <w:r w:rsidRPr="00A3456A">
          <w:rPr>
            <w:rFonts w:ascii="Times New Roman" w:hAnsi="Times New Roman" w:cs="Times New Roman"/>
            <w:noProof/>
            <w:sz w:val="24"/>
            <w:szCs w:val="24"/>
            <w:rPrChange w:id="1224" w:author="Stjepan Salopek (ssalopek)" w:date="2021-09-13T17:25:00Z">
              <w:rPr>
                <w:noProof/>
              </w:rPr>
            </w:rPrChange>
          </w:rPr>
          <w:fldChar w:fldCharType="begin"/>
        </w:r>
        <w:r w:rsidRPr="00A3456A">
          <w:rPr>
            <w:rFonts w:ascii="Times New Roman" w:hAnsi="Times New Roman" w:cs="Times New Roman"/>
            <w:noProof/>
            <w:sz w:val="24"/>
            <w:szCs w:val="24"/>
            <w:rPrChange w:id="1225"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7" w:author="Stjepan Salopek (ssalopek)" w:date="2021-09-13T17:25:00Z">
            <w:rPr>
              <w:noProof/>
            </w:rPr>
          </w:rPrChange>
        </w:rPr>
        <w:fldChar w:fldCharType="separate"/>
      </w:r>
      <w:ins w:id="1228" w:author="Stjepan Salopek (ssalopek)" w:date="2021-09-13T17:25:00Z">
        <w:r w:rsidRPr="00A3456A">
          <w:rPr>
            <w:rFonts w:ascii="Times New Roman" w:hAnsi="Times New Roman" w:cs="Times New Roman"/>
            <w:noProof/>
            <w:sz w:val="24"/>
            <w:szCs w:val="24"/>
            <w:rPrChange w:id="1229" w:author="Stjepan Salopek (ssalopek)" w:date="2021-09-13T17:25:00Z">
              <w:rPr>
                <w:noProof/>
              </w:rPr>
            </w:rPrChange>
          </w:rPr>
          <w:t>30</w:t>
        </w:r>
        <w:r w:rsidRPr="00A3456A">
          <w:rPr>
            <w:rFonts w:ascii="Times New Roman" w:hAnsi="Times New Roman" w:cs="Times New Roman"/>
            <w:noProof/>
            <w:sz w:val="24"/>
            <w:szCs w:val="24"/>
            <w:rPrChange w:id="1230"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1" w:author="Stjepan Salopek (ssalopek)" w:date="2021-09-13T17:25:00Z"/>
          <w:rFonts w:ascii="Times New Roman" w:eastAsiaTheme="minorEastAsia" w:hAnsi="Times New Roman" w:cs="Times New Roman"/>
          <w:noProof/>
          <w:sz w:val="24"/>
          <w:szCs w:val="24"/>
          <w:rPrChange w:id="1232" w:author="Stjepan Salopek (ssalopek)" w:date="2021-09-13T17:25:00Z">
            <w:rPr>
              <w:ins w:id="1233" w:author="Stjepan Salopek (ssalopek)" w:date="2021-09-13T17:25:00Z"/>
              <w:rFonts w:eastAsiaTheme="minorEastAsia"/>
              <w:noProof/>
            </w:rPr>
          </w:rPrChange>
        </w:rPr>
        <w:pPrChange w:id="1234" w:author="Stjepan Salopek (ssalopek)" w:date="2021-09-13T17:25:00Z">
          <w:pPr>
            <w:pStyle w:val="TableofFigures"/>
            <w:tabs>
              <w:tab w:val="right" w:leader="dot" w:pos="9062"/>
            </w:tabs>
          </w:pPr>
        </w:pPrChange>
      </w:pPr>
      <w:ins w:id="1235" w:author="Stjepan Salopek (ssalopek)" w:date="2021-09-13T17:25:00Z">
        <w:r w:rsidRPr="00A3456A">
          <w:rPr>
            <w:rFonts w:ascii="Times New Roman" w:hAnsi="Times New Roman" w:cs="Times New Roman"/>
            <w:noProof/>
            <w:sz w:val="24"/>
            <w:szCs w:val="24"/>
            <w:rPrChange w:id="1236"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7" w:author="Stjepan Salopek (ssalopek)" w:date="2021-09-13T17:25:00Z">
              <w:rPr>
                <w:noProof/>
              </w:rPr>
            </w:rPrChange>
          </w:rPr>
          <w:tab/>
        </w:r>
        <w:r w:rsidRPr="00A3456A">
          <w:rPr>
            <w:rFonts w:ascii="Times New Roman" w:hAnsi="Times New Roman" w:cs="Times New Roman"/>
            <w:noProof/>
            <w:sz w:val="24"/>
            <w:szCs w:val="24"/>
            <w:rPrChange w:id="1238" w:author="Stjepan Salopek (ssalopek)" w:date="2021-09-13T17:25:00Z">
              <w:rPr>
                <w:noProof/>
              </w:rPr>
            </w:rPrChange>
          </w:rPr>
          <w:fldChar w:fldCharType="begin"/>
        </w:r>
        <w:r w:rsidRPr="00A3456A">
          <w:rPr>
            <w:rFonts w:ascii="Times New Roman" w:hAnsi="Times New Roman" w:cs="Times New Roman"/>
            <w:noProof/>
            <w:sz w:val="24"/>
            <w:szCs w:val="24"/>
            <w:rPrChange w:id="1239"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1" w:author="Stjepan Salopek (ssalopek)" w:date="2021-09-13T17:25:00Z">
            <w:rPr>
              <w:noProof/>
            </w:rPr>
          </w:rPrChange>
        </w:rPr>
        <w:fldChar w:fldCharType="separate"/>
      </w:r>
      <w:ins w:id="1242" w:author="Stjepan Salopek (ssalopek)" w:date="2021-09-13T17:25:00Z">
        <w:r w:rsidRPr="00A3456A">
          <w:rPr>
            <w:rFonts w:ascii="Times New Roman" w:hAnsi="Times New Roman" w:cs="Times New Roman"/>
            <w:noProof/>
            <w:sz w:val="24"/>
            <w:szCs w:val="24"/>
            <w:rPrChange w:id="1243" w:author="Stjepan Salopek (ssalopek)" w:date="2021-09-13T17:25:00Z">
              <w:rPr>
                <w:noProof/>
              </w:rPr>
            </w:rPrChange>
          </w:rPr>
          <w:t>32</w:t>
        </w:r>
        <w:r w:rsidRPr="00A3456A">
          <w:rPr>
            <w:rFonts w:ascii="Times New Roman" w:hAnsi="Times New Roman" w:cs="Times New Roman"/>
            <w:noProof/>
            <w:sz w:val="24"/>
            <w:szCs w:val="24"/>
            <w:rPrChange w:id="1244"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5" w:author="Stjepan Salopek (ssalopek)" w:date="2021-09-13T17:25:00Z"/>
          <w:rFonts w:ascii="Times New Roman" w:eastAsiaTheme="minorEastAsia" w:hAnsi="Times New Roman" w:cs="Times New Roman"/>
          <w:noProof/>
          <w:sz w:val="24"/>
          <w:szCs w:val="24"/>
          <w:rPrChange w:id="1246" w:author="Stjepan Salopek (ssalopek)" w:date="2021-09-13T17:25:00Z">
            <w:rPr>
              <w:ins w:id="1247" w:author="Stjepan Salopek (ssalopek)" w:date="2021-09-13T17:25:00Z"/>
              <w:rFonts w:eastAsiaTheme="minorEastAsia"/>
              <w:noProof/>
            </w:rPr>
          </w:rPrChange>
        </w:rPr>
        <w:pPrChange w:id="1248" w:author="Stjepan Salopek (ssalopek)" w:date="2021-09-13T17:25:00Z">
          <w:pPr>
            <w:pStyle w:val="TableofFigures"/>
            <w:tabs>
              <w:tab w:val="right" w:leader="dot" w:pos="9062"/>
            </w:tabs>
          </w:pPr>
        </w:pPrChange>
      </w:pPr>
      <w:ins w:id="1249" w:author="Stjepan Salopek (ssalopek)" w:date="2021-09-13T17:25:00Z">
        <w:r w:rsidRPr="00A3456A">
          <w:rPr>
            <w:rFonts w:ascii="Times New Roman" w:hAnsi="Times New Roman" w:cs="Times New Roman"/>
            <w:noProof/>
            <w:sz w:val="24"/>
            <w:szCs w:val="24"/>
            <w:rPrChange w:id="1250"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1" w:author="Stjepan Salopek (ssalopek)" w:date="2021-09-13T17:25:00Z">
              <w:rPr>
                <w:noProof/>
              </w:rPr>
            </w:rPrChange>
          </w:rPr>
          <w:tab/>
        </w:r>
        <w:r w:rsidRPr="00A3456A">
          <w:rPr>
            <w:rFonts w:ascii="Times New Roman" w:hAnsi="Times New Roman" w:cs="Times New Roman"/>
            <w:noProof/>
            <w:sz w:val="24"/>
            <w:szCs w:val="24"/>
            <w:rPrChange w:id="1252" w:author="Stjepan Salopek (ssalopek)" w:date="2021-09-13T17:25:00Z">
              <w:rPr>
                <w:noProof/>
              </w:rPr>
            </w:rPrChange>
          </w:rPr>
          <w:fldChar w:fldCharType="begin"/>
        </w:r>
        <w:r w:rsidRPr="00A3456A">
          <w:rPr>
            <w:rFonts w:ascii="Times New Roman" w:hAnsi="Times New Roman" w:cs="Times New Roman"/>
            <w:noProof/>
            <w:sz w:val="24"/>
            <w:szCs w:val="24"/>
            <w:rPrChange w:id="1253"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5" w:author="Stjepan Salopek (ssalopek)" w:date="2021-09-13T17:25:00Z">
            <w:rPr>
              <w:noProof/>
            </w:rPr>
          </w:rPrChange>
        </w:rPr>
        <w:fldChar w:fldCharType="separate"/>
      </w:r>
      <w:ins w:id="1256" w:author="Stjepan Salopek (ssalopek)" w:date="2021-09-13T17:25:00Z">
        <w:r w:rsidRPr="00A3456A">
          <w:rPr>
            <w:rFonts w:ascii="Times New Roman" w:hAnsi="Times New Roman" w:cs="Times New Roman"/>
            <w:noProof/>
            <w:sz w:val="24"/>
            <w:szCs w:val="24"/>
            <w:rPrChange w:id="1257" w:author="Stjepan Salopek (ssalopek)" w:date="2021-09-13T17:25:00Z">
              <w:rPr>
                <w:noProof/>
              </w:rPr>
            </w:rPrChange>
          </w:rPr>
          <w:t>33</w:t>
        </w:r>
        <w:r w:rsidRPr="00A3456A">
          <w:rPr>
            <w:rFonts w:ascii="Times New Roman" w:hAnsi="Times New Roman" w:cs="Times New Roman"/>
            <w:noProof/>
            <w:sz w:val="24"/>
            <w:szCs w:val="24"/>
            <w:rPrChange w:id="1258"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9" w:author="Stjepan Salopek (ssalopek)" w:date="2021-09-13T17:25:00Z"/>
          <w:rFonts w:ascii="Times New Roman" w:eastAsiaTheme="minorEastAsia" w:hAnsi="Times New Roman" w:cs="Times New Roman"/>
          <w:noProof/>
          <w:sz w:val="24"/>
          <w:szCs w:val="24"/>
          <w:rPrChange w:id="1260" w:author="Stjepan Salopek (ssalopek)" w:date="2021-09-13T17:25:00Z">
            <w:rPr>
              <w:ins w:id="1261" w:author="Stjepan Salopek (ssalopek)" w:date="2021-09-13T17:25:00Z"/>
              <w:rFonts w:eastAsiaTheme="minorEastAsia"/>
              <w:noProof/>
            </w:rPr>
          </w:rPrChange>
        </w:rPr>
        <w:pPrChange w:id="1262" w:author="Stjepan Salopek (ssalopek)" w:date="2021-09-13T17:25:00Z">
          <w:pPr>
            <w:pStyle w:val="TableofFigures"/>
            <w:tabs>
              <w:tab w:val="right" w:leader="dot" w:pos="9062"/>
            </w:tabs>
          </w:pPr>
        </w:pPrChange>
      </w:pPr>
      <w:ins w:id="1263" w:author="Stjepan Salopek (ssalopek)" w:date="2021-09-13T17:25:00Z">
        <w:r w:rsidRPr="00A3456A">
          <w:rPr>
            <w:rFonts w:ascii="Times New Roman" w:hAnsi="Times New Roman" w:cs="Times New Roman"/>
            <w:noProof/>
            <w:sz w:val="24"/>
            <w:szCs w:val="24"/>
            <w:rPrChange w:id="1264"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5" w:author="Stjepan Salopek (ssalopek)" w:date="2021-09-13T17:25:00Z">
              <w:rPr>
                <w:noProof/>
              </w:rPr>
            </w:rPrChange>
          </w:rPr>
          <w:tab/>
        </w:r>
        <w:r w:rsidRPr="00A3456A">
          <w:rPr>
            <w:rFonts w:ascii="Times New Roman" w:hAnsi="Times New Roman" w:cs="Times New Roman"/>
            <w:noProof/>
            <w:sz w:val="24"/>
            <w:szCs w:val="24"/>
            <w:rPrChange w:id="1266" w:author="Stjepan Salopek (ssalopek)" w:date="2021-09-13T17:25:00Z">
              <w:rPr>
                <w:noProof/>
              </w:rPr>
            </w:rPrChange>
          </w:rPr>
          <w:fldChar w:fldCharType="begin"/>
        </w:r>
        <w:r w:rsidRPr="00A3456A">
          <w:rPr>
            <w:rFonts w:ascii="Times New Roman" w:hAnsi="Times New Roman" w:cs="Times New Roman"/>
            <w:noProof/>
            <w:sz w:val="24"/>
            <w:szCs w:val="24"/>
            <w:rPrChange w:id="1267"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9" w:author="Stjepan Salopek (ssalopek)" w:date="2021-09-13T17:25:00Z">
            <w:rPr>
              <w:noProof/>
            </w:rPr>
          </w:rPrChange>
        </w:rPr>
        <w:fldChar w:fldCharType="separate"/>
      </w:r>
      <w:ins w:id="1270" w:author="Stjepan Salopek (ssalopek)" w:date="2021-09-13T17:25:00Z">
        <w:r w:rsidRPr="00A3456A">
          <w:rPr>
            <w:rFonts w:ascii="Times New Roman" w:hAnsi="Times New Roman" w:cs="Times New Roman"/>
            <w:noProof/>
            <w:sz w:val="24"/>
            <w:szCs w:val="24"/>
            <w:rPrChange w:id="1271" w:author="Stjepan Salopek (ssalopek)" w:date="2021-09-13T17:25:00Z">
              <w:rPr>
                <w:noProof/>
              </w:rPr>
            </w:rPrChange>
          </w:rPr>
          <w:t>34</w:t>
        </w:r>
        <w:r w:rsidRPr="00A3456A">
          <w:rPr>
            <w:rFonts w:ascii="Times New Roman" w:hAnsi="Times New Roman" w:cs="Times New Roman"/>
            <w:noProof/>
            <w:sz w:val="24"/>
            <w:szCs w:val="24"/>
            <w:rPrChange w:id="1272"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3" w:author="Stjepan Salopek (ssalopek)" w:date="2021-09-13T17:25:00Z"/>
          <w:rFonts w:ascii="Times New Roman" w:eastAsiaTheme="minorEastAsia" w:hAnsi="Times New Roman" w:cs="Times New Roman"/>
          <w:noProof/>
          <w:sz w:val="24"/>
          <w:szCs w:val="24"/>
          <w:rPrChange w:id="1274" w:author="Stjepan Salopek (ssalopek)" w:date="2021-09-13T17:25:00Z">
            <w:rPr>
              <w:ins w:id="1275" w:author="Stjepan Salopek (ssalopek)" w:date="2021-09-13T17:25:00Z"/>
              <w:rFonts w:eastAsiaTheme="minorEastAsia"/>
              <w:noProof/>
            </w:rPr>
          </w:rPrChange>
        </w:rPr>
        <w:pPrChange w:id="1276" w:author="Stjepan Salopek (ssalopek)" w:date="2021-09-13T17:25:00Z">
          <w:pPr>
            <w:pStyle w:val="TableofFigures"/>
            <w:tabs>
              <w:tab w:val="right" w:leader="dot" w:pos="9062"/>
            </w:tabs>
          </w:pPr>
        </w:pPrChange>
      </w:pPr>
      <w:ins w:id="1277" w:author="Stjepan Salopek (ssalopek)" w:date="2021-09-13T17:25:00Z">
        <w:r w:rsidRPr="00A3456A">
          <w:rPr>
            <w:rFonts w:ascii="Times New Roman" w:hAnsi="Times New Roman" w:cs="Times New Roman"/>
            <w:noProof/>
            <w:sz w:val="24"/>
            <w:szCs w:val="24"/>
            <w:rPrChange w:id="1278"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9" w:author="Stjepan Salopek (ssalopek)" w:date="2021-09-13T17:25:00Z">
              <w:rPr>
                <w:noProof/>
              </w:rPr>
            </w:rPrChange>
          </w:rPr>
          <w:tab/>
        </w:r>
        <w:r w:rsidRPr="00A3456A">
          <w:rPr>
            <w:rFonts w:ascii="Times New Roman" w:hAnsi="Times New Roman" w:cs="Times New Roman"/>
            <w:noProof/>
            <w:sz w:val="24"/>
            <w:szCs w:val="24"/>
            <w:rPrChange w:id="1280" w:author="Stjepan Salopek (ssalopek)" w:date="2021-09-13T17:25:00Z">
              <w:rPr>
                <w:noProof/>
              </w:rPr>
            </w:rPrChange>
          </w:rPr>
          <w:fldChar w:fldCharType="begin"/>
        </w:r>
        <w:r w:rsidRPr="00A3456A">
          <w:rPr>
            <w:rFonts w:ascii="Times New Roman" w:hAnsi="Times New Roman" w:cs="Times New Roman"/>
            <w:noProof/>
            <w:sz w:val="24"/>
            <w:szCs w:val="24"/>
            <w:rPrChange w:id="1281"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3" w:author="Stjepan Salopek (ssalopek)" w:date="2021-09-13T17:25:00Z">
            <w:rPr>
              <w:noProof/>
            </w:rPr>
          </w:rPrChange>
        </w:rPr>
        <w:fldChar w:fldCharType="separate"/>
      </w:r>
      <w:ins w:id="1284" w:author="Stjepan Salopek (ssalopek)" w:date="2021-09-13T17:25:00Z">
        <w:r w:rsidRPr="00A3456A">
          <w:rPr>
            <w:rFonts w:ascii="Times New Roman" w:hAnsi="Times New Roman" w:cs="Times New Roman"/>
            <w:noProof/>
            <w:sz w:val="24"/>
            <w:szCs w:val="24"/>
            <w:rPrChange w:id="1285" w:author="Stjepan Salopek (ssalopek)" w:date="2021-09-13T17:25:00Z">
              <w:rPr>
                <w:noProof/>
              </w:rPr>
            </w:rPrChange>
          </w:rPr>
          <w:t>35</w:t>
        </w:r>
        <w:r w:rsidRPr="00A3456A">
          <w:rPr>
            <w:rFonts w:ascii="Times New Roman" w:hAnsi="Times New Roman" w:cs="Times New Roman"/>
            <w:noProof/>
            <w:sz w:val="24"/>
            <w:szCs w:val="24"/>
            <w:rPrChange w:id="1286"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7" w:author="Stjepan Salopek (ssalopek)" w:date="2021-09-13T17:25:00Z"/>
          <w:rFonts w:ascii="Times New Roman" w:eastAsiaTheme="minorEastAsia" w:hAnsi="Times New Roman" w:cs="Times New Roman"/>
          <w:noProof/>
          <w:sz w:val="24"/>
          <w:szCs w:val="24"/>
          <w:rPrChange w:id="1288" w:author="Stjepan Salopek (ssalopek)" w:date="2021-09-13T17:25:00Z">
            <w:rPr>
              <w:ins w:id="1289" w:author="Stjepan Salopek (ssalopek)" w:date="2021-09-13T17:25:00Z"/>
              <w:rFonts w:eastAsiaTheme="minorEastAsia"/>
              <w:noProof/>
            </w:rPr>
          </w:rPrChange>
        </w:rPr>
        <w:pPrChange w:id="1290" w:author="Stjepan Salopek (ssalopek)" w:date="2021-09-13T17:25:00Z">
          <w:pPr>
            <w:pStyle w:val="TableofFigures"/>
            <w:tabs>
              <w:tab w:val="right" w:leader="dot" w:pos="9062"/>
            </w:tabs>
          </w:pPr>
        </w:pPrChange>
      </w:pPr>
      <w:ins w:id="1291" w:author="Stjepan Salopek (ssalopek)" w:date="2021-09-13T17:25:00Z">
        <w:r w:rsidRPr="00A3456A">
          <w:rPr>
            <w:rFonts w:ascii="Times New Roman" w:hAnsi="Times New Roman" w:cs="Times New Roman"/>
            <w:noProof/>
            <w:sz w:val="24"/>
            <w:szCs w:val="24"/>
            <w:rPrChange w:id="1292"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3" w:author="Stjepan Salopek (ssalopek)" w:date="2021-09-13T17:25:00Z">
              <w:rPr>
                <w:noProof/>
              </w:rPr>
            </w:rPrChange>
          </w:rPr>
          <w:tab/>
        </w:r>
        <w:r w:rsidRPr="00A3456A">
          <w:rPr>
            <w:rFonts w:ascii="Times New Roman" w:hAnsi="Times New Roman" w:cs="Times New Roman"/>
            <w:noProof/>
            <w:sz w:val="24"/>
            <w:szCs w:val="24"/>
            <w:rPrChange w:id="1294" w:author="Stjepan Salopek (ssalopek)" w:date="2021-09-13T17:25:00Z">
              <w:rPr>
                <w:noProof/>
              </w:rPr>
            </w:rPrChange>
          </w:rPr>
          <w:fldChar w:fldCharType="begin"/>
        </w:r>
        <w:r w:rsidRPr="00A3456A">
          <w:rPr>
            <w:rFonts w:ascii="Times New Roman" w:hAnsi="Times New Roman" w:cs="Times New Roman"/>
            <w:noProof/>
            <w:sz w:val="24"/>
            <w:szCs w:val="24"/>
            <w:rPrChange w:id="1295"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7" w:author="Stjepan Salopek (ssalopek)" w:date="2021-09-13T17:25:00Z">
            <w:rPr>
              <w:noProof/>
            </w:rPr>
          </w:rPrChange>
        </w:rPr>
        <w:fldChar w:fldCharType="separate"/>
      </w:r>
      <w:ins w:id="1298" w:author="Stjepan Salopek (ssalopek)" w:date="2021-09-13T17:25:00Z">
        <w:r w:rsidRPr="00A3456A">
          <w:rPr>
            <w:rFonts w:ascii="Times New Roman" w:hAnsi="Times New Roman" w:cs="Times New Roman"/>
            <w:noProof/>
            <w:sz w:val="24"/>
            <w:szCs w:val="24"/>
            <w:rPrChange w:id="1299" w:author="Stjepan Salopek (ssalopek)" w:date="2021-09-13T17:25:00Z">
              <w:rPr>
                <w:noProof/>
              </w:rPr>
            </w:rPrChange>
          </w:rPr>
          <w:t>35</w:t>
        </w:r>
        <w:r w:rsidRPr="00A3456A">
          <w:rPr>
            <w:rFonts w:ascii="Times New Roman" w:hAnsi="Times New Roman" w:cs="Times New Roman"/>
            <w:noProof/>
            <w:sz w:val="24"/>
            <w:szCs w:val="24"/>
            <w:rPrChange w:id="1300"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1" w:author="Stjepan Salopek (ssalopek)" w:date="2021-09-13T17:25:00Z"/>
          <w:rFonts w:ascii="Times New Roman" w:eastAsiaTheme="minorEastAsia" w:hAnsi="Times New Roman" w:cs="Times New Roman"/>
          <w:noProof/>
          <w:sz w:val="24"/>
          <w:szCs w:val="24"/>
          <w:rPrChange w:id="1302" w:author="Stjepan Salopek (ssalopek)" w:date="2021-09-13T17:25:00Z">
            <w:rPr>
              <w:ins w:id="1303" w:author="Stjepan Salopek (ssalopek)" w:date="2021-09-13T17:25:00Z"/>
              <w:rFonts w:eastAsiaTheme="minorEastAsia"/>
              <w:noProof/>
            </w:rPr>
          </w:rPrChange>
        </w:rPr>
        <w:pPrChange w:id="1304" w:author="Stjepan Salopek (ssalopek)" w:date="2021-09-13T17:25:00Z">
          <w:pPr>
            <w:pStyle w:val="TableofFigures"/>
            <w:tabs>
              <w:tab w:val="right" w:leader="dot" w:pos="9062"/>
            </w:tabs>
          </w:pPr>
        </w:pPrChange>
      </w:pPr>
      <w:ins w:id="1305" w:author="Stjepan Salopek (ssalopek)" w:date="2021-09-13T17:25:00Z">
        <w:r w:rsidRPr="00A3456A">
          <w:rPr>
            <w:rFonts w:ascii="Times New Roman" w:hAnsi="Times New Roman" w:cs="Times New Roman"/>
            <w:noProof/>
            <w:sz w:val="24"/>
            <w:szCs w:val="24"/>
            <w:rPrChange w:id="1306"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7" w:author="Stjepan Salopek (ssalopek)" w:date="2021-09-13T17:25:00Z">
              <w:rPr>
                <w:noProof/>
              </w:rPr>
            </w:rPrChange>
          </w:rPr>
          <w:tab/>
        </w:r>
        <w:r w:rsidRPr="00A3456A">
          <w:rPr>
            <w:rFonts w:ascii="Times New Roman" w:hAnsi="Times New Roman" w:cs="Times New Roman"/>
            <w:noProof/>
            <w:sz w:val="24"/>
            <w:szCs w:val="24"/>
            <w:rPrChange w:id="1308" w:author="Stjepan Salopek (ssalopek)" w:date="2021-09-13T17:25:00Z">
              <w:rPr>
                <w:noProof/>
              </w:rPr>
            </w:rPrChange>
          </w:rPr>
          <w:fldChar w:fldCharType="begin"/>
        </w:r>
        <w:r w:rsidRPr="00A3456A">
          <w:rPr>
            <w:rFonts w:ascii="Times New Roman" w:hAnsi="Times New Roman" w:cs="Times New Roman"/>
            <w:noProof/>
            <w:sz w:val="24"/>
            <w:szCs w:val="24"/>
            <w:rPrChange w:id="1309"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1" w:author="Stjepan Salopek (ssalopek)" w:date="2021-09-13T17:25:00Z">
            <w:rPr>
              <w:noProof/>
            </w:rPr>
          </w:rPrChange>
        </w:rPr>
        <w:fldChar w:fldCharType="separate"/>
      </w:r>
      <w:ins w:id="1312" w:author="Stjepan Salopek (ssalopek)" w:date="2021-09-13T17:25:00Z">
        <w:r w:rsidRPr="00A3456A">
          <w:rPr>
            <w:rFonts w:ascii="Times New Roman" w:hAnsi="Times New Roman" w:cs="Times New Roman"/>
            <w:noProof/>
            <w:sz w:val="24"/>
            <w:szCs w:val="24"/>
            <w:rPrChange w:id="1313" w:author="Stjepan Salopek (ssalopek)" w:date="2021-09-13T17:25:00Z">
              <w:rPr>
                <w:noProof/>
              </w:rPr>
            </w:rPrChange>
          </w:rPr>
          <w:t>36</w:t>
        </w:r>
        <w:r w:rsidRPr="00A3456A">
          <w:rPr>
            <w:rFonts w:ascii="Times New Roman" w:hAnsi="Times New Roman" w:cs="Times New Roman"/>
            <w:noProof/>
            <w:sz w:val="24"/>
            <w:szCs w:val="24"/>
            <w:rPrChange w:id="1314"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5" w:author="Stjepan Salopek (ssalopek)" w:date="2021-09-13T17:25:00Z"/>
          <w:rFonts w:ascii="Times New Roman" w:eastAsiaTheme="minorEastAsia" w:hAnsi="Times New Roman" w:cs="Times New Roman"/>
          <w:noProof/>
          <w:sz w:val="24"/>
          <w:szCs w:val="24"/>
          <w:rPrChange w:id="1316" w:author="Stjepan Salopek (ssalopek)" w:date="2021-09-13T17:25:00Z">
            <w:rPr>
              <w:ins w:id="1317" w:author="Stjepan Salopek (ssalopek)" w:date="2021-09-13T17:25:00Z"/>
              <w:rFonts w:eastAsiaTheme="minorEastAsia"/>
              <w:noProof/>
            </w:rPr>
          </w:rPrChange>
        </w:rPr>
        <w:pPrChange w:id="1318" w:author="Stjepan Salopek (ssalopek)" w:date="2021-09-13T17:25:00Z">
          <w:pPr>
            <w:pStyle w:val="TableofFigures"/>
            <w:tabs>
              <w:tab w:val="right" w:leader="dot" w:pos="9062"/>
            </w:tabs>
          </w:pPr>
        </w:pPrChange>
      </w:pPr>
      <w:ins w:id="1319" w:author="Stjepan Salopek (ssalopek)" w:date="2021-09-13T17:25:00Z">
        <w:r w:rsidRPr="00A3456A">
          <w:rPr>
            <w:rFonts w:ascii="Times New Roman" w:hAnsi="Times New Roman" w:cs="Times New Roman"/>
            <w:noProof/>
            <w:sz w:val="24"/>
            <w:szCs w:val="24"/>
            <w:rPrChange w:id="1320"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1" w:author="Stjepan Salopek (ssalopek)" w:date="2021-09-13T17:25:00Z">
              <w:rPr>
                <w:noProof/>
              </w:rPr>
            </w:rPrChange>
          </w:rPr>
          <w:tab/>
        </w:r>
        <w:r w:rsidRPr="00A3456A">
          <w:rPr>
            <w:rFonts w:ascii="Times New Roman" w:hAnsi="Times New Roman" w:cs="Times New Roman"/>
            <w:noProof/>
            <w:sz w:val="24"/>
            <w:szCs w:val="24"/>
            <w:rPrChange w:id="1322" w:author="Stjepan Salopek (ssalopek)" w:date="2021-09-13T17:25:00Z">
              <w:rPr>
                <w:noProof/>
              </w:rPr>
            </w:rPrChange>
          </w:rPr>
          <w:fldChar w:fldCharType="begin"/>
        </w:r>
        <w:r w:rsidRPr="00A3456A">
          <w:rPr>
            <w:rFonts w:ascii="Times New Roman" w:hAnsi="Times New Roman" w:cs="Times New Roman"/>
            <w:noProof/>
            <w:sz w:val="24"/>
            <w:szCs w:val="24"/>
            <w:rPrChange w:id="1323"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5" w:author="Stjepan Salopek (ssalopek)" w:date="2021-09-13T17:25:00Z">
            <w:rPr>
              <w:noProof/>
            </w:rPr>
          </w:rPrChange>
        </w:rPr>
        <w:fldChar w:fldCharType="separate"/>
      </w:r>
      <w:ins w:id="1326" w:author="Stjepan Salopek (ssalopek)" w:date="2021-09-13T17:25:00Z">
        <w:r w:rsidRPr="00A3456A">
          <w:rPr>
            <w:rFonts w:ascii="Times New Roman" w:hAnsi="Times New Roman" w:cs="Times New Roman"/>
            <w:noProof/>
            <w:sz w:val="24"/>
            <w:szCs w:val="24"/>
            <w:rPrChange w:id="1327" w:author="Stjepan Salopek (ssalopek)" w:date="2021-09-13T17:25:00Z">
              <w:rPr>
                <w:noProof/>
              </w:rPr>
            </w:rPrChange>
          </w:rPr>
          <w:t>37</w:t>
        </w:r>
        <w:r w:rsidRPr="00A3456A">
          <w:rPr>
            <w:rFonts w:ascii="Times New Roman" w:hAnsi="Times New Roman" w:cs="Times New Roman"/>
            <w:noProof/>
            <w:sz w:val="24"/>
            <w:szCs w:val="24"/>
            <w:rPrChange w:id="1328"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9" w:author="Stjepan Salopek (ssalopek)" w:date="2021-09-13T17:25:00Z"/>
          <w:rFonts w:ascii="Times New Roman" w:eastAsiaTheme="minorEastAsia" w:hAnsi="Times New Roman" w:cs="Times New Roman"/>
          <w:noProof/>
          <w:sz w:val="24"/>
          <w:szCs w:val="24"/>
          <w:rPrChange w:id="1330" w:author="Stjepan Salopek (ssalopek)" w:date="2021-09-13T17:25:00Z">
            <w:rPr>
              <w:ins w:id="1331" w:author="Stjepan Salopek (ssalopek)" w:date="2021-09-13T17:25:00Z"/>
              <w:rFonts w:eastAsiaTheme="minorEastAsia"/>
              <w:noProof/>
            </w:rPr>
          </w:rPrChange>
        </w:rPr>
        <w:pPrChange w:id="1332" w:author="Stjepan Salopek (ssalopek)" w:date="2021-09-13T17:25:00Z">
          <w:pPr>
            <w:pStyle w:val="TableofFigures"/>
            <w:tabs>
              <w:tab w:val="right" w:leader="dot" w:pos="9062"/>
            </w:tabs>
          </w:pPr>
        </w:pPrChange>
      </w:pPr>
      <w:ins w:id="1333" w:author="Stjepan Salopek (ssalopek)" w:date="2021-09-13T17:25:00Z">
        <w:r w:rsidRPr="00A3456A">
          <w:rPr>
            <w:rFonts w:ascii="Times New Roman" w:hAnsi="Times New Roman" w:cs="Times New Roman"/>
            <w:noProof/>
            <w:sz w:val="24"/>
            <w:szCs w:val="24"/>
            <w:rPrChange w:id="1334"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5" w:author="Stjepan Salopek (ssalopek)" w:date="2021-09-13T17:25:00Z">
              <w:rPr>
                <w:noProof/>
              </w:rPr>
            </w:rPrChange>
          </w:rPr>
          <w:tab/>
        </w:r>
        <w:r w:rsidRPr="00A3456A">
          <w:rPr>
            <w:rFonts w:ascii="Times New Roman" w:hAnsi="Times New Roman" w:cs="Times New Roman"/>
            <w:noProof/>
            <w:sz w:val="24"/>
            <w:szCs w:val="24"/>
            <w:rPrChange w:id="1336" w:author="Stjepan Salopek (ssalopek)" w:date="2021-09-13T17:25:00Z">
              <w:rPr>
                <w:noProof/>
              </w:rPr>
            </w:rPrChange>
          </w:rPr>
          <w:fldChar w:fldCharType="begin"/>
        </w:r>
        <w:r w:rsidRPr="00A3456A">
          <w:rPr>
            <w:rFonts w:ascii="Times New Roman" w:hAnsi="Times New Roman" w:cs="Times New Roman"/>
            <w:noProof/>
            <w:sz w:val="24"/>
            <w:szCs w:val="24"/>
            <w:rPrChange w:id="1337"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9" w:author="Stjepan Salopek (ssalopek)" w:date="2021-09-13T17:25:00Z">
            <w:rPr>
              <w:noProof/>
            </w:rPr>
          </w:rPrChange>
        </w:rPr>
        <w:fldChar w:fldCharType="separate"/>
      </w:r>
      <w:ins w:id="1340" w:author="Stjepan Salopek (ssalopek)" w:date="2021-09-13T17:25:00Z">
        <w:r w:rsidRPr="00A3456A">
          <w:rPr>
            <w:rFonts w:ascii="Times New Roman" w:hAnsi="Times New Roman" w:cs="Times New Roman"/>
            <w:noProof/>
            <w:sz w:val="24"/>
            <w:szCs w:val="24"/>
            <w:rPrChange w:id="1341" w:author="Stjepan Salopek (ssalopek)" w:date="2021-09-13T17:25:00Z">
              <w:rPr>
                <w:noProof/>
              </w:rPr>
            </w:rPrChange>
          </w:rPr>
          <w:t>39</w:t>
        </w:r>
        <w:r w:rsidRPr="00A3456A">
          <w:rPr>
            <w:rFonts w:ascii="Times New Roman" w:hAnsi="Times New Roman" w:cs="Times New Roman"/>
            <w:noProof/>
            <w:sz w:val="24"/>
            <w:szCs w:val="24"/>
            <w:rPrChange w:id="1342"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5" w:author="Stjepan Salopek (ssalopek)" w:date="2021-09-09T16:32:00Z"/>
        </w:rPr>
        <w:pPrChange w:id="1396"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7" w:author="Stjepan Salopek (ssalopek)" w:date="2021-09-13T17:25:00Z">
          <w:pPr/>
        </w:pPrChange>
      </w:pPr>
      <w:r>
        <w:br w:type="page"/>
      </w:r>
    </w:p>
    <w:p w14:paraId="37F15FDE" w14:textId="03BC04AB" w:rsidR="00EA255A" w:rsidRDefault="00900CE7" w:rsidP="00900CE7">
      <w:pPr>
        <w:pStyle w:val="1Naslov"/>
      </w:pPr>
      <w:bookmarkStart w:id="1398" w:name="_Toc82446248"/>
      <w:commentRangeStart w:id="1399"/>
      <w:r>
        <w:lastRenderedPageBreak/>
        <w:t>1</w:t>
      </w:r>
      <w:commentRangeEnd w:id="1399"/>
      <w:r w:rsidR="00DB770D">
        <w:rPr>
          <w:rStyle w:val="CommentReference"/>
          <w:rFonts w:asciiTheme="minorHAnsi" w:eastAsiaTheme="minorHAnsi" w:hAnsiTheme="minorHAnsi" w:cstheme="minorBidi"/>
        </w:rPr>
        <w:commentReference w:id="1399"/>
      </w:r>
      <w:ins w:id="1400" w:author="Stjepan Salopek (ssalopek)" w:date="2021-09-09T14:12:00Z">
        <w:r w:rsidR="00093114">
          <w:t>.</w:t>
        </w:r>
      </w:ins>
      <w:r>
        <w:t xml:space="preserve"> UVOD</w:t>
      </w:r>
      <w:bookmarkEnd w:id="139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1" w:name="_Toc82446249"/>
      <w:r>
        <w:lastRenderedPageBreak/>
        <w:t>2</w:t>
      </w:r>
      <w:ins w:id="1402" w:author="Stjepan Salopek (ssalopek)" w:date="2021-09-09T14:12:00Z">
        <w:r w:rsidR="00093114">
          <w:t>.</w:t>
        </w:r>
      </w:ins>
      <w:r>
        <w:t xml:space="preserve"> O UMJETNOJ INTELIGENCIJI</w:t>
      </w:r>
      <w:bookmarkEnd w:id="1401"/>
    </w:p>
    <w:p w14:paraId="43E70154" w14:textId="21FA76C7" w:rsidR="00303848" w:rsidRDefault="007C3F9B" w:rsidP="00303848">
      <w:pPr>
        <w:pStyle w:val="2Podnaslov"/>
      </w:pPr>
      <w:del w:id="1403"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4" w:author="Stjepan Salopek (ssalopek)" w:date="2021-09-09T14:13:00Z">
                        <w:pPr>
                          <w:pStyle w:val="4Tekst"/>
                          <w:jc w:val="center"/>
                        </w:pPr>
                      </w:pPrChange>
                    </w:pPr>
                    <w:del w:id="1405"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6" w:name="_Toc82446250"/>
      <w:r w:rsidR="0062607B">
        <w:t>2.1</w:t>
      </w:r>
      <w:ins w:id="1407" w:author="Stjepan Salopek (ssalopek)" w:date="2021-09-09T14:13:00Z">
        <w:r w:rsidR="00093114">
          <w:t>.</w:t>
        </w:r>
      </w:ins>
      <w:r w:rsidR="0062607B">
        <w:t xml:space="preserve"> </w:t>
      </w:r>
      <w:r w:rsidR="00303848">
        <w:t>Osnovne definicije</w:t>
      </w:r>
      <w:bookmarkEnd w:id="1406"/>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86E786F" w:rsidR="00931795" w:rsidRPr="00931795" w:rsidRDefault="00931795" w:rsidP="00931795">
      <w:pPr>
        <w:pStyle w:val="4Tekst"/>
        <w:jc w:val="center"/>
      </w:pPr>
      <w:bookmarkStart w:id="1408" w:name="_Toc94044599"/>
      <w:r>
        <w:t xml:space="preserve">Slika </w:t>
      </w:r>
      <w:r w:rsidR="007C3F9B">
        <w:fldChar w:fldCharType="begin"/>
      </w:r>
      <w:r w:rsidR="007C3F9B">
        <w:instrText xml:space="preserve"> SEQ Slika \* ARABIC </w:instrText>
      </w:r>
      <w:r w:rsidR="007C3F9B">
        <w:fldChar w:fldCharType="separate"/>
      </w:r>
      <w:r w:rsidR="00E61BAE">
        <w:rPr>
          <w:noProof/>
        </w:rPr>
        <w:t>1</w:t>
      </w:r>
      <w:r w:rsidR="007C3F9B">
        <w:rPr>
          <w:noProof/>
        </w:rPr>
        <w:fldChar w:fldCharType="end"/>
      </w:r>
      <w:r>
        <w:t>. Odnos umjetne inteligencije i strojnog učenja</w:t>
      </w:r>
      <w:bookmarkEnd w:id="1408"/>
    </w:p>
    <w:p w14:paraId="07BA7B29" w14:textId="6C5AD376" w:rsidR="00771844" w:rsidRDefault="00DB770D" w:rsidP="000E7388">
      <w:pPr>
        <w:pStyle w:val="4Tekst"/>
      </w:pPr>
      <w:commentRangeStart w:id="1409"/>
      <w:commentRangeEnd w:id="1409"/>
      <w:r>
        <w:rPr>
          <w:rStyle w:val="CommentReference"/>
          <w:rFonts w:asciiTheme="minorHAnsi" w:eastAsiaTheme="minorHAnsi" w:hAnsiTheme="minorHAnsi"/>
          <w:spacing w:val="0"/>
        </w:rPr>
        <w:commentReference w:id="1409"/>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0"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1"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2" w:author="Stjepan Salopek (ssalopek)" w:date="2021-09-09T14:15:00Z">
        <w:r w:rsidR="00303848" w:rsidDel="00093114">
          <w:delText>.</w:delText>
        </w:r>
      </w:del>
      <w:commentRangeStart w:id="1413"/>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3"/>
      <w:r>
        <w:rPr>
          <w:rStyle w:val="CommentReference"/>
          <w:rFonts w:asciiTheme="minorHAnsi" w:eastAsiaTheme="minorHAnsi" w:hAnsiTheme="minorHAnsi"/>
          <w:spacing w:val="0"/>
        </w:rPr>
        <w:commentReference w:id="1413"/>
      </w:r>
      <w:ins w:id="1414"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5" w:name="_Toc82446251"/>
      <w:r>
        <w:t>2.2</w:t>
      </w:r>
      <w:ins w:id="1416" w:author="Stjepan Salopek (ssalopek)" w:date="2021-09-09T14:13:00Z">
        <w:r w:rsidR="00093114">
          <w:t>.</w:t>
        </w:r>
      </w:ins>
      <w:r>
        <w:t xml:space="preserve"> </w:t>
      </w:r>
      <w:r w:rsidR="002F10C2">
        <w:t>Strojno učenje na tržištu</w:t>
      </w:r>
      <w:bookmarkEnd w:id="1415"/>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7"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8" w:author="Stjepan Salopek (ssalopek)" w:date="2021-09-09T14:15:00Z">
        <w:r w:rsidR="00093114">
          <w:t>.</w:t>
        </w:r>
      </w:ins>
      <w:del w:id="1419"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0"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1"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2"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3"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4"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5"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6"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7"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8"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9"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0"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1"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2"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3"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4"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5"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02CFDC02" w:rsidR="00E30779" w:rsidRDefault="00E30779" w:rsidP="003D58D3">
      <w:pPr>
        <w:pStyle w:val="4Tekst"/>
        <w:keepNext/>
        <w:jc w:val="center"/>
      </w:pPr>
      <w:bookmarkStart w:id="1436" w:name="_Toc63094049"/>
      <w:bookmarkStart w:id="1437" w:name="_Toc82446292"/>
      <w:r>
        <w:t xml:space="preserve">Tablica </w:t>
      </w:r>
      <w:r w:rsidR="00641E31">
        <w:fldChar w:fldCharType="begin"/>
      </w:r>
      <w:r w:rsidR="00641E31">
        <w:instrText xml:space="preserve"> SEQ Tablica \* ARABIC </w:instrText>
      </w:r>
      <w:r w:rsidR="00641E31">
        <w:fldChar w:fldCharType="separate"/>
      </w:r>
      <w:r w:rsidR="00641E31">
        <w:rPr>
          <w:noProof/>
        </w:rPr>
        <w:t>1</w:t>
      </w:r>
      <w:r w:rsidR="00641E31">
        <w:fldChar w:fldCharType="end"/>
      </w:r>
      <w:commentRangeStart w:id="1438"/>
      <w:commentRangeEnd w:id="1438"/>
      <w:r w:rsidR="00DB770D">
        <w:rPr>
          <w:rStyle w:val="CommentReference"/>
          <w:rFonts w:asciiTheme="minorHAnsi" w:eastAsiaTheme="minorHAnsi" w:hAnsiTheme="minorHAnsi"/>
          <w:spacing w:val="0"/>
        </w:rPr>
        <w:commentReference w:id="1438"/>
      </w:r>
      <w:ins w:id="1439" w:author="Stjepan Salopek (ssalopek)" w:date="2021-09-09T14:19:00Z">
        <w:r w:rsidR="00093114">
          <w:rPr>
            <w:noProof/>
          </w:rPr>
          <w:t>.</w:t>
        </w:r>
      </w:ins>
      <w:r>
        <w:t xml:space="preserve"> </w:t>
      </w:r>
      <w:r w:rsidRPr="002650F2">
        <w:t>Srednje prosječne plaće inženjera strojnog učenja i podataka po državama</w:t>
      </w:r>
      <w:bookmarkEnd w:id="1436"/>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7"/>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0" w:author="Stjepan Salopek (ssalopek)" w:date="2021-09-09T14:33:00Z"/>
        </w:rPr>
      </w:pPr>
      <w:commentRangeStart w:id="1441"/>
      <w:del w:id="1442"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1"/>
      <w:ins w:id="1443"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48B9A780" w:rsidR="00CB09D3" w:rsidRDefault="00CB09D3">
      <w:pPr>
        <w:pStyle w:val="4Tekst"/>
        <w:jc w:val="center"/>
        <w:rPr>
          <w:ins w:id="1444" w:author="Stjepan Salopek (ssalopek)" w:date="2021-09-09T14:33:00Z"/>
        </w:rPr>
        <w:pPrChange w:id="1445" w:author="Stjepan Salopek (ssalopek)" w:date="2021-09-09T14:33:00Z">
          <w:pPr>
            <w:pStyle w:val="Caption"/>
          </w:pPr>
        </w:pPrChange>
      </w:pPr>
      <w:bookmarkStart w:id="1446" w:name="_Toc82446301"/>
      <w:bookmarkStart w:id="1447" w:name="_Toc94044600"/>
      <w:ins w:id="1448"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449" w:author="Stjepan Salopek (ssalopek)" w:date="2021-09-09T14:33:00Z">
        <w:r>
          <w:fldChar w:fldCharType="end"/>
        </w:r>
      </w:ins>
      <w:ins w:id="1450" w:author="Stjepan Salopek (ssalopek)" w:date="2021-09-09T14:36:00Z">
        <w:r>
          <w:t>.</w:t>
        </w:r>
      </w:ins>
      <w:ins w:id="1451"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2" w:author="Stjepan Salopek (ssalopek)" w:date="2021-09-09T14:35:00Z"/>
      <w:sdt>
        <w:sdtPr>
          <w:id w:val="810224015"/>
          <w:citation/>
        </w:sdtPr>
        <w:sdtEndPr/>
        <w:sdtContent>
          <w:customXmlInsRangeEnd w:id="1452"/>
          <w:ins w:id="1453" w:author="Stjepan Salopek (ssalopek)" w:date="2021-09-09T14:35:00Z">
            <w:r>
              <w:fldChar w:fldCharType="begin"/>
            </w:r>
            <w:r>
              <w:rPr>
                <w:lang w:val="en-US"/>
              </w:rPr>
              <w:instrText xml:space="preserve"> CITATION Bob18 \l 1033 </w:instrText>
            </w:r>
          </w:ins>
          <w:r>
            <w:fldChar w:fldCharType="separate"/>
          </w:r>
          <w:ins w:id="1454" w:author="Stjepan Salopek (ssalopek)" w:date="2021-09-09T14:35:00Z">
            <w:r w:rsidRPr="00CB09D3">
              <w:rPr>
                <w:noProof/>
                <w:lang w:val="en-US"/>
                <w:rPrChange w:id="1455" w:author="Stjepan Salopek (ssalopek)" w:date="2021-09-09T14:35:00Z">
                  <w:rPr>
                    <w:rFonts w:eastAsia="Times New Roman"/>
                  </w:rPr>
                </w:rPrChange>
              </w:rPr>
              <w:t>[6]</w:t>
            </w:r>
            <w:r>
              <w:fldChar w:fldCharType="end"/>
            </w:r>
          </w:ins>
          <w:customXmlInsRangeStart w:id="1456" w:author="Stjepan Salopek (ssalopek)" w:date="2021-09-09T14:35:00Z"/>
        </w:sdtContent>
      </w:sdt>
      <w:customXmlInsRangeEnd w:id="1456"/>
      <w:bookmarkEnd w:id="1446"/>
      <w:bookmarkEnd w:id="1447"/>
    </w:p>
    <w:p w14:paraId="4375D859" w14:textId="7B22B1C2" w:rsidR="00EC3E66" w:rsidDel="00CB09D3" w:rsidRDefault="00DB770D" w:rsidP="00EC3E66">
      <w:pPr>
        <w:pStyle w:val="4Tekst"/>
        <w:keepNext/>
        <w:rPr>
          <w:del w:id="1457" w:author="Stjepan Salopek (ssalopek)" w:date="2021-09-09T14:35:00Z"/>
        </w:rPr>
      </w:pPr>
      <w:r>
        <w:rPr>
          <w:rStyle w:val="CommentReference"/>
          <w:rFonts w:asciiTheme="minorHAnsi" w:eastAsiaTheme="minorHAnsi" w:hAnsiTheme="minorHAnsi"/>
          <w:spacing w:val="0"/>
        </w:rPr>
        <w:commentReference w:id="1441"/>
      </w:r>
    </w:p>
    <w:p w14:paraId="3B74D920" w14:textId="6144DE35" w:rsidR="00C467F2" w:rsidDel="00CB09D3" w:rsidRDefault="00EC3E66" w:rsidP="00EC3E66">
      <w:pPr>
        <w:pStyle w:val="4Tekst"/>
        <w:jc w:val="center"/>
        <w:rPr>
          <w:del w:id="1458" w:author="Stjepan Salopek (ssalopek)" w:date="2021-09-09T14:35:00Z"/>
        </w:rPr>
      </w:pPr>
      <w:del w:id="1459"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0" w:author="Stjepan Salopek (ssalopek)" w:date="2021-09-09T14:33:00Z">
        <w:r w:rsidR="00093114" w:rsidDel="00CB09D3">
          <w:rPr>
            <w:noProof/>
          </w:rPr>
          <w:delText>2</w:delText>
        </w:r>
      </w:del>
      <w:del w:id="1461"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2" w:author="Stjepan Salopek (ssalopek)" w:date="2021-09-09T14:35:00Z"/>
      <w:sdt>
        <w:sdtPr>
          <w:id w:val="-894277769"/>
          <w:citation/>
        </w:sdtPr>
        <w:sdtEndPr/>
        <w:sdtContent>
          <w:customXmlDelRangeEnd w:id="1462"/>
          <w:del w:id="1463"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4" w:author="Stjepan Salopek (ssalopek)" w:date="2021-09-09T14:35:00Z"/>
        </w:sdtContent>
      </w:sdt>
      <w:customXmlDelRangeEnd w:id="1464"/>
    </w:p>
    <w:p w14:paraId="4FDF7A42" w14:textId="600E764F" w:rsidR="00EC3E66" w:rsidRPr="009F3447" w:rsidRDefault="00F06AA9">
      <w:pPr>
        <w:pStyle w:val="4Tekst"/>
        <w:keepNext/>
        <w:pPrChange w:id="1465"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6"/>
      <w:r w:rsidR="00C1410F">
        <w:t>eng</w:t>
      </w:r>
      <w:ins w:id="1467" w:author="Tin Kramberger (tkramberg)" w:date="2021-09-06T19:00:00Z">
        <w:r w:rsidR="00DB770D">
          <w:t>l</w:t>
        </w:r>
      </w:ins>
      <w:r w:rsidR="00C1410F">
        <w:t>.</w:t>
      </w:r>
      <w:commentRangeEnd w:id="1466"/>
      <w:r w:rsidR="00DB770D">
        <w:rPr>
          <w:rStyle w:val="CommentReference"/>
          <w:rFonts w:asciiTheme="minorHAnsi" w:eastAsiaTheme="minorHAnsi" w:hAnsiTheme="minorHAnsi"/>
          <w:spacing w:val="0"/>
        </w:rPr>
        <w:commentReference w:id="1466"/>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8" w:name="_Toc82446252"/>
      <w:r>
        <w:t>2.3</w:t>
      </w:r>
      <w:ins w:id="1469"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8"/>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0" w:name="_Toc82446253"/>
      <w:r>
        <w:t>2.4</w:t>
      </w:r>
      <w:ins w:id="1471" w:author="Stjepan Salopek (ssalopek)" w:date="2021-09-09T14:36:00Z">
        <w:r w:rsidR="00CB09D3">
          <w:t>.</w:t>
        </w:r>
      </w:ins>
      <w:r>
        <w:t xml:space="preserve"> </w:t>
      </w:r>
      <w:r w:rsidR="00AD6865">
        <w:t>Implementacija strojnog učenja</w:t>
      </w:r>
      <w:r w:rsidR="002940C1">
        <w:t xml:space="preserve"> neuronskim mrežama</w:t>
      </w:r>
      <w:bookmarkEnd w:id="1470"/>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2" w:name="_Toc82446302"/>
      <w:bookmarkStart w:id="1473" w:name="_Toc94044601"/>
      <w:r>
        <w:t xml:space="preserve">Slika </w:t>
      </w:r>
      <w:r w:rsidR="007C3F9B">
        <w:fldChar w:fldCharType="begin"/>
      </w:r>
      <w:r w:rsidR="007C3F9B">
        <w:instrText xml:space="preserve"> SEQ Slika \* ARABIC </w:instrText>
      </w:r>
      <w:r w:rsidR="007C3F9B">
        <w:fldChar w:fldCharType="separate"/>
      </w:r>
      <w:ins w:id="1474" w:author="Stjepan Salopek (ssalopek)" w:date="2021-09-09T14:50:00Z">
        <w:r w:rsidR="001019C5">
          <w:rPr>
            <w:noProof/>
          </w:rPr>
          <w:t>3</w:t>
        </w:r>
      </w:ins>
      <w:del w:id="1475" w:author="Stjepan Salopek (ssalopek)" w:date="2021-09-09T14:33:00Z">
        <w:r w:rsidR="00093114" w:rsidDel="00CB09D3">
          <w:rPr>
            <w:noProof/>
          </w:rPr>
          <w:delText>3</w:delText>
        </w:r>
      </w:del>
      <w:r w:rsidR="007C3F9B">
        <w:rPr>
          <w:noProof/>
        </w:rPr>
        <w:fldChar w:fldCharType="end"/>
      </w:r>
      <w:ins w:id="1476" w:author="Stjepan Salopek (ssalopek)" w:date="2021-09-09T14:36:00Z">
        <w:r w:rsidR="00CB09D3">
          <w:rPr>
            <w:noProof/>
          </w:rPr>
          <w:t>.</w:t>
        </w:r>
      </w:ins>
      <w:r>
        <w:t xml:space="preserve"> </w:t>
      </w:r>
      <w:r w:rsidR="005845DA">
        <w:t>Primjer prepoznavanja brojeva neuronskom mrežom</w:t>
      </w:r>
      <w:bookmarkEnd w:id="1472"/>
      <w:bookmarkEnd w:id="1473"/>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7" w:name="_Toc82446254"/>
      <w:r>
        <w:lastRenderedPageBreak/>
        <w:t>2.5</w:t>
      </w:r>
      <w:ins w:id="1478" w:author="Stjepan Salopek (ssalopek)" w:date="2021-09-09T14:36:00Z">
        <w:r w:rsidR="00CB09D3">
          <w:t>.</w:t>
        </w:r>
      </w:ins>
      <w:r>
        <w:t xml:space="preserve"> </w:t>
      </w:r>
      <w:r w:rsidR="00297C79">
        <w:t>Vrste neuronskih mreža</w:t>
      </w:r>
      <w:bookmarkEnd w:id="1477"/>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9"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0"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1" w:author="Stjepan Salopek (ssalopek)" w:date="2021-09-09T14:41:00Z">
        <w:r w:rsidR="00CB09D3" w:rsidRPr="00CB09D3">
          <w:rPr>
            <w:noProof/>
          </w:rPr>
          <w:t xml:space="preserve"> </w:t>
        </w:r>
      </w:ins>
    </w:p>
    <w:p w14:paraId="0137656B" w14:textId="0E7FD618" w:rsidR="00487F9F" w:rsidRDefault="00CB09D3" w:rsidP="002A2D1A">
      <w:pPr>
        <w:pStyle w:val="4Tekst"/>
      </w:pPr>
      <w:del w:id="1482"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3" w:author="Stjepan Salopek (ssalopek)" w:date="2021-09-09T14:37:00Z">
        <w:r w:rsidR="007C3F9B">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4"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5" w:author="Stjepan Salopek (ssalopek)" w:date="2021-09-09T14:33:00Z">
                      <w:r w:rsidR="00093114" w:rsidDel="00CB09D3">
                        <w:rPr>
                          <w:noProof/>
                        </w:rPr>
                        <w:delText>4</w:delText>
                      </w:r>
                    </w:del>
                    <w:del w:id="1486"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7"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8"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9" w:name="_Toc94044602"/>
      <w:r>
        <w:t xml:space="preserve">Slika </w:t>
      </w:r>
      <w:r w:rsidR="007C3F9B">
        <w:fldChar w:fldCharType="begin"/>
      </w:r>
      <w:r w:rsidR="007C3F9B">
        <w:instrText xml:space="preserve"> SEQ Slika \* ARABIC </w:instrText>
      </w:r>
      <w:r w:rsidR="007C3F9B">
        <w:fldChar w:fldCharType="separate"/>
      </w:r>
      <w:r>
        <w:rPr>
          <w:noProof/>
        </w:rPr>
        <w:t>4</w:t>
      </w:r>
      <w:r w:rsidR="007C3F9B">
        <w:rPr>
          <w:noProof/>
        </w:rPr>
        <w:fldChar w:fldCharType="end"/>
      </w:r>
      <w:r>
        <w:t>. Primjer jednostavne feedforward mreže</w:t>
      </w:r>
      <w:bookmarkEnd w:id="1489"/>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0"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1"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2"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3"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4" w:author="Stjepan Salopek (ssalopek)" w:date="2021-09-09T16:34:00Z">
        <w:r w:rsidR="00710A41">
          <w:t>.</w:t>
        </w:r>
      </w:ins>
      <w:r w:rsidR="00A56672">
        <w:t xml:space="preserve"> </w:t>
      </w:r>
      <w:r w:rsidR="00D713FA">
        <w:t xml:space="preserve">Modularne neuronske mreže </w:t>
      </w:r>
      <w:del w:id="1495" w:author="Stjepan Salopek (ssalopek)" w:date="2022-01-25T15:09:00Z">
        <w:r w:rsidR="00D713FA" w:rsidDel="00164BFB">
          <w:delText>nisu popularne kao</w:delText>
        </w:r>
        <w:r w:rsidR="000F1CA3" w:rsidDel="00164BFB">
          <w:delText xml:space="preserve"> na primjer konvolucijske</w:delText>
        </w:r>
      </w:del>
      <w:ins w:id="1496"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7" w:author="Stjepan Salopek (ssalopek)" w:date="2021-09-09T14:46:00Z"/>
          <w:rFonts w:ascii="Times New Roman" w:eastAsiaTheme="minorEastAsia" w:hAnsi="Times New Roman"/>
          <w:spacing w:val="15"/>
          <w:sz w:val="24"/>
        </w:rPr>
      </w:pPr>
      <w:ins w:id="1498" w:author="Stjepan Salopek (ssalopek)" w:date="2021-09-09T14:46:00Z">
        <w:r>
          <w:br w:type="page"/>
        </w:r>
      </w:ins>
    </w:p>
    <w:p w14:paraId="4E237D1E" w14:textId="4209D46C" w:rsidR="004F7213" w:rsidRDefault="0062607B" w:rsidP="00396C4C">
      <w:pPr>
        <w:pStyle w:val="2Podnaslov"/>
      </w:pPr>
      <w:r>
        <w:lastRenderedPageBreak/>
        <w:t>2.6</w:t>
      </w:r>
      <w:ins w:id="1499"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0" w:name="_Toc94044603"/>
      <w:r>
        <w:t xml:space="preserve">Slika </w:t>
      </w:r>
      <w:r w:rsidR="007C3F9B">
        <w:fldChar w:fldCharType="begin"/>
      </w:r>
      <w:r w:rsidR="007C3F9B">
        <w:instrText xml:space="preserve"> SEQ Slika \* ARABIC </w:instrText>
      </w:r>
      <w:r w:rsidR="007C3F9B">
        <w:fldChar w:fldCharType="separate"/>
      </w:r>
      <w:r>
        <w:rPr>
          <w:noProof/>
        </w:rPr>
        <w:t>5</w:t>
      </w:r>
      <w:r w:rsidR="007C3F9B">
        <w:rPr>
          <w:noProof/>
        </w:rPr>
        <w:fldChar w:fldCharType="end"/>
      </w:r>
      <w:r>
        <w:t>. Primjer prepoznavanja lica strojnim učenjem</w:t>
      </w:r>
      <w:bookmarkEnd w:id="1500"/>
    </w:p>
    <w:p w14:paraId="4C14BE91" w14:textId="346F0926" w:rsidR="00487F9F" w:rsidRDefault="007C3F9B" w:rsidP="003B5E7D">
      <w:pPr>
        <w:pStyle w:val="4Tekst"/>
      </w:pPr>
      <w:del w:id="1501"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2"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3" w:author="Stjepan Salopek (ssalopek)" w:date="2021-09-09T14:33:00Z">
                      <w:r w:rsidR="00093114" w:rsidDel="00CB09D3">
                        <w:rPr>
                          <w:noProof/>
                        </w:rPr>
                        <w:delText>5</w:delText>
                      </w:r>
                    </w:del>
                    <w:del w:id="1504"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5"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6"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7" w:name="_Toc94044604"/>
      <w:r>
        <w:t xml:space="preserve">Slika </w:t>
      </w:r>
      <w:r w:rsidR="007C3F9B">
        <w:fldChar w:fldCharType="begin"/>
      </w:r>
      <w:r w:rsidR="007C3F9B">
        <w:instrText xml:space="preserve"> SEQ Slika \* ARABIC </w:instrText>
      </w:r>
      <w:r w:rsidR="007C3F9B">
        <w:fldChar w:fldCharType="separate"/>
      </w:r>
      <w:r>
        <w:rPr>
          <w:noProof/>
        </w:rPr>
        <w:t>6</w:t>
      </w:r>
      <w:r w:rsidR="007C3F9B">
        <w:rPr>
          <w:noProof/>
        </w:rPr>
        <w:fldChar w:fldCharType="end"/>
      </w:r>
      <w:r>
        <w:t>. Strojno učenje u Google tražilici</w:t>
      </w:r>
      <w:bookmarkEnd w:id="1507"/>
    </w:p>
    <w:p w14:paraId="76DF84B2" w14:textId="185E007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7C3F9B">
      <w:pPr>
        <w:rPr>
          <w:rFonts w:ascii="Times New Roman" w:eastAsiaTheme="minorEastAsia" w:hAnsi="Times New Roman"/>
          <w:spacing w:val="15"/>
          <w:sz w:val="24"/>
        </w:rPr>
      </w:pPr>
      <w:del w:id="1508"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9"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0" w:name="_Toc82446256"/>
      <w:r>
        <w:lastRenderedPageBreak/>
        <w:t>3</w:t>
      </w:r>
      <w:ins w:id="1511" w:author="Stjepan Salopek (ssalopek)" w:date="2021-09-09T14:12:00Z">
        <w:r w:rsidR="00093114">
          <w:t>.</w:t>
        </w:r>
      </w:ins>
      <w:r w:rsidR="00840C5E">
        <w:t xml:space="preserve"> </w:t>
      </w:r>
      <w:r w:rsidR="004A0AE0">
        <w:t>STVARANJE APLIKACIJE</w:t>
      </w:r>
      <w:bookmarkEnd w:id="1510"/>
    </w:p>
    <w:p w14:paraId="2D9585CE" w14:textId="57AE32C2" w:rsidR="00D52EC0" w:rsidRDefault="0062607B" w:rsidP="00D52EC0">
      <w:pPr>
        <w:pStyle w:val="2Podnaslov"/>
      </w:pPr>
      <w:bookmarkStart w:id="1512" w:name="_Toc82446257"/>
      <w:r>
        <w:t>3.1</w:t>
      </w:r>
      <w:ins w:id="1513" w:author="Stjepan Salopek (ssalopek)" w:date="2021-09-09T14:51:00Z">
        <w:r w:rsidR="001019C5">
          <w:t>.</w:t>
        </w:r>
      </w:ins>
      <w:r>
        <w:t xml:space="preserve"> </w:t>
      </w:r>
      <w:r w:rsidR="006A5346">
        <w:t>Odabir tehnologija</w:t>
      </w:r>
      <w:bookmarkEnd w:id="1512"/>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4" w:name="_Toc82446258"/>
      <w:r>
        <w:t>3.1.1</w:t>
      </w:r>
      <w:ins w:id="1515" w:author="Stjepan Salopek (ssalopek)" w:date="2021-09-09T14:51:00Z">
        <w:r w:rsidR="001019C5">
          <w:t>.</w:t>
        </w:r>
      </w:ins>
      <w:r>
        <w:t xml:space="preserve"> Python programski jezik</w:t>
      </w:r>
      <w:bookmarkEnd w:id="1514"/>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6" w:name="_Toc82446259"/>
      <w:r>
        <w:t>3.1.2</w:t>
      </w:r>
      <w:ins w:id="1517" w:author="Stjepan Salopek (ssalopek)" w:date="2021-09-09T14:51:00Z">
        <w:r w:rsidR="001019C5">
          <w:t>.</w:t>
        </w:r>
      </w:ins>
      <w:r>
        <w:t xml:space="preserve"> Jupyter Bilježnice</w:t>
      </w:r>
      <w:bookmarkEnd w:id="1516"/>
    </w:p>
    <w:p w14:paraId="1A870CAD" w14:textId="61206125" w:rsidR="00F94EAC" w:rsidRPr="007B4B11" w:rsidRDefault="00F94EAC" w:rsidP="00F94EAC">
      <w:pPr>
        <w:pStyle w:val="4Tekst"/>
      </w:pPr>
      <w:r>
        <w:t>Jupyter Bilježnice (eng</w:t>
      </w:r>
      <w:ins w:id="1518"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9"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0" w:name="_Toc82446260"/>
      <w:r>
        <w:t>3.1.</w:t>
      </w:r>
      <w:r w:rsidR="00F94EAC">
        <w:t>3</w:t>
      </w:r>
      <w:ins w:id="1521" w:author="Stjepan Salopek (ssalopek)" w:date="2021-09-09T14:52:00Z">
        <w:r w:rsidR="001019C5">
          <w:t>.</w:t>
        </w:r>
      </w:ins>
      <w:r>
        <w:t xml:space="preserve"> Colaboratory</w:t>
      </w:r>
      <w:bookmarkEnd w:id="1520"/>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2" w:name="_Toc82446261"/>
      <w:r>
        <w:t>3.1.</w:t>
      </w:r>
      <w:r w:rsidR="00F94EAC">
        <w:t>4</w:t>
      </w:r>
      <w:ins w:id="1523" w:author="Stjepan Salopek (ssalopek)" w:date="2021-09-09T14:52:00Z">
        <w:r w:rsidR="001019C5">
          <w:t>.</w:t>
        </w:r>
      </w:ins>
      <w:r>
        <w:t xml:space="preserve"> TensorFlow</w:t>
      </w:r>
      <w:bookmarkEnd w:id="1522"/>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4"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5" w:author="Stjepan Salopek (ssalopek)" w:date="2022-01-25T15:12:00Z">
        <w:r w:rsidR="00441E16" w:rsidDel="00164BFB">
          <w:delText>pomoću tenzora</w:delText>
        </w:r>
      </w:del>
      <w:ins w:id="1526"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7"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1528"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1529" w:name="_Toc82446262"/>
      <w:r>
        <w:t>3.1.</w:t>
      </w:r>
      <w:r w:rsidR="00F94EAC">
        <w:t>5</w:t>
      </w:r>
      <w:ins w:id="1530" w:author="Stjepan Salopek (ssalopek)" w:date="2021-09-09T14:52:00Z">
        <w:r w:rsidR="001019C5">
          <w:t>.</w:t>
        </w:r>
      </w:ins>
      <w:r>
        <w:t xml:space="preserve"> PyTorch</w:t>
      </w:r>
      <w:bookmarkEnd w:id="1529"/>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1" w:author="Stjepan Salopek (ssalopek)" w:date="2022-01-25T15:13:00Z">
        <w:r w:rsidR="00164BFB">
          <w:rPr>
            <w:noProof/>
          </w:rPr>
          <w:t xml:space="preserve"> na </w:t>
        </w:r>
      </w:ins>
      <w:ins w:id="1532"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3" w:author="Stjepan Salopek (ssalopek)" w:date="2022-01-25T15:14:00Z">
        <w:r w:rsidR="00164BFB">
          <w:rPr>
            <w:noProof/>
          </w:rPr>
          <w:t xml:space="preserve">kao </w:t>
        </w:r>
      </w:ins>
      <w:del w:id="1534"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5" w:name="_Toc94044605"/>
      <w:r>
        <w:t xml:space="preserve">Slika </w:t>
      </w:r>
      <w:r w:rsidR="007C3F9B">
        <w:fldChar w:fldCharType="begin"/>
      </w:r>
      <w:r w:rsidR="007C3F9B">
        <w:instrText xml:space="preserve"> SEQ Slika \* ARABIC </w:instrText>
      </w:r>
      <w:r w:rsidR="007C3F9B">
        <w:fldChar w:fldCharType="separate"/>
      </w:r>
      <w:r>
        <w:rPr>
          <w:noProof/>
        </w:rPr>
        <w:t>7</w:t>
      </w:r>
      <w:r w:rsidR="007C3F9B">
        <w:rPr>
          <w:noProof/>
        </w:rPr>
        <w:fldChar w:fldCharType="end"/>
      </w:r>
      <w:r>
        <w:t>. Vremenski prikaz pretraživanja riječi "tensorflow" (crveno) i "pytorch" (plavo)</w:t>
      </w:r>
      <w:bookmarkEnd w:id="1535"/>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36" w:name="_Toc82446263"/>
      <w:r>
        <w:lastRenderedPageBreak/>
        <w:t>3.2</w:t>
      </w:r>
      <w:ins w:id="1537" w:author="Stjepan Salopek (ssalopek)" w:date="2021-09-09T14:52:00Z">
        <w:r w:rsidR="001019C5">
          <w:t>.</w:t>
        </w:r>
      </w:ins>
      <w:r>
        <w:t xml:space="preserve"> </w:t>
      </w:r>
      <w:r w:rsidR="00962BDD">
        <w:t>Teorija</w:t>
      </w:r>
      <w:r w:rsidR="00CC1D44">
        <w:t xml:space="preserve"> i funkcionalnosti potrebni za izradu</w:t>
      </w:r>
      <w:bookmarkEnd w:id="1536"/>
    </w:p>
    <w:p w14:paraId="07259D4C" w14:textId="1CFB1D22"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38" w:author="Stjepan Salopek (ssalopek)" w:date="2021-09-09T16:41:00Z">
        <w:r w:rsidR="007F3EA2" w:rsidDel="0055277B">
          <w:delText>unazadnu propagaciju</w:delText>
        </w:r>
      </w:del>
      <w:ins w:id="1539" w:author="Stjepan Salopek (ssalopek)" w:date="2021-09-09T16:41:00Z">
        <w:r w:rsidR="0055277B">
          <w:t>propagaciju unazad</w:t>
        </w:r>
      </w:ins>
      <w:r w:rsidR="00C35D6B">
        <w:t xml:space="preserve"> te kreiranje klase koja predstavlja neuronsku mrežu.</w:t>
      </w:r>
      <w:r w:rsidR="00FB7E80">
        <w:t xml:space="preserve"> </w:t>
      </w:r>
      <w:r w:rsidR="00892171">
        <w:t>Koristiti će se</w:t>
      </w:r>
      <w:del w:id="1540"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1541" w:name="_Toc82446264"/>
      <w:r>
        <w:t>3.2.1</w:t>
      </w:r>
      <w:ins w:id="1542" w:author="Stjepan Salopek (ssalopek)" w:date="2021-09-09T14:52:00Z">
        <w:r w:rsidR="001019C5">
          <w:t>.</w:t>
        </w:r>
      </w:ins>
      <w:r>
        <w:t xml:space="preserve"> </w:t>
      </w:r>
      <w:r w:rsidR="00CB7772">
        <w:t>Tenzori</w:t>
      </w:r>
      <w:bookmarkEnd w:id="1541"/>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3" w:author="Stjepan Salopek (ssalopek)" w:date="2022-01-25T15:15:00Z">
        <w:r w:rsidR="0006253B" w:rsidDel="00B96479">
          <w:delText>više dimenzija</w:delText>
        </w:r>
      </w:del>
      <w:ins w:id="1544"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45" w:author="Stjepan Salopek (ssalopek)" w:date="2022-01-25T15:15:00Z">
        <w:r w:rsidR="00AD49E0" w:rsidDel="00B96479">
          <w:delText>se sastoje</w:delText>
        </w:r>
      </w:del>
      <w:ins w:id="1546"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47" w:name="_Toc82446265"/>
      <w:r>
        <w:t>3.2.2</w:t>
      </w:r>
      <w:ins w:id="1548" w:author="Stjepan Salopek (ssalopek)" w:date="2021-09-09T14:52:00Z">
        <w:r w:rsidR="001019C5">
          <w:t>.</w:t>
        </w:r>
      </w:ins>
      <w:r>
        <w:t xml:space="preserve"> </w:t>
      </w:r>
      <w:r w:rsidR="002B074B">
        <w:t>Uobičajena propagacija neuronske mreže</w:t>
      </w:r>
      <w:bookmarkEnd w:id="1547"/>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1549" w:author="Stjepan Salopek (ssalopek)" w:date="2021-09-09T14:54:00Z">
        <w:r w:rsidR="002F3835">
          <w:br/>
        </w:r>
      </w:ins>
      <w:del w:id="1550"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1"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2" w:author="Stjepan Salopek (ssalopek)" w:date="2021-09-09T14:54:00Z">
        <w:r w:rsidR="002F3835">
          <w:t>l</w:t>
        </w:r>
      </w:ins>
      <w:r w:rsidR="00247AEB">
        <w:t xml:space="preserve">. </w:t>
      </w:r>
      <w:del w:id="1553" w:author="Stjepan Salopek (ssalopek)" w:date="2021-09-09T16:42:00Z">
        <w:r w:rsidR="002F3835" w:rsidDel="0055277B">
          <w:rPr>
            <w:i/>
            <w:iCs/>
          </w:rPr>
          <w:delText>B</w:delText>
        </w:r>
        <w:r w:rsidR="00247AEB" w:rsidDel="0055277B">
          <w:rPr>
            <w:i/>
            <w:iCs/>
          </w:rPr>
          <w:delText>ias</w:delText>
        </w:r>
      </w:del>
      <w:ins w:id="1554"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55" w:name="_Toc94044606"/>
      <w:r>
        <w:t xml:space="preserve">Slika </w:t>
      </w:r>
      <w:r w:rsidR="007C3F9B">
        <w:fldChar w:fldCharType="begin"/>
      </w:r>
      <w:r w:rsidR="007C3F9B">
        <w:instrText xml:space="preserve"> SEQ Slika \* ARABIC </w:instrText>
      </w:r>
      <w:r w:rsidR="007C3F9B">
        <w:fldChar w:fldCharType="separate"/>
      </w:r>
      <w:r>
        <w:rPr>
          <w:noProof/>
        </w:rPr>
        <w:t>8</w:t>
      </w:r>
      <w:r w:rsidR="007C3F9B">
        <w:rPr>
          <w:noProof/>
        </w:rPr>
        <w:fldChar w:fldCharType="end"/>
      </w:r>
      <w:r>
        <w:t>. Propagacija neuronske mreže</w:t>
      </w:r>
      <w:bookmarkEnd w:id="1555"/>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56" w:name="_Toc82446266"/>
      <w:r>
        <w:t>3.2.3</w:t>
      </w:r>
      <w:ins w:id="1557" w:author="Stjepan Salopek (ssalopek)" w:date="2021-09-09T15:25:00Z">
        <w:r w:rsidR="008064B8">
          <w:t>.</w:t>
        </w:r>
      </w:ins>
      <w:r>
        <w:t xml:space="preserve"> </w:t>
      </w:r>
      <w:commentRangeStart w:id="1558"/>
      <w:del w:id="1559" w:author="Tin Kramberger (tkramberg)" w:date="2021-09-06T19:01:00Z">
        <w:r w:rsidR="007F7379" w:rsidDel="00DB770D">
          <w:delText>Unazadna propagacija</w:delText>
        </w:r>
      </w:del>
      <w:ins w:id="1560" w:author="Tin Kramberger (tkramberg)" w:date="2021-09-06T19:01:00Z">
        <w:r w:rsidR="00DB770D">
          <w:t xml:space="preserve">Propagacija </w:t>
        </w:r>
        <w:commentRangeEnd w:id="1558"/>
        <w:r w:rsidR="00DB770D">
          <w:rPr>
            <w:rStyle w:val="CommentReference"/>
            <w:rFonts w:asciiTheme="minorHAnsi" w:eastAsiaTheme="minorHAnsi" w:hAnsiTheme="minorHAnsi" w:cstheme="minorBidi"/>
            <w:color w:val="auto"/>
          </w:rPr>
          <w:commentReference w:id="1558"/>
        </w:r>
        <w:r w:rsidR="00DB770D">
          <w:t>unazad</w:t>
        </w:r>
      </w:ins>
      <w:bookmarkEnd w:id="1556"/>
      <w:del w:id="1561"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2" w:author="Stjepan Salopek (ssalopek)" w:date="2022-01-25T15:19:00Z"/>
        </w:rPr>
      </w:pPr>
      <w:r>
        <w:t xml:space="preserve">Međutim, kada su u pitanju veće mreže, i kada </w:t>
      </w:r>
      <w:del w:id="1563" w:author="Stjepan Salopek (ssalopek)" w:date="2021-09-09T14:55:00Z">
        <w:r w:rsidDel="002F3835">
          <w:delText xml:space="preserve">želimo </w:delText>
        </w:r>
      </w:del>
      <w:ins w:id="1564"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65" w:author="Stjepan Salopek (ssalopek)" w:date="2021-09-09T14:55:00Z">
        <w:r w:rsidR="007C748A" w:rsidDel="002F3835">
          <w:delText>unazadne propagacije</w:delText>
        </w:r>
      </w:del>
      <w:ins w:id="1566"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67" w:author="Stjepan Salopek (ssalopek)" w:date="2021-09-09T14:56:00Z">
        <w:r w:rsidR="002F26D2" w:rsidDel="002F3835">
          <w:delText>unazadna propagacija</w:delText>
        </w:r>
      </w:del>
      <w:ins w:id="1568"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69" w:author="Stjepan Salopek (ssalopek)" w:date="2021-09-09T14:56:00Z">
        <w:r w:rsidR="002F3835">
          <w:t>je</w:t>
        </w:r>
      </w:ins>
      <w:del w:id="1570" w:author="Stjepan Salopek (ssalopek)" w:date="2021-09-09T14:56:00Z">
        <w:r w:rsidR="00936C29" w:rsidDel="002F3835">
          <w:delText>o</w:delText>
        </w:r>
      </w:del>
      <w:r w:rsidR="00936C29">
        <w:t xml:space="preserve"> željeni izlaz.</w:t>
      </w:r>
    </w:p>
    <w:p w14:paraId="467B952B" w14:textId="1771FE7A" w:rsidR="00D43A5A" w:rsidRDefault="007C3F9B" w:rsidP="00B96479">
      <w:pPr>
        <w:pStyle w:val="4Tekst"/>
      </w:pPr>
      <w:del w:id="1571"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2"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3" w:author="Stjepan Salopek (ssalopek)" w:date="2021-09-09T14:33:00Z">
                      <w:r w:rsidR="00093114" w:rsidDel="00CB09D3">
                        <w:rPr>
                          <w:noProof/>
                        </w:rPr>
                        <w:delText>9</w:delText>
                      </w:r>
                    </w:del>
                    <w:del w:id="1574"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75" w:author="Stjepan Salopek (ssalopek)" w:date="2022-01-25T15:19:00Z">
        <w:r w:rsidR="00A905A4" w:rsidDel="00B96479">
          <w:delText xml:space="preserve">Prema devetoj slici prikazati će se </w:delText>
        </w:r>
      </w:del>
      <w:del w:id="1576" w:author="Stjepan Salopek (ssalopek)" w:date="2021-09-09T14:56:00Z">
        <w:r w:rsidR="00DF743E" w:rsidDel="002F3835">
          <w:delText>unazadna propagacija</w:delText>
        </w:r>
      </w:del>
      <w:del w:id="1577"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1578" w:name="_Toc94044607"/>
      <w:r>
        <w:t xml:space="preserve">Slika </w:t>
      </w:r>
      <w:fldSimple w:instr=" SEQ Slika \* ARABIC ">
        <w:r>
          <w:rPr>
            <w:noProof/>
          </w:rPr>
          <w:t>9</w:t>
        </w:r>
      </w:fldSimple>
      <w:r>
        <w:t>. Ovisnost neurona u neuronskoj mreži</w:t>
      </w:r>
      <w:bookmarkEnd w:id="1578"/>
    </w:p>
    <w:p w14:paraId="097779A0" w14:textId="4C850C9F" w:rsidR="00936C29" w:rsidRDefault="00D43A5A" w:rsidP="00936C29">
      <w:pPr>
        <w:pStyle w:val="4Tekst"/>
      </w:pPr>
      <w:r>
        <w:t xml:space="preserve">Na </w:t>
      </w:r>
      <w:ins w:id="1579"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1580" w:author="Stjepan Salopek (ssalopek)" w:date="2021-09-09T14:56:00Z">
        <w:r w:rsidDel="002F3835">
          <w:delText>unazadne propagacije</w:delText>
        </w:r>
      </w:del>
      <w:ins w:id="1581"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1582" w:author="Stjepan Salopek (ssalopek)" w:date="2021-09-09T14:56:00Z">
        <w:r w:rsidDel="002F3835">
          <w:delText>Unazadna propagacija</w:delText>
        </w:r>
      </w:del>
      <w:ins w:id="1583" w:author="Stjepan Salopek (ssalopek)" w:date="2021-09-09T14:56:00Z">
        <w:r w:rsidR="002F3835">
          <w:t>Propa</w:t>
        </w:r>
      </w:ins>
      <w:ins w:id="1584"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85" w:name="_Toc82446267"/>
      <w:r>
        <w:lastRenderedPageBreak/>
        <w:t>3.2.4</w:t>
      </w:r>
      <w:ins w:id="1586" w:author="Stjepan Salopek (ssalopek)" w:date="2021-09-09T15:25:00Z">
        <w:r w:rsidR="008064B8">
          <w:t>.</w:t>
        </w:r>
      </w:ins>
      <w:r>
        <w:t xml:space="preserve"> </w:t>
      </w:r>
      <w:r w:rsidR="002B52DE">
        <w:t xml:space="preserve">Stvaranje klase za </w:t>
      </w:r>
      <w:r w:rsidR="005E1315">
        <w:t>strojno učenje</w:t>
      </w:r>
      <w:bookmarkEnd w:id="1585"/>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87" w:name="_Toc94044608"/>
      <w:r>
        <w:t xml:space="preserve">Slika </w:t>
      </w:r>
      <w:r w:rsidR="007C3F9B">
        <w:fldChar w:fldCharType="begin"/>
      </w:r>
      <w:r w:rsidR="007C3F9B">
        <w:instrText xml:space="preserve"> SEQ Slika \* ARABIC </w:instrText>
      </w:r>
      <w:r w:rsidR="007C3F9B">
        <w:fldChar w:fldCharType="separate"/>
      </w:r>
      <w:r>
        <w:rPr>
          <w:noProof/>
        </w:rPr>
        <w:t>10</w:t>
      </w:r>
      <w:r w:rsidR="007C3F9B">
        <w:rPr>
          <w:noProof/>
        </w:rPr>
        <w:fldChar w:fldCharType="end"/>
      </w:r>
      <w:r>
        <w:t>. Skica modela prepoznavanja teksta</w:t>
      </w:r>
      <w:bookmarkEnd w:id="1587"/>
    </w:p>
    <w:p w14:paraId="34CE179F" w14:textId="3A3EAE61" w:rsidR="005E1315" w:rsidRDefault="007C3F9B" w:rsidP="005E1315">
      <w:pPr>
        <w:pStyle w:val="4Tekst"/>
      </w:pPr>
      <w:del w:id="1588"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89" w:author="Stjepan Salopek (ssalopek)" w:date="2021-09-09T15:37:00Z">
                        <w:pPr>
                          <w:pStyle w:val="4Tekst"/>
                          <w:jc w:val="center"/>
                        </w:pPr>
                      </w:pPrChange>
                    </w:pPr>
                    <w:del w:id="1590" w:author="Stjepan Salopek (ssalopek)" w:date="2021-09-09T15:37:00Z">
                      <w:r w:rsidDel="008D5FB6">
                        <w:delText>Sl</w:delText>
                      </w:r>
                    </w:del>
                    <w:ins w:id="1591" w:author="Stjepan Salopek (ssalopek)" w:date="2021-09-09T15:37:00Z">
                      <w:r>
                        <w:t>asdasd</w:t>
                      </w:r>
                    </w:ins>
                    <w:del w:id="1592"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3" w:author="Stjepan Salopek (ssalopek)" w:date="2021-09-09T14:33:00Z">
                      <w:r w:rsidDel="00CB09D3">
                        <w:rPr>
                          <w:noProof/>
                        </w:rPr>
                        <w:delText>10</w:delText>
                      </w:r>
                    </w:del>
                    <w:del w:id="1594" w:author="Stjepan Salopek (ssalopek)" w:date="2021-09-09T15:37:00Z">
                      <w:r w:rsidDel="008D5FB6">
                        <w:rPr>
                          <w:noProof/>
                        </w:rPr>
                        <w:fldChar w:fldCharType="end"/>
                      </w:r>
                      <w:r w:rsidDel="008D5FB6">
                        <w:delText xml:space="preserve"> </w:delText>
                      </w:r>
                    </w:del>
                    <w:del w:id="1595"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96"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97"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98"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599" w:author="Stjepan Salopek (ssalopek)" w:date="2021-09-09T16:52:00Z"/>
        </w:rPr>
      </w:pPr>
    </w:p>
    <w:p w14:paraId="464607F7" w14:textId="0CBA0DA7" w:rsidR="004167E9" w:rsidRDefault="004167E9">
      <w:pPr>
        <w:rPr>
          <w:ins w:id="1600" w:author="Stjepan Salopek (ssalopek)" w:date="2021-09-09T16:52:00Z"/>
          <w:rFonts w:ascii="Times New Roman" w:eastAsiaTheme="minorEastAsia" w:hAnsi="Times New Roman"/>
          <w:spacing w:val="15"/>
          <w:sz w:val="24"/>
        </w:rPr>
      </w:pPr>
      <w:ins w:id="1601" w:author="Stjepan Salopek (ssalopek)" w:date="2021-09-09T16:52:00Z">
        <w:r>
          <w:br w:type="page"/>
        </w:r>
      </w:ins>
    </w:p>
    <w:p w14:paraId="58AA7C35" w14:textId="77777777" w:rsidR="00401191" w:rsidDel="004167E9" w:rsidRDefault="00401191" w:rsidP="00401191">
      <w:pPr>
        <w:pStyle w:val="4Tekst"/>
        <w:rPr>
          <w:del w:id="1602" w:author="Stjepan Salopek (ssalopek)" w:date="2021-09-09T16:51:00Z"/>
        </w:rPr>
      </w:pPr>
    </w:p>
    <w:p w14:paraId="6EDBE52E" w14:textId="7BEE4B3B" w:rsidR="008324D8" w:rsidDel="004167E9" w:rsidRDefault="008324D8" w:rsidP="00401191">
      <w:pPr>
        <w:pStyle w:val="4Tekst"/>
        <w:rPr>
          <w:del w:id="1603" w:author="Stjepan Salopek (ssalopek)" w:date="2021-09-09T16:51:00Z"/>
        </w:rPr>
      </w:pPr>
    </w:p>
    <w:p w14:paraId="1FF7266B" w14:textId="4A9E5895" w:rsidR="008324D8" w:rsidDel="004167E9" w:rsidRDefault="008324D8" w:rsidP="00401191">
      <w:pPr>
        <w:pStyle w:val="4Tekst"/>
        <w:rPr>
          <w:del w:id="1604" w:author="Stjepan Salopek (ssalopek)" w:date="2021-09-09T16:52:00Z"/>
        </w:rPr>
      </w:pPr>
    </w:p>
    <w:p w14:paraId="7EE65BAB" w14:textId="50E29FEF" w:rsidR="00401191" w:rsidRDefault="0062607B" w:rsidP="00FB138B">
      <w:pPr>
        <w:pStyle w:val="3PodnaslovMali"/>
      </w:pPr>
      <w:bookmarkStart w:id="1605" w:name="_Toc82446268"/>
      <w:r>
        <w:t>3.2.5</w:t>
      </w:r>
      <w:ins w:id="1606" w:author="Stjepan Salopek (ssalopek)" w:date="2021-09-09T15:01:00Z">
        <w:r w:rsidR="002F3835">
          <w:t>.</w:t>
        </w:r>
      </w:ins>
      <w:r>
        <w:t xml:space="preserve"> </w:t>
      </w:r>
      <w:r w:rsidR="00FB138B">
        <w:t>Implementiranje klase za strojno učenje u Pythonu</w:t>
      </w:r>
      <w:bookmarkEnd w:id="1605"/>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747CB858" w:rsidR="001D33D5" w:rsidRPr="001D33D5" w:rsidRDefault="008324D8" w:rsidP="008324D8">
      <w:pPr>
        <w:pStyle w:val="4Tekst"/>
        <w:spacing w:before="120"/>
        <w:jc w:val="center"/>
      </w:pPr>
      <w:bookmarkStart w:id="1607" w:name="_Toc82446327"/>
      <w:r>
        <w:t>Prikaz programskog</w:t>
      </w:r>
      <w:r w:rsidR="0030775A">
        <w:t xml:space="preserve"> koda </w:t>
      </w:r>
      <w:r w:rsidR="007C3F9B">
        <w:fldChar w:fldCharType="begin"/>
      </w:r>
      <w:r w:rsidR="007C3F9B">
        <w:instrText xml:space="preserve"> SEQ Prikaz_programskog_koda \* ARABIC </w:instrText>
      </w:r>
      <w:r w:rsidR="007C3F9B">
        <w:fldChar w:fldCharType="separate"/>
      </w:r>
      <w:r w:rsidR="00505A44">
        <w:rPr>
          <w:noProof/>
        </w:rPr>
        <w:t>1</w:t>
      </w:r>
      <w:r w:rsidR="007C3F9B">
        <w:rPr>
          <w:noProof/>
        </w:rPr>
        <w:fldChar w:fldCharType="end"/>
      </w:r>
      <w:ins w:id="1608" w:author="Stjepan Salopek (ssalopek)" w:date="2021-09-09T15:01:00Z">
        <w:r w:rsidR="002F3835">
          <w:rPr>
            <w:noProof/>
          </w:rPr>
          <w:t>.</w:t>
        </w:r>
      </w:ins>
      <w:r>
        <w:t xml:space="preserve"> </w:t>
      </w:r>
      <w:del w:id="1609" w:author="Stjepan Salopek (ssalopek)" w:date="2021-09-09T16:31:00Z">
        <w:r w:rsidR="00910053" w:rsidDel="00710A41">
          <w:rPr>
            <w:noProof/>
          </w:rPr>
          <w:delText>–</w:delText>
        </w:r>
        <w:r w:rsidDel="00710A41">
          <w:delText xml:space="preserve"> </w:delText>
        </w:r>
      </w:del>
      <w:r>
        <w:t>Primjer klase neuronske mreže</w:t>
      </w:r>
      <w:bookmarkEnd w:id="1607"/>
    </w:p>
    <w:p w14:paraId="116A3A52" w14:textId="0DB5353C"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1610" w:author="Stjepan Salopek (ssalopek)" w:date="2021-09-09T16:54:00Z">
        <w:r w:rsidR="00B56143" w:rsidDel="004167E9">
          <w:delText>unazadne propagacije</w:delText>
        </w:r>
      </w:del>
      <w:ins w:id="1611"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2" w:author="Stjepan Salopek (ssalopek)" w:date="2022-01-25T15:24:00Z">
        <w:r w:rsidR="00D6094D" w:rsidDel="0039088D">
          <w:delText>objektu klase</w:delText>
        </w:r>
      </w:del>
      <w:ins w:id="1613"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14" w:name="_Toc82446269"/>
      <w:r>
        <w:t>3.3</w:t>
      </w:r>
      <w:ins w:id="1615" w:author="Stjepan Salopek (ssalopek)" w:date="2021-09-09T15:01:00Z">
        <w:r w:rsidR="002F3835">
          <w:t>.</w:t>
        </w:r>
      </w:ins>
      <w:r>
        <w:t xml:space="preserve"> </w:t>
      </w:r>
      <w:r w:rsidR="00C35D6B">
        <w:t>Rad sa kreira</w:t>
      </w:r>
      <w:r w:rsidR="009A69A3">
        <w:t>nom neuronskom mrežom</w:t>
      </w:r>
      <w:bookmarkEnd w:id="1614"/>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16" w:name="_Toc82446328"/>
      <w:r>
        <w:t xml:space="preserve">Prikaz programskog koda </w:t>
      </w:r>
      <w:r w:rsidR="007C3F9B">
        <w:fldChar w:fldCharType="begin"/>
      </w:r>
      <w:r w:rsidR="007C3F9B">
        <w:instrText xml:space="preserve"> SEQ Prikaz_programskog_koda \* ARABIC </w:instrText>
      </w:r>
      <w:r w:rsidR="007C3F9B">
        <w:fldChar w:fldCharType="separate"/>
      </w:r>
      <w:r w:rsidR="00505A44">
        <w:rPr>
          <w:noProof/>
        </w:rPr>
        <w:t>2</w:t>
      </w:r>
      <w:r w:rsidR="007C3F9B">
        <w:rPr>
          <w:noProof/>
        </w:rPr>
        <w:fldChar w:fldCharType="end"/>
      </w:r>
      <w:ins w:id="1617" w:author="Stjepan Salopek (ssalopek)" w:date="2021-09-09T15:01:00Z">
        <w:r w:rsidR="002F3835">
          <w:rPr>
            <w:noProof/>
          </w:rPr>
          <w:t>.</w:t>
        </w:r>
      </w:ins>
      <w:r>
        <w:t xml:space="preserve"> </w:t>
      </w:r>
      <w:del w:id="1618" w:author="Stjepan Salopek (ssalopek)" w:date="2021-09-09T16:31:00Z">
        <w:r w:rsidDel="00710A41">
          <w:delText xml:space="preserve">– </w:delText>
        </w:r>
      </w:del>
      <w:r>
        <w:t>Primjer optimizacijske funkcije</w:t>
      </w:r>
      <w:bookmarkEnd w:id="1616"/>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19"/>
      <w:del w:id="1620" w:author="Stjepan Salopek (ssalopek)" w:date="2021-09-09T15:01:00Z">
        <w:r w:rsidR="007A24DC" w:rsidDel="002F3835">
          <w:delText>Stohastičn</w:delText>
        </w:r>
        <w:r w:rsidR="0054288D" w:rsidDel="002F3835">
          <w:delText xml:space="preserve">i </w:delText>
        </w:r>
      </w:del>
      <w:ins w:id="1621" w:author="Stjepan Salopek (ssalopek)" w:date="2021-09-09T15:01:00Z">
        <w:r w:rsidR="002F3835">
          <w:t xml:space="preserve">Stohastički </w:t>
        </w:r>
      </w:ins>
      <w:del w:id="1622" w:author="Stjepan Salopek (ssalopek)" w:date="2021-09-09T15:01:00Z">
        <w:r w:rsidR="0054288D" w:rsidDel="002F3835">
          <w:delText>Spust Gradijenata</w:delText>
        </w:r>
      </w:del>
      <w:commentRangeEnd w:id="1619"/>
      <w:ins w:id="1623" w:author="Stjepan Salopek (ssalopek)" w:date="2021-09-09T15:01:00Z">
        <w:r w:rsidR="002F3835">
          <w:t>gradijentalni pad</w:t>
        </w:r>
      </w:ins>
      <w:r w:rsidR="004400BA">
        <w:rPr>
          <w:rStyle w:val="CommentReference"/>
          <w:rFonts w:asciiTheme="minorHAnsi" w:eastAsiaTheme="minorHAnsi" w:hAnsiTheme="minorHAnsi"/>
          <w:spacing w:val="0"/>
        </w:rPr>
        <w:commentReference w:id="1619"/>
      </w:r>
      <w:r w:rsidR="0054288D">
        <w:t xml:space="preserve"> (eng</w:t>
      </w:r>
      <w:ins w:id="1624"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25" w:author="Stjepan Salopek (ssalopek)" w:date="2021-09-09T15:02:00Z">
        <w:r w:rsidR="00F83E97" w:rsidDel="002F3835">
          <w:delText>unazadnoj propagaciji</w:delText>
        </w:r>
      </w:del>
      <w:ins w:id="1626"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27" w:author="Tin Kramberger (tkramberg)" w:date="2021-09-06T19:06:00Z">
              <w:rPr>
                <w:rFonts w:ascii="Cambria Math" w:hAnsi="Cambria Math"/>
              </w:rPr>
              <m:t>×</m:t>
            </w:ins>
          </m:r>
          <m:r>
            <w:del w:id="1628"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29" w:author="Stjepan Salopek (ssalopek)" w:date="2021-09-09T15:03:00Z">
        <w:r w:rsidRPr="008324D8" w:rsidDel="00C94B37">
          <w:rPr>
            <w:rFonts w:ascii="Consolas" w:eastAsia="Times New Roman" w:hAnsi="Consolas" w:cs="Times New Roman"/>
            <w:color w:val="000000"/>
            <w:sz w:val="21"/>
            <w:szCs w:val="21"/>
          </w:rPr>
          <w:delText>index</w:delText>
        </w:r>
      </w:del>
      <w:ins w:id="1630"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1" w:name="_Toc82446329"/>
      <w:r>
        <w:t xml:space="preserve">Prikaz programskog koda </w:t>
      </w:r>
      <w:r w:rsidR="007C3F9B">
        <w:fldChar w:fldCharType="begin"/>
      </w:r>
      <w:r w:rsidR="007C3F9B">
        <w:instrText xml:space="preserve"> SEQ Prikaz_programskog_koda \* ARABIC </w:instrText>
      </w:r>
      <w:r w:rsidR="007C3F9B">
        <w:fldChar w:fldCharType="separate"/>
      </w:r>
      <w:r w:rsidR="00505A44">
        <w:rPr>
          <w:noProof/>
        </w:rPr>
        <w:t>3</w:t>
      </w:r>
      <w:r w:rsidR="007C3F9B">
        <w:rPr>
          <w:noProof/>
        </w:rPr>
        <w:fldChar w:fldCharType="end"/>
      </w:r>
      <w:ins w:id="1632" w:author="Stjepan Salopek (ssalopek)" w:date="2021-09-09T15:03:00Z">
        <w:r w:rsidR="00C94B37">
          <w:rPr>
            <w:noProof/>
          </w:rPr>
          <w:t>.</w:t>
        </w:r>
      </w:ins>
      <w:r>
        <w:t xml:space="preserve"> </w:t>
      </w:r>
      <w:del w:id="1633" w:author="Stjepan Salopek (ssalopek)" w:date="2021-09-09T16:31:00Z">
        <w:r w:rsidDel="00710A41">
          <w:delText xml:space="preserve">– </w:delText>
        </w:r>
      </w:del>
      <w:r>
        <w:t>Pojednostavljeni prolazak kroz mrežu</w:t>
      </w:r>
      <w:bookmarkEnd w:id="1631"/>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34" w:author="Stjepan Salopek (ssalopek)" w:date="2022-01-25T15:25:00Z">
        <w:r w:rsidR="00AB0117" w:rsidDel="004902DA">
          <w:delText xml:space="preserve">dva </w:delText>
        </w:r>
      </w:del>
      <w:ins w:id="1635"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36" w:name="_Toc82446270"/>
      <w:r>
        <w:lastRenderedPageBreak/>
        <w:t>3.4</w:t>
      </w:r>
      <w:ins w:id="1637" w:author="Stjepan Salopek (ssalopek)" w:date="2021-09-09T15:03:00Z">
        <w:r w:rsidR="00C94B37">
          <w:t>.</w:t>
        </w:r>
      </w:ins>
      <w:r>
        <w:t xml:space="preserve"> </w:t>
      </w:r>
      <w:r w:rsidR="001A46C0">
        <w:t>Rad i analiza rezultata</w:t>
      </w:r>
      <w:bookmarkEnd w:id="1636"/>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38" w:name="_Toc82446330"/>
      <w:r>
        <w:t xml:space="preserve">Prikaz programskog koda </w:t>
      </w:r>
      <w:r w:rsidR="007C3F9B">
        <w:fldChar w:fldCharType="begin"/>
      </w:r>
      <w:r w:rsidR="007C3F9B">
        <w:instrText xml:space="preserve"> SEQ Prikaz_programskog_koda \* ARABIC </w:instrText>
      </w:r>
      <w:r w:rsidR="007C3F9B">
        <w:fldChar w:fldCharType="separate"/>
      </w:r>
      <w:r w:rsidR="00505A44">
        <w:rPr>
          <w:noProof/>
        </w:rPr>
        <w:t>4</w:t>
      </w:r>
      <w:r w:rsidR="007C3F9B">
        <w:rPr>
          <w:noProof/>
        </w:rPr>
        <w:fldChar w:fldCharType="end"/>
      </w:r>
      <w:ins w:id="1639" w:author="Stjepan Salopek (ssalopek)" w:date="2021-09-09T15:03:00Z">
        <w:r w:rsidR="00C94B37">
          <w:rPr>
            <w:noProof/>
          </w:rPr>
          <w:t>.</w:t>
        </w:r>
      </w:ins>
      <w:r>
        <w:t xml:space="preserve"> </w:t>
      </w:r>
      <w:del w:id="1640" w:author="Stjepan Salopek (ssalopek)" w:date="2021-09-09T16:31:00Z">
        <w:r w:rsidR="00910053" w:rsidDel="00710A41">
          <w:rPr>
            <w:noProof/>
          </w:rPr>
          <w:delText>–</w:delText>
        </w:r>
        <w:r w:rsidDel="00710A41">
          <w:delText xml:space="preserve"> </w:delText>
        </w:r>
      </w:del>
      <w:r>
        <w:t>Računanje točnosti mreže</w:t>
      </w:r>
      <w:bookmarkEnd w:id="1638"/>
    </w:p>
    <w:p w14:paraId="23B5984B" w14:textId="26F6FDE4"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3467BC">
      <w:pPr>
        <w:pStyle w:val="4Tekst"/>
      </w:pPr>
      <w:r>
        <w:br w:type="page"/>
      </w:r>
      <w:bookmarkStart w:id="1641" w:name="_Toc82446271"/>
      <w:r w:rsidR="00E82A48">
        <w:lastRenderedPageBreak/>
        <w:t>4</w:t>
      </w:r>
      <w:ins w:id="1642" w:author="Stjepan Salopek (ssalopek)" w:date="2021-09-09T15:03:00Z">
        <w:r w:rsidR="00C94B37">
          <w:t>.</w:t>
        </w:r>
      </w:ins>
      <w:r w:rsidR="00E82A48">
        <w:t xml:space="preserve"> PRAKTIČNI ZADATAK</w:t>
      </w:r>
      <w:bookmarkEnd w:id="1641"/>
    </w:p>
    <w:p w14:paraId="7B55D48C" w14:textId="183D7837" w:rsidR="00E82A48" w:rsidRDefault="00E82A48" w:rsidP="00E82A48">
      <w:pPr>
        <w:pStyle w:val="2Podnaslov"/>
      </w:pPr>
      <w:bookmarkStart w:id="1643" w:name="_Toc82446272"/>
      <w:r>
        <w:t>4.1</w:t>
      </w:r>
      <w:ins w:id="1644" w:author="Stjepan Salopek (ssalopek)" w:date="2021-09-09T15:03:00Z">
        <w:r w:rsidR="00C94B37">
          <w:t>.</w:t>
        </w:r>
      </w:ins>
      <w:r>
        <w:t xml:space="preserve"> Plan rada</w:t>
      </w:r>
      <w:bookmarkEnd w:id="1643"/>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73EEEFB8"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Istrenirati će se više modela i za svaki testirati preciznost čitanja </w:t>
      </w:r>
      <w:r w:rsidR="00036185">
        <w:t>slova</w:t>
      </w:r>
      <w:r w:rsidR="00AB7FD2">
        <w:t>.</w:t>
      </w:r>
    </w:p>
    <w:p w14:paraId="4DE6A9A3" w14:textId="4A5CCD80" w:rsidR="00AB7FD2" w:rsidRDefault="00AB7FD2" w:rsidP="00AB7FD2">
      <w:pPr>
        <w:pStyle w:val="2Podnaslov"/>
      </w:pPr>
      <w:bookmarkStart w:id="1645" w:name="_Toc82446273"/>
      <w:r>
        <w:t>4.2</w:t>
      </w:r>
      <w:ins w:id="1646" w:author="Stjepan Salopek (ssalopek)" w:date="2021-09-09T15:03:00Z">
        <w:r w:rsidR="00C94B37">
          <w:t>.</w:t>
        </w:r>
      </w:ins>
      <w:r>
        <w:t xml:space="preserve"> Postavljanje razvojnog okruženja</w:t>
      </w:r>
      <w:bookmarkEnd w:id="1645"/>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47" w:name="_Toc94044609"/>
      <w:r>
        <w:t xml:space="preserve">Slika </w:t>
      </w:r>
      <w:r w:rsidR="007C3F9B">
        <w:fldChar w:fldCharType="begin"/>
      </w:r>
      <w:r w:rsidR="007C3F9B">
        <w:instrText xml:space="preserve"> SEQ Slika \* ARABIC </w:instrText>
      </w:r>
      <w:r w:rsidR="007C3F9B">
        <w:fldChar w:fldCharType="separate"/>
      </w:r>
      <w:r>
        <w:rPr>
          <w:noProof/>
        </w:rPr>
        <w:t>11</w:t>
      </w:r>
      <w:r w:rsidR="007C3F9B">
        <w:rPr>
          <w:noProof/>
        </w:rPr>
        <w:fldChar w:fldCharType="end"/>
      </w:r>
      <w:r>
        <w:t>. Rad u Colaborytoryju</w:t>
      </w:r>
      <w:bookmarkEnd w:id="1647"/>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1648" w:author="Stjepan Salopek (ssalopek)" w:date="2021-09-09T15:04:00Z"/>
        </w:rPr>
      </w:pPr>
    </w:p>
    <w:p w14:paraId="03D7EEB6" w14:textId="5DD4A993" w:rsidR="009B1A1C" w:rsidDel="00C94B37" w:rsidRDefault="009B1A1C" w:rsidP="009812C5">
      <w:pPr>
        <w:pStyle w:val="4Tekst"/>
        <w:rPr>
          <w:del w:id="1649" w:author="Stjepan Salopek (ssalopek)" w:date="2021-09-09T15:04:00Z"/>
        </w:rPr>
      </w:pPr>
    </w:p>
    <w:p w14:paraId="6691A666" w14:textId="216A949C" w:rsidR="009B1A1C" w:rsidDel="00C94B37" w:rsidRDefault="009B1A1C" w:rsidP="009812C5">
      <w:pPr>
        <w:pStyle w:val="4Tekst"/>
        <w:rPr>
          <w:del w:id="1650" w:author="Stjepan Salopek (ssalopek)" w:date="2021-09-09T15:04:00Z"/>
        </w:rPr>
      </w:pPr>
    </w:p>
    <w:p w14:paraId="112AF001" w14:textId="3B1B674F" w:rsidR="009B1A1C" w:rsidRDefault="00784456" w:rsidP="00784456">
      <w:pPr>
        <w:pStyle w:val="2Podnaslov"/>
      </w:pPr>
      <w:bookmarkStart w:id="1651" w:name="_Toc82446274"/>
      <w:r>
        <w:t>4.3</w:t>
      </w:r>
      <w:ins w:id="1652" w:author="Stjepan Salopek (ssalopek)" w:date="2021-09-09T15:06:00Z">
        <w:r w:rsidR="00C94B37">
          <w:t>.</w:t>
        </w:r>
      </w:ins>
      <w:r>
        <w:t xml:space="preserve"> </w:t>
      </w:r>
      <w:bookmarkEnd w:id="1651"/>
      <w:r w:rsidR="000B506C">
        <w:t>Podatkovni skup</w:t>
      </w:r>
    </w:p>
    <w:p w14:paraId="194CB45E" w14:textId="0DA2A30C"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r>
        <w:t>4.</w:t>
      </w:r>
      <w:r w:rsidR="001275E4">
        <w:t>5</w:t>
      </w:r>
      <w:r>
        <w:t>. MNIST</w:t>
      </w:r>
      <w:r w:rsidR="001275E4">
        <w:t xml:space="preserve"> i EMNIST skupovi</w:t>
      </w:r>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1653" w:author="Stjepan Salopek (ssalopek)" w:date="2021-09-09T15:07:00Z"/>
        </w:rPr>
      </w:pPr>
    </w:p>
    <w:p w14:paraId="45FD0063" w14:textId="7B00C31D" w:rsidR="0088087A" w:rsidDel="00C94B37" w:rsidRDefault="0088087A" w:rsidP="009812C5">
      <w:pPr>
        <w:pStyle w:val="4Tekst"/>
        <w:rPr>
          <w:del w:id="1654"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55" w:author="Stjepan Salopek (ssalopek)" w:date="2021-09-13T09:24:00Z"/>
        </w:rPr>
      </w:pPr>
      <w:bookmarkStart w:id="1656" w:name="_Toc82446279"/>
      <w:ins w:id="1657" w:author="Stjepan Salopek (ssalopek)" w:date="2021-09-13T09:24:00Z">
        <w:r>
          <w:lastRenderedPageBreak/>
          <w:t>4.5. Dizajniranje neuronske mreže</w:t>
        </w:r>
        <w:bookmarkEnd w:id="1656"/>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28EFBF03" w:rsidR="00946845" w:rsidRDefault="00946845" w:rsidP="00124303">
      <w:pPr>
        <w:pStyle w:val="4Tekst"/>
      </w:pPr>
      <w:r>
        <w:lastRenderedPageBreak/>
        <w:t>Mreža se sastoji od tri vrste blokova</w:t>
      </w:r>
      <w:r w:rsidR="00023118">
        <w:t>:</w:t>
      </w:r>
      <w:r>
        <w:t xml:space="preserve"> rezidualne</w:t>
      </w:r>
      <w:r w:rsidR="00023118">
        <w:t xml:space="preserve">, </w:t>
      </w:r>
      <w:r>
        <w:t>konvolucijske i linearne. Prolazak kroz jedan rezidualni blok uključuje spremanje ulaza, prolazak kroz dva konvolucijska bloka te vraćanje zbroja</w:t>
      </w:r>
      <w:r w:rsidR="00023118">
        <w:t xml:space="preserve"> konvolucijskog</w:t>
      </w:r>
      <w:r>
        <w:t xml:space="preserve">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58" w:name="_Toc82446280"/>
      <w:r>
        <w:t>Mreža je trenirana sveukupno 86 epoha dostižući točnost od 94.54%. Najbolju točnost od 94.97% postigla je u 50. epohi.</w:t>
      </w:r>
    </w:p>
    <w:p w14:paraId="23C7516D" w14:textId="5AAD7406" w:rsidR="00A119A8" w:rsidRDefault="00A119A8" w:rsidP="00A119A8">
      <w:pPr>
        <w:pStyle w:val="4Tekst"/>
      </w:pPr>
      <w:r>
        <w:t>4.5.3. Mnist</w:t>
      </w:r>
      <w:r w:rsidR="00707EBD">
        <w:t>S</w:t>
      </w:r>
      <w:r>
        <w:t>impleCNN</w:t>
      </w:r>
    </w:p>
    <w:p w14:paraId="6E4BC431" w14:textId="68E4B8E0" w:rsidR="00707EBD" w:rsidRDefault="00707EBD" w:rsidP="00A119A8">
      <w:pPr>
        <w:pStyle w:val="4Tekst"/>
      </w:pPr>
      <w:r>
        <w:t>MnistSimpleCNN zajednički je naziv za tri vrste konvolucijskih neuronskih mreža. Inicijalno su dizajnirane za MNIST podatkovni skup, no prilagođene su EMNIST skupu. Prva vrsta ove mreže sastoji se od deset konvolucijskih blokova matrice veličine 3x3, nakon čega slijedi jedan linearni sloj. Druga vrsta umjesto deset, ima pet konvolucijskih blokova veličine 5x5, dok treća ima četiri</w:t>
      </w:r>
      <w:r w:rsidR="00023118">
        <w:t xml:space="preserve"> bloka</w:t>
      </w:r>
      <w:r>
        <w:t xml:space="preserve">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r w:rsidR="007C3F9B">
        <w:fldChar w:fldCharType="begin"/>
      </w:r>
      <w:r w:rsidR="007C3F9B">
        <w:instrText xml:space="preserve"> SEQ Slika \* ARABIC </w:instrText>
      </w:r>
      <w:r w:rsidR="007C3F9B">
        <w:fldChar w:fldCharType="separate"/>
      </w:r>
      <w:r>
        <w:rPr>
          <w:noProof/>
        </w:rPr>
        <w:t>12</w:t>
      </w:r>
      <w:r w:rsidR="007C3F9B">
        <w:rPr>
          <w:noProof/>
        </w:rPr>
        <w:fldChar w:fldCharType="end"/>
      </w:r>
      <w:r>
        <w:t>. Prikaz SimpleNetv1 neuronske mreže</w:t>
      </w:r>
    </w:p>
    <w:p w14:paraId="3D3CBF2E" w14:textId="370B35C7" w:rsidR="0046455E" w:rsidRDefault="0023434B" w:rsidP="006B5382">
      <w:pPr>
        <w:pStyle w:val="4Tekst"/>
      </w:pPr>
      <w:r>
        <w:t xml:space="preserve">Mreža SimpleNetv1 konvolucijska je mreža izrađena za popularni CIFAR10, CIFAR100 ili MNIST podatkovni skup, a prolagođena EMNIST skupu. Sastoji se od sveukupno trinaest konvolucijskih blokova, nakon čega slijedi jedan sloj klasifikatora, odnosno linearni sloj. Prema dvanaestoj slici koja definira strukturu mreže, može se primijetiti da se u većini slučajeva koristi konvolucijski blok matrice 3x3, dok varijacije sadrže matricu 1x1, a na nekim mjestima vrši se </w:t>
      </w:r>
      <w:r>
        <w:rPr>
          <w:i/>
          <w:iCs/>
        </w:rPr>
        <w:t>max pooling</w:t>
      </w:r>
      <w:r>
        <w:t>.</w:t>
      </w:r>
    </w:p>
    <w:p w14:paraId="441AE258" w14:textId="4A235156" w:rsidR="0023434B" w:rsidRDefault="0023434B" w:rsidP="00023118">
      <w:pPr>
        <w:pStyle w:val="4Tekst"/>
      </w:pPr>
      <w:r>
        <w:t>Mreža je trenirana na više načina, maksimalno 45 epoha sa točnošću od 93.85%. Najvećom točnošću od 94.51% rezultirala je 14. epoha.</w:t>
      </w:r>
    </w:p>
    <w:p w14:paraId="47F43EE9" w14:textId="031A5E4D" w:rsidR="006471BC" w:rsidRDefault="006471BC" w:rsidP="00023118">
      <w:pPr>
        <w:pStyle w:val="3PodnaslovMali"/>
        <w:jc w:val="both"/>
      </w:pPr>
      <w:r>
        <w:t>4.5.5 Resnet18</w:t>
      </w:r>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r>
        <w:t xml:space="preserve">Slika </w:t>
      </w:r>
      <w:r w:rsidR="007C3F9B">
        <w:fldChar w:fldCharType="begin"/>
      </w:r>
      <w:r w:rsidR="007C3F9B">
        <w:instrText xml:space="preserve"> SEQ Slika \* ARABIC </w:instrText>
      </w:r>
      <w:r w:rsidR="007C3F9B">
        <w:fldChar w:fldCharType="separate"/>
      </w:r>
      <w:r>
        <w:rPr>
          <w:noProof/>
        </w:rPr>
        <w:t>13</w:t>
      </w:r>
      <w:r w:rsidR="007C3F9B">
        <w:rPr>
          <w:noProof/>
        </w:rPr>
        <w:fldChar w:fldCharType="end"/>
      </w:r>
      <w:r>
        <w:t>. Resnet18 neuronska mreža</w:t>
      </w:r>
    </w:p>
    <w:p w14:paraId="23C5A819" w14:textId="03385E9E" w:rsidR="006471BC" w:rsidRDefault="006471BC" w:rsidP="00023118">
      <w:pPr>
        <w:pStyle w:val="4Tekst"/>
      </w:pPr>
      <w:r>
        <w:lastRenderedPageBreak/>
        <w:t xml:space="preserve">Resnet je </w:t>
      </w:r>
      <w:r w:rsidR="008D5FDD">
        <w:t xml:space="preserve">popularna duboka konvolucijska neuronska mreža koja primijenjuje tehniku ostatka (engl. residue).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023118">
      <w:pPr>
        <w:pStyle w:val="4Teks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EAE8A54" w:rsidR="00EE435B" w:rsidRDefault="00E76F09" w:rsidP="00E76F09">
      <w:pPr>
        <w:pStyle w:val="4Tekst"/>
      </w:pPr>
      <w:r>
        <w:t xml:space="preserve">Istraživanjem je pronađen znanstveni rad koji primjenjuje dubinsko padajuću metodu na ResNet18 mrežu.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bookmarkEnd w:id="1658"/>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1659"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60" w:name="_Toc82446282"/>
      <w:r>
        <w:lastRenderedPageBreak/>
        <w:t>4.6</w:t>
      </w:r>
      <w:ins w:id="1661" w:author="Stjepan Salopek (ssalopek)" w:date="2021-09-09T15:10:00Z">
        <w:r w:rsidR="00C94B37">
          <w:t>.</w:t>
        </w:r>
      </w:ins>
      <w:r>
        <w:t xml:space="preserve"> Učitavanje podataka</w:t>
      </w:r>
      <w:bookmarkEnd w:id="1660"/>
    </w:p>
    <w:p w14:paraId="2B2EADDB" w14:textId="4B48F8F2" w:rsidR="00BA3DAA" w:rsidRDefault="00BA3DAA" w:rsidP="00AF0EF1">
      <w:pPr>
        <w:pStyle w:val="4Tekst"/>
      </w:pPr>
      <w:r>
        <w:t>Pri radu sa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62"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62"/>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3A754C">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02025CC3" w14:textId="6A02DD39" w:rsidR="00BA3DAA" w:rsidRDefault="00FD145C" w:rsidP="00FD145C">
      <w:pPr>
        <w:pStyle w:val="4Tekst"/>
        <w:spacing w:before="120"/>
        <w:jc w:val="center"/>
      </w:pPr>
      <w:bookmarkStart w:id="1663" w:name="_Toc82446334"/>
      <w:r>
        <w:t xml:space="preserve">Prikaz programskog koda </w:t>
      </w:r>
      <w:r w:rsidR="007C3F9B">
        <w:fldChar w:fldCharType="begin"/>
      </w:r>
      <w:r w:rsidR="007C3F9B">
        <w:instrText xml:space="preserve"> SEQ Prikaz_programskog_koda \* ARABIC </w:instrText>
      </w:r>
      <w:r w:rsidR="007C3F9B">
        <w:fldChar w:fldCharType="separate"/>
      </w:r>
      <w:ins w:id="1664" w:author="Stjepan Salopek (ssalopek)" w:date="2021-09-13T13:07:00Z">
        <w:r w:rsidR="00505A44">
          <w:rPr>
            <w:noProof/>
          </w:rPr>
          <w:t>8</w:t>
        </w:r>
      </w:ins>
      <w:del w:id="1665" w:author="Stjepan Salopek (ssalopek)" w:date="2021-09-13T13:07:00Z">
        <w:r w:rsidR="00683B83" w:rsidDel="00505A44">
          <w:rPr>
            <w:noProof/>
          </w:rPr>
          <w:delText>7</w:delText>
        </w:r>
      </w:del>
      <w:r w:rsidR="007C3F9B">
        <w:rPr>
          <w:noProof/>
        </w:rPr>
        <w:fldChar w:fldCharType="end"/>
      </w:r>
      <w:ins w:id="1666" w:author="Stjepan Salopek (ssalopek)" w:date="2021-09-09T15:10:00Z">
        <w:r w:rsidR="00C94B37">
          <w:rPr>
            <w:noProof/>
          </w:rPr>
          <w:t>.</w:t>
        </w:r>
      </w:ins>
      <w:r>
        <w:t xml:space="preserve"> Učitavanje i transformacija slika</w:t>
      </w:r>
      <w:bookmarkEnd w:id="1663"/>
    </w:p>
    <w:p w14:paraId="329C8499" w14:textId="259AD569"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dodatno je</w:t>
      </w:r>
      <w:r w:rsidR="003A754C">
        <w:t xml:space="preserve"> korištena za Resnet18 mreže koje na ulazu očekuju slike veličine 224x224.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1667" w:name="_Toc82446283"/>
      <w:r>
        <w:t>4.7</w:t>
      </w:r>
      <w:ins w:id="1668" w:author="Stjepan Salopek (ssalopek)" w:date="2021-09-09T15:10:00Z">
        <w:r w:rsidR="00C94B37">
          <w:t>.</w:t>
        </w:r>
      </w:ins>
      <w:r>
        <w:t xml:space="preserve"> Postavljanje varijabli</w:t>
      </w:r>
      <w:bookmarkEnd w:id="1667"/>
    </w:p>
    <w:p w14:paraId="370A3A7E" w14:textId="5BB8CD7B" w:rsidR="00193AA5" w:rsidRDefault="00ED4A1D" w:rsidP="00ED4A1D">
      <w:pPr>
        <w:pStyle w:val="4Tekst"/>
      </w:pPr>
      <w:r>
        <w:t>Prilikom rada aplikacije koriste se mnoge promjenjive varijable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tih objekata, potrebno je stvoriti i objekt klase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222702D" w14:textId="1F535A8B" w:rsidR="00193AA5" w:rsidRDefault="00193AA5" w:rsidP="00E511ED">
      <w:pPr>
        <w:pStyle w:val="4Tekst"/>
        <w:spacing w:before="120"/>
        <w:jc w:val="center"/>
      </w:pPr>
      <w:bookmarkStart w:id="1669" w:name="_Toc82446335"/>
      <w:r>
        <w:t xml:space="preserve">Prikaz programskog koda </w:t>
      </w:r>
      <w:r w:rsidR="007C3F9B">
        <w:fldChar w:fldCharType="begin"/>
      </w:r>
      <w:r w:rsidR="007C3F9B">
        <w:instrText xml:space="preserve"> SEQ Prikaz_programskog_koda \* ARABIC </w:instrText>
      </w:r>
      <w:r w:rsidR="007C3F9B">
        <w:fldChar w:fldCharType="separate"/>
      </w:r>
      <w:ins w:id="1670" w:author="Stjepan Salopek (ssalopek)" w:date="2021-09-13T13:07:00Z">
        <w:r w:rsidR="00505A44">
          <w:rPr>
            <w:noProof/>
          </w:rPr>
          <w:t>9</w:t>
        </w:r>
      </w:ins>
      <w:del w:id="1671" w:author="Stjepan Salopek (ssalopek)" w:date="2021-09-13T13:07:00Z">
        <w:r w:rsidR="00683B83" w:rsidDel="00505A44">
          <w:rPr>
            <w:noProof/>
          </w:rPr>
          <w:delText>8</w:delText>
        </w:r>
      </w:del>
      <w:r w:rsidR="007C3F9B">
        <w:rPr>
          <w:noProof/>
        </w:rPr>
        <w:fldChar w:fldCharType="end"/>
      </w:r>
      <w:ins w:id="1672" w:author="Stjepan Salopek (ssalopek)" w:date="2021-09-09T15:10:00Z">
        <w:r w:rsidR="00C94B37">
          <w:rPr>
            <w:noProof/>
          </w:rPr>
          <w:t>.</w:t>
        </w:r>
      </w:ins>
      <w:r>
        <w:t xml:space="preserve"> Prikaz </w:t>
      </w:r>
      <w:r w:rsidR="00642407">
        <w:t>tqdm</w:t>
      </w:r>
      <w:r>
        <w:t xml:space="preserve"> statistike</w:t>
      </w:r>
      <w:bookmarkEnd w:id="1669"/>
    </w:p>
    <w:p w14:paraId="5BC556AB" w14:textId="3C9AC599" w:rsidR="00E511ED" w:rsidRDefault="00E511ED" w:rsidP="00E511ED">
      <w:pPr>
        <w:pStyle w:val="4Tekst"/>
        <w:spacing w:before="120"/>
        <w:jc w:val="left"/>
      </w:pPr>
    </w:p>
    <w:p w14:paraId="189B5281" w14:textId="77777777" w:rsidR="00E511ED" w:rsidRPr="00E511ED" w:rsidRDefault="00E511ED"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20DBC47F" w14:textId="7AC6D237" w:rsidR="00ED4A1D" w:rsidRDefault="009C7F1B" w:rsidP="009C7F1B">
      <w:pPr>
        <w:pStyle w:val="4Tekst"/>
        <w:jc w:val="center"/>
      </w:pPr>
      <w:bookmarkStart w:id="1673" w:name="_Toc82446336"/>
      <w:r>
        <w:t xml:space="preserve">Prikaz programskog koda </w:t>
      </w:r>
      <w:r w:rsidR="007C3F9B">
        <w:fldChar w:fldCharType="begin"/>
      </w:r>
      <w:r w:rsidR="007C3F9B">
        <w:instrText xml:space="preserve"> SEQ Prikaz_programskog_koda \* ARABIC </w:instrText>
      </w:r>
      <w:r w:rsidR="007C3F9B">
        <w:fldChar w:fldCharType="separate"/>
      </w:r>
      <w:ins w:id="1674" w:author="Stjepan Salopek (ssalopek)" w:date="2021-09-13T13:07:00Z">
        <w:r w:rsidR="00505A44">
          <w:rPr>
            <w:noProof/>
          </w:rPr>
          <w:t>10</w:t>
        </w:r>
      </w:ins>
      <w:del w:id="1675" w:author="Stjepan Salopek (ssalopek)" w:date="2021-09-13T13:07:00Z">
        <w:r w:rsidR="00683B83" w:rsidDel="00505A44">
          <w:rPr>
            <w:noProof/>
          </w:rPr>
          <w:delText>9</w:delText>
        </w:r>
      </w:del>
      <w:r w:rsidR="007C3F9B">
        <w:rPr>
          <w:noProof/>
        </w:rPr>
        <w:fldChar w:fldCharType="end"/>
      </w:r>
      <w:ins w:id="1676" w:author="Stjepan Salopek (ssalopek)" w:date="2021-09-09T15:11:00Z">
        <w:r w:rsidR="00C94B37">
          <w:rPr>
            <w:noProof/>
          </w:rPr>
          <w:t>.</w:t>
        </w:r>
      </w:ins>
      <w:r>
        <w:t xml:space="preserve"> Pripremanje mreže na treniranje</w:t>
      </w:r>
      <w:bookmarkEnd w:id="1673"/>
    </w:p>
    <w:p w14:paraId="2750AFE9" w14:textId="520FE69D" w:rsidR="00B87AE8" w:rsidRPr="00B87AE8" w:rsidRDefault="00193AA5" w:rsidP="009C7F1B">
      <w:pPr>
        <w:pStyle w:val="4Tekst"/>
        <w:jc w:val="left"/>
      </w:pPr>
      <w:r>
        <w:t xml:space="preserve">Funkcija gubitka </w:t>
      </w:r>
      <w:r w:rsidR="004B4CAA">
        <w:rPr>
          <w:i/>
          <w:iCs/>
        </w:rPr>
        <w:t>CrossEntropyLoss</w:t>
      </w:r>
      <w:r w:rsidR="004B4CAA">
        <w:t>,</w:t>
      </w:r>
      <w:r w:rsidR="00B87AE8">
        <w:t xml:space="preserve"> često se koristi pri radu sa klasifikacijama, a za izlaz ima </w:t>
      </w:r>
      <w:r w:rsidR="004B4CAA">
        <w:t>realne vjerojatnosti da se na slici nalazi klasa, između 0 i 1, što označava postotke od 0 do 100</w:t>
      </w:r>
      <w:r w:rsidR="00B87AE8">
        <w:t>. Na primjer, ukoliko tenzor upućuje da je učitana slika slovo A,</w:t>
      </w:r>
      <w:r w:rsidR="00DB0C9F">
        <w:t xml:space="preserve"> funkcija gubitka istrenirane mreže će na indeksu klase A postaviti najveću vrijednost</w:t>
      </w:r>
      <w:r w:rsidR="00B87AE8">
        <w:t>. Optimizator SGD ili stohastički gradijentalni pad (eng</w:t>
      </w:r>
      <w:ins w:id="1677"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678" w:name="_Toc82446284"/>
      <w:r>
        <w:lastRenderedPageBreak/>
        <w:t>4.8</w:t>
      </w:r>
      <w:ins w:id="1679" w:author="Stjepan Salopek (ssalopek)" w:date="2021-09-09T15:11:00Z">
        <w:r w:rsidR="00C94B37">
          <w:t>.</w:t>
        </w:r>
      </w:ins>
      <w:r>
        <w:t xml:space="preserve"> Petlja treniranja</w:t>
      </w:r>
      <w:bookmarkEnd w:id="1678"/>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80" w:name="_Toc82446337"/>
      <w:r>
        <w:t xml:space="preserve">Prikaz programskog koda </w:t>
      </w:r>
      <w:r w:rsidR="007C3F9B">
        <w:fldChar w:fldCharType="begin"/>
      </w:r>
      <w:r w:rsidR="007C3F9B">
        <w:instrText xml:space="preserve"> SEQ Prikaz_programskog_koda \* ARABIC </w:instrText>
      </w:r>
      <w:r w:rsidR="007C3F9B">
        <w:fldChar w:fldCharType="separate"/>
      </w:r>
      <w:ins w:id="1681" w:author="Stjepan Salopek (ssalopek)" w:date="2021-09-13T13:07:00Z">
        <w:r w:rsidR="00505A44">
          <w:rPr>
            <w:noProof/>
          </w:rPr>
          <w:t>11</w:t>
        </w:r>
      </w:ins>
      <w:del w:id="1682" w:author="Stjepan Salopek (ssalopek)" w:date="2021-09-13T13:07:00Z">
        <w:r w:rsidR="00683B83" w:rsidDel="00505A44">
          <w:rPr>
            <w:noProof/>
          </w:rPr>
          <w:delText>10</w:delText>
        </w:r>
      </w:del>
      <w:r w:rsidR="007C3F9B">
        <w:rPr>
          <w:noProof/>
        </w:rPr>
        <w:fldChar w:fldCharType="end"/>
      </w:r>
      <w:ins w:id="1683" w:author="Stjepan Salopek (ssalopek)" w:date="2021-09-09T15:11:00Z">
        <w:r w:rsidR="00C94B37">
          <w:rPr>
            <w:noProof/>
          </w:rPr>
          <w:t>.</w:t>
        </w:r>
      </w:ins>
      <w:r>
        <w:t xml:space="preserve"> Petlja treniranja mreže</w:t>
      </w:r>
      <w:bookmarkEnd w:id="1680"/>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0EC47932" w14:textId="3B9175BF" w:rsidR="00971B01" w:rsidRDefault="00971B01" w:rsidP="00971B01">
      <w:pPr>
        <w:pStyle w:val="4Tekst"/>
      </w:pPr>
      <w:r>
        <w:t xml:space="preserve">Na taj način vrši se jedno testiranje. Provedeno ih je mnogo, a mijenjali su se razni podaci kao što je </w:t>
      </w:r>
      <w:r w:rsidR="00AF2F12">
        <w:t>neuronska mreža, optimizator, procesuiranje EMNIST podatkovnog skupa kao i korištenje lr_scheduler objekta u određenim slučajevima pomoću kojeg se dinamički smanjivala stopa učenja.</w:t>
      </w:r>
    </w:p>
    <w:p w14:paraId="47C61BFE" w14:textId="6331F658" w:rsidR="001229A6" w:rsidRDefault="001229A6" w:rsidP="00971B01">
      <w:pPr>
        <w:pStyle w:val="4Tekst"/>
      </w:pPr>
      <w:r>
        <w:br w:type="page"/>
      </w:r>
    </w:p>
    <w:p w14:paraId="3E191A22" w14:textId="4545D66A" w:rsidR="001229A6" w:rsidRDefault="001229A6" w:rsidP="001229A6">
      <w:pPr>
        <w:pStyle w:val="2Podnaslov"/>
      </w:pPr>
      <w:bookmarkStart w:id="1684" w:name="_Toc82446285"/>
      <w:r>
        <w:lastRenderedPageBreak/>
        <w:t>4.9</w:t>
      </w:r>
      <w:ins w:id="1685" w:author="Stjepan Salopek (ssalopek)" w:date="2021-09-09T15:11:00Z">
        <w:r w:rsidR="00C94B37">
          <w:t>.</w:t>
        </w:r>
      </w:ins>
      <w:r>
        <w:t xml:space="preserve"> Petlja testiranja</w:t>
      </w:r>
      <w:bookmarkEnd w:id="1684"/>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86" w:name="_Toc82446338"/>
      <w:r>
        <w:t xml:space="preserve">Prikaz programskog koda </w:t>
      </w:r>
      <w:r w:rsidR="007C3F9B">
        <w:fldChar w:fldCharType="begin"/>
      </w:r>
      <w:r w:rsidR="007C3F9B">
        <w:instrText xml:space="preserve"> SEQ Prikaz_programskog_koda \* ARABIC </w:instrText>
      </w:r>
      <w:r w:rsidR="007C3F9B">
        <w:fldChar w:fldCharType="separate"/>
      </w:r>
      <w:ins w:id="1687" w:author="Stjepan Salopek (ssalopek)" w:date="2021-09-13T13:07:00Z">
        <w:r w:rsidR="00505A44">
          <w:rPr>
            <w:noProof/>
          </w:rPr>
          <w:t>12</w:t>
        </w:r>
      </w:ins>
      <w:del w:id="1688" w:author="Stjepan Salopek (ssalopek)" w:date="2021-09-13T13:07:00Z">
        <w:r w:rsidR="00683B83" w:rsidDel="00505A44">
          <w:rPr>
            <w:noProof/>
          </w:rPr>
          <w:delText>11</w:delText>
        </w:r>
      </w:del>
      <w:r w:rsidR="007C3F9B">
        <w:rPr>
          <w:noProof/>
        </w:rPr>
        <w:fldChar w:fldCharType="end"/>
      </w:r>
      <w:ins w:id="1689" w:author="Stjepan Salopek (ssalopek)" w:date="2021-09-09T15:11:00Z">
        <w:r w:rsidR="00C94B37">
          <w:rPr>
            <w:noProof/>
          </w:rPr>
          <w:t>.</w:t>
        </w:r>
      </w:ins>
      <w:r>
        <w:t xml:space="preserve"> Petlja testiranja istreniranog modela</w:t>
      </w:r>
      <w:bookmarkEnd w:id="1686"/>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0050579" w14:textId="0117BB8F" w:rsidR="00F60DAB" w:rsidRDefault="00E028F4" w:rsidP="002068CA">
      <w:pPr>
        <w:pStyle w:val="4Tekst"/>
      </w:pPr>
      <w:r>
        <w:t>U</w:t>
      </w:r>
      <w:r w:rsidR="001229A6">
        <w:t xml:space="preserve"> DataLoader funkciju poslao </w:t>
      </w:r>
      <w:r>
        <w:t xml:space="preserve">se </w:t>
      </w:r>
      <w:r w:rsidR="001229A6">
        <w:t>batch_size</w:t>
      </w:r>
      <w:r>
        <w:t xml:space="preserve"> veličine 256</w:t>
      </w:r>
      <w:r w:rsidR="001229A6">
        <w:t xml:space="preserve">, </w:t>
      </w:r>
      <w:r>
        <w:t xml:space="preserve">i zbog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690" w:name="_Toc82446286"/>
      <w:r>
        <w:lastRenderedPageBreak/>
        <w:t>4.10</w:t>
      </w:r>
      <w:ins w:id="1691" w:author="Stjepan Salopek (ssalopek)" w:date="2021-09-09T15:12:00Z">
        <w:r w:rsidR="00C94B37">
          <w:t>.</w:t>
        </w:r>
      </w:ins>
      <w:r>
        <w:t xml:space="preserve"> Pregled i analiza</w:t>
      </w:r>
      <w:bookmarkEnd w:id="1690"/>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0E2F0626" w:rsidR="00D26206" w:rsidRDefault="00D26206" w:rsidP="00D26206">
      <w:pPr>
        <w:pStyle w:val="3PodnaslovMali"/>
      </w:pPr>
      <w:bookmarkStart w:id="1692" w:name="_Toc82446287"/>
      <w:r>
        <w:t>4.10.1</w:t>
      </w:r>
      <w:ins w:id="1693" w:author="Stjepan Salopek (ssalopek)" w:date="2021-09-09T15:12:00Z">
        <w:r w:rsidR="00C94B37">
          <w:t>.</w:t>
        </w:r>
      </w:ins>
      <w:r>
        <w:t xml:space="preserve"> </w:t>
      </w:r>
      <w:r w:rsidR="001816ED">
        <w:t>M</w:t>
      </w:r>
      <w:r>
        <w:t>atplotlib</w:t>
      </w:r>
      <w:bookmarkEnd w:id="1692"/>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r>
        <w:t xml:space="preserve">Slika </w:t>
      </w:r>
      <w:r w:rsidR="007C3F9B">
        <w:fldChar w:fldCharType="begin"/>
      </w:r>
      <w:r w:rsidR="007C3F9B">
        <w:instrText xml:space="preserve"> SEQ Slika \* ARABIC </w:instrText>
      </w:r>
      <w:r w:rsidR="007C3F9B">
        <w:fldChar w:fldCharType="separate"/>
      </w:r>
      <w:r>
        <w:rPr>
          <w:noProof/>
        </w:rPr>
        <w:t>14</w:t>
      </w:r>
      <w:r w:rsidR="007C3F9B">
        <w:rPr>
          <w:noProof/>
        </w:rPr>
        <w:fldChar w:fldCharType="end"/>
      </w:r>
      <w:r>
        <w:t>. Prikaz slike matplotlib bibliotekom</w:t>
      </w:r>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1694" w:name="_Toc82446288"/>
      <w:r>
        <w:t>4.10.2</w:t>
      </w:r>
      <w:ins w:id="1695" w:author="Stjepan Salopek (ssalopek)" w:date="2021-09-09T15:12:00Z">
        <w:r w:rsidR="00C94B37">
          <w:t>.</w:t>
        </w:r>
      </w:ins>
      <w:r>
        <w:t xml:space="preserve"> Tensor</w:t>
      </w:r>
      <w:r w:rsidR="00505222">
        <w:t>B</w:t>
      </w:r>
      <w:r>
        <w:t>oard</w:t>
      </w:r>
      <w:bookmarkEnd w:id="1694"/>
    </w:p>
    <w:p w14:paraId="4EDD0AAC" w14:textId="0B6D2467" w:rsidR="00505222" w:rsidRDefault="00505222" w:rsidP="001816ED">
      <w:pPr>
        <w:pStyle w:val="4Tekst"/>
      </w:pPr>
      <w:r>
        <w:t>TensorBoard je alat za vizualizaciju podataka. Izrađen je za TensorFlow</w:t>
      </w:r>
      <w:ins w:id="1696"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697" w:name="_Toc82446339"/>
      <w:del w:id="1698"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699" w:author="Stjepan Salopek (ssalopek)" w:date="2022-01-25T18:54:00Z">
        <w:r w:rsidR="007C3F9B">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700" w:name="_Toc82446314"/>
                    <w:del w:id="1701"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702" w:author="Stjepan Salopek (ssalopek)" w:date="2021-09-09T14:33:00Z">
                      <w:r w:rsidR="00093114" w:rsidDel="00CB09D3">
                        <w:rPr>
                          <w:noProof/>
                        </w:rPr>
                        <w:delText>15</w:delText>
                      </w:r>
                    </w:del>
                    <w:del w:id="1703" w:author="Stjepan Salopek (ssalopek)" w:date="2022-01-25T18:54:00Z">
                      <w:r w:rsidR="00D231A9" w:rsidDel="002F0BD6">
                        <w:rPr>
                          <w:noProof/>
                        </w:rPr>
                        <w:fldChar w:fldCharType="end"/>
                      </w:r>
                      <w:r w:rsidDel="002F0BD6">
                        <w:delText xml:space="preserve"> Primjer TensorBoard alata</w:delText>
                      </w:r>
                    </w:del>
                    <w:bookmarkEnd w:id="1700"/>
                  </w:p>
                </w:txbxContent>
              </v:textbox>
              <w10:wrap type="square"/>
            </v:shape>
          </w:pict>
        </w:r>
      </w:del>
      <w:r w:rsidR="00683B83">
        <w:t xml:space="preserve">Prikaz programskog koda </w:t>
      </w:r>
      <w:fldSimple w:instr=" SEQ Prikaz_programskog_koda \* ARABIC ">
        <w:ins w:id="1704" w:author="Stjepan Salopek (ssalopek)" w:date="2021-09-13T13:07:00Z">
          <w:r w:rsidR="00505A44">
            <w:rPr>
              <w:noProof/>
            </w:rPr>
            <w:t>13</w:t>
          </w:r>
        </w:ins>
        <w:del w:id="1705" w:author="Stjepan Salopek (ssalopek)" w:date="2021-09-13T13:07:00Z">
          <w:r w:rsidR="00683B83" w:rsidDel="00505A44">
            <w:rPr>
              <w:noProof/>
            </w:rPr>
            <w:delText>12</w:delText>
          </w:r>
        </w:del>
      </w:fldSimple>
      <w:ins w:id="1706" w:author="Stjepan Salopek (ssalopek)" w:date="2021-09-09T15:12:00Z">
        <w:r w:rsidR="00C94B37">
          <w:rPr>
            <w:noProof/>
          </w:rPr>
          <w:t>.</w:t>
        </w:r>
      </w:ins>
      <w:r w:rsidR="00683B83">
        <w:t xml:space="preserve"> Primjer TensorBoard rada</w:t>
      </w:r>
      <w:bookmarkEnd w:id="1697"/>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707"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1708" w:name="_Toc94044611"/>
      <w:r>
        <w:t xml:space="preserve">Slika </w:t>
      </w:r>
      <w:r w:rsidR="007C3F9B">
        <w:fldChar w:fldCharType="begin"/>
      </w:r>
      <w:r w:rsidR="007C3F9B">
        <w:instrText xml:space="preserve"> SEQ Slika \* ARABIC </w:instrText>
      </w:r>
      <w:r w:rsidR="007C3F9B">
        <w:fldChar w:fldCharType="separate"/>
      </w:r>
      <w:r>
        <w:rPr>
          <w:noProof/>
        </w:rPr>
        <w:t>13</w:t>
      </w:r>
      <w:r w:rsidR="007C3F9B">
        <w:rPr>
          <w:noProof/>
        </w:rPr>
        <w:fldChar w:fldCharType="end"/>
      </w:r>
      <w:r>
        <w:t xml:space="preserve">. </w:t>
      </w:r>
      <w:r w:rsidRPr="00C076BE">
        <w:t>Primjer Tensor</w:t>
      </w:r>
      <w:r w:rsidR="0072304D">
        <w:t>B</w:t>
      </w:r>
      <w:r w:rsidRPr="00C076BE">
        <w:t>oard alata</w:t>
      </w:r>
      <w:bookmarkEnd w:id="1708"/>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1709" w:author="Stjepan Salopek (ssalopek)" w:date="2021-09-13T15:33:00Z"/>
        </w:rPr>
      </w:pPr>
      <w:bookmarkStart w:id="1710" w:name="_Toc82446289"/>
      <w:ins w:id="1711" w:author="Stjepan Salopek (ssalopek)" w:date="2021-09-13T15:33:00Z">
        <w:r>
          <w:lastRenderedPageBreak/>
          <w:t>4.1</w:t>
        </w:r>
      </w:ins>
      <w:r w:rsidR="00823762">
        <w:t>1</w:t>
      </w:r>
      <w:ins w:id="1712" w:author="Stjepan Salopek (ssalopek)" w:date="2021-09-13T15:33:00Z">
        <w:r>
          <w:t xml:space="preserve">. </w:t>
        </w:r>
      </w:ins>
      <w:r w:rsidR="004C2F0C">
        <w:t>Tablica</w:t>
      </w:r>
      <w:ins w:id="1713" w:author="Stjepan Salopek (ssalopek)" w:date="2021-09-13T15:33:00Z">
        <w:r>
          <w:t xml:space="preserve"> </w:t>
        </w:r>
      </w:ins>
      <w:bookmarkEnd w:id="1710"/>
      <w:r w:rsidR="009046C3">
        <w:t>mjerenja</w:t>
      </w:r>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r w:rsidR="00B2615B" w14:paraId="36FE0E88"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B8886BE" w14:textId="23EE11B9" w:rsidR="008A3867" w:rsidRDefault="008A3867" w:rsidP="008A3867">
            <w:r w:rsidRPr="000427AD">
              <w:rPr>
                <w:rFonts w:ascii="Calibri" w:hAnsi="Calibri" w:cs="Calibri"/>
                <w:color w:val="000000"/>
              </w:rPr>
              <w:t>SimpleNetv1</w:t>
            </w:r>
            <w:r>
              <w:rPr>
                <w:rFonts w:ascii="Calibri" w:hAnsi="Calibri" w:cs="Calibri"/>
                <w:b w:val="0"/>
                <w:bCs w:val="0"/>
                <w:color w:val="000000"/>
              </w:rPr>
              <w:br/>
              <w:t>Adam</w:t>
            </w:r>
          </w:p>
        </w:tc>
        <w:tc>
          <w:tcPr>
            <w:tcW w:w="1350" w:type="dxa"/>
            <w:tcBorders>
              <w:left w:val="dotted" w:sz="4" w:space="0" w:color="auto"/>
              <w:right w:val="nil"/>
            </w:tcBorders>
            <w:vAlign w:val="center"/>
          </w:tcPr>
          <w:p w14:paraId="7FA5FEE9" w14:textId="7F2ABD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E313352" w14:textId="4FF48D5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94.05</w:t>
            </w:r>
            <w:r w:rsidR="00E36DF4">
              <w:rPr>
                <w:rFonts w:ascii="Calibri" w:hAnsi="Calibri" w:cs="Calibri"/>
                <w:color w:val="000000"/>
              </w:rPr>
              <w:t>%</w:t>
            </w:r>
          </w:p>
        </w:tc>
        <w:tc>
          <w:tcPr>
            <w:tcW w:w="1620" w:type="dxa"/>
            <w:tcBorders>
              <w:left w:val="dotted" w:sz="4" w:space="0" w:color="auto"/>
              <w:right w:val="nil"/>
            </w:tcBorders>
            <w:vAlign w:val="center"/>
          </w:tcPr>
          <w:p w14:paraId="608AA23C" w14:textId="336E9D8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417EC2A5" w14:textId="3CDB9E5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94.51</w:t>
            </w:r>
            <w:r w:rsidR="00E36DF4">
              <w:rPr>
                <w:rFonts w:ascii="Calibri" w:hAnsi="Calibri" w:cs="Calibri"/>
                <w:color w:val="000000"/>
              </w:rPr>
              <w:t>%</w:t>
            </w:r>
          </w:p>
        </w:tc>
      </w:tr>
      <w:tr w:rsidR="00B2615B" w14:paraId="4D8C625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4B804209" w14:textId="6FF531F1" w:rsidR="008A3867" w:rsidRDefault="008A3867" w:rsidP="008A3867">
            <w:r w:rsidRPr="000427AD">
              <w:rPr>
                <w:rFonts w:ascii="Calibri" w:hAnsi="Calibri" w:cs="Calibri"/>
                <w:color w:val="000000"/>
              </w:rPr>
              <w:t>SimpleNetv1</w:t>
            </w:r>
            <w:r>
              <w:rPr>
                <w:rFonts w:ascii="Calibri" w:hAnsi="Calibri" w:cs="Calibri"/>
                <w:b w:val="0"/>
                <w:bCs w:val="0"/>
                <w:color w:val="000000"/>
              </w:rPr>
              <w:br/>
              <w:t>Adam, 10% dropout</w:t>
            </w:r>
          </w:p>
        </w:tc>
        <w:tc>
          <w:tcPr>
            <w:tcW w:w="1350" w:type="dxa"/>
            <w:tcBorders>
              <w:left w:val="dotted" w:sz="4" w:space="0" w:color="auto"/>
              <w:right w:val="nil"/>
            </w:tcBorders>
            <w:vAlign w:val="center"/>
          </w:tcPr>
          <w:p w14:paraId="127229D1" w14:textId="2C89DF2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45</w:t>
            </w:r>
          </w:p>
        </w:tc>
        <w:tc>
          <w:tcPr>
            <w:tcW w:w="1530" w:type="dxa"/>
            <w:tcBorders>
              <w:left w:val="nil"/>
              <w:right w:val="dotted" w:sz="4" w:space="0" w:color="auto"/>
            </w:tcBorders>
            <w:vAlign w:val="center"/>
          </w:tcPr>
          <w:p w14:paraId="40BAE289" w14:textId="73DFE8B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93.85</w:t>
            </w:r>
            <w:r w:rsidR="00E36DF4">
              <w:rPr>
                <w:rFonts w:ascii="Calibri" w:hAnsi="Calibri" w:cs="Calibri"/>
                <w:color w:val="000000"/>
              </w:rPr>
              <w:t>%</w:t>
            </w:r>
          </w:p>
        </w:tc>
        <w:tc>
          <w:tcPr>
            <w:tcW w:w="1620" w:type="dxa"/>
            <w:tcBorders>
              <w:left w:val="dotted" w:sz="4" w:space="0" w:color="auto"/>
              <w:right w:val="nil"/>
            </w:tcBorders>
            <w:vAlign w:val="center"/>
          </w:tcPr>
          <w:p w14:paraId="5C9170AB" w14:textId="46CB3E5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529C3439" w14:textId="6FEEF28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r>
    </w:tbl>
    <w:p w14:paraId="24E69DF3" w14:textId="694551BF" w:rsidR="00641E31" w:rsidRDefault="00641E31" w:rsidP="00641E31">
      <w:pPr>
        <w:pStyle w:val="4Tekst"/>
        <w:jc w:val="center"/>
      </w:pPr>
      <w:r>
        <w:t xml:space="preserve">Tablica </w:t>
      </w:r>
      <w:fldSimple w:instr=" SEQ Tablica \* ARABIC ">
        <w:r>
          <w:rPr>
            <w:noProof/>
          </w:rPr>
          <w:t>2</w:t>
        </w:r>
      </w:fldSimple>
      <w:r>
        <w:t xml:space="preserve">. </w:t>
      </w:r>
      <w:r w:rsidR="000427AD" w:rsidRPr="000427AD">
        <w:t>Mjerenja sortirana padajući po najboljoj točnosti</w:t>
      </w:r>
    </w:p>
    <w:p w14:paraId="4BB238E9" w14:textId="235DE8ED" w:rsidR="003E169D" w:rsidRPr="003E169D" w:rsidDel="00C93C8F" w:rsidRDefault="003E169D" w:rsidP="003E169D">
      <w:pPr>
        <w:pStyle w:val="4Tekst"/>
        <w:rPr>
          <w:del w:id="1714" w:author="Stjepan Salopek (ssalopek)" w:date="2021-09-13T16:30:00Z"/>
        </w:rPr>
      </w:pPr>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15"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16" w:author="Stjepan Salopek (ssalopek)" w:date="2021-09-13T16:30:00Z"/>
              </w:rPr>
            </w:pPr>
            <w:del w:id="1717"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18" w:author="Stjepan Salopek (ssalopek)" w:date="2021-09-13T16:30:00Z"/>
              </w:rPr>
            </w:pPr>
            <w:del w:id="1719"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20" w:author="Stjepan Salopek (ssalopek)" w:date="2021-09-13T16:30:00Z"/>
              </w:rPr>
            </w:pPr>
            <w:del w:id="1721"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22" w:author="Stjepan Salopek (ssalopek)" w:date="2021-09-13T16:30:00Z"/>
              </w:rPr>
            </w:pPr>
            <w:del w:id="1723" w:author="Stjepan Salopek (ssalopek)" w:date="2021-09-13T16:30:00Z">
              <w:r w:rsidDel="00C93C8F">
                <w:delText>100</w:delText>
              </w:r>
            </w:del>
          </w:p>
        </w:tc>
      </w:tr>
      <w:tr w:rsidR="004170FB" w:rsidDel="00C93C8F" w14:paraId="63BA7525" w14:textId="1C6DA596" w:rsidTr="004170FB">
        <w:trPr>
          <w:del w:id="1724"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25" w:author="Stjepan Salopek (ssalopek)" w:date="2021-09-13T16:30:00Z"/>
              </w:rPr>
            </w:pPr>
            <w:del w:id="1726"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27" w:author="Stjepan Salopek (ssalopek)" w:date="2021-09-13T16:30:00Z"/>
              </w:rPr>
            </w:pPr>
            <w:del w:id="1728"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29" w:author="Stjepan Salopek (ssalopek)" w:date="2021-09-13T16:30:00Z"/>
              </w:rPr>
            </w:pPr>
            <w:del w:id="1730"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31" w:author="Stjepan Salopek (ssalopek)" w:date="2021-09-13T16:30:00Z"/>
              </w:rPr>
            </w:pPr>
            <w:del w:id="1732" w:author="Stjepan Salopek (ssalopek)" w:date="2021-09-13T16:30:00Z">
              <w:r w:rsidDel="00C93C8F">
                <w:delText>91,75%</w:delText>
              </w:r>
            </w:del>
          </w:p>
        </w:tc>
      </w:tr>
      <w:tr w:rsidR="004170FB" w:rsidDel="00C93C8F" w14:paraId="3E02EDE0" w14:textId="7AF3345F" w:rsidTr="004170FB">
        <w:trPr>
          <w:del w:id="1733"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34" w:author="Stjepan Salopek (ssalopek)" w:date="2021-09-13T16:30:00Z"/>
              </w:rPr>
            </w:pPr>
            <w:del w:id="1735"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36" w:author="Stjepan Salopek (ssalopek)" w:date="2021-09-13T16:30:00Z"/>
              </w:rPr>
            </w:pPr>
            <w:del w:id="1737"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38" w:author="Stjepan Salopek (ssalopek)" w:date="2021-09-13T16:30:00Z"/>
              </w:rPr>
            </w:pPr>
            <w:del w:id="1739"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40" w:author="Stjepan Salopek (ssalopek)" w:date="2021-09-13T16:30:00Z"/>
              </w:rPr>
            </w:pPr>
            <w:del w:id="1741" w:author="Stjepan Salopek (ssalopek)" w:date="2021-09-13T16:30:00Z">
              <w:r w:rsidDel="00C93C8F">
                <w:delText>90,51%</w:delText>
              </w:r>
            </w:del>
          </w:p>
        </w:tc>
      </w:tr>
      <w:tr w:rsidR="004170FB" w:rsidDel="00C93C8F" w14:paraId="461FE773" w14:textId="7A105D69" w:rsidTr="004170FB">
        <w:trPr>
          <w:del w:id="1742"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43" w:author="Stjepan Salopek (ssalopek)" w:date="2021-09-13T16:30:00Z"/>
              </w:rPr>
            </w:pPr>
            <w:del w:id="1744"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45" w:author="Stjepan Salopek (ssalopek)" w:date="2021-09-13T16:30:00Z"/>
              </w:rPr>
            </w:pPr>
            <w:del w:id="1746"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747" w:author="Stjepan Salopek (ssalopek)" w:date="2021-09-13T16:30:00Z"/>
              </w:rPr>
            </w:pPr>
            <w:del w:id="1748"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749" w:author="Stjepan Salopek (ssalopek)" w:date="2021-09-13T16:30:00Z"/>
              </w:rPr>
            </w:pPr>
            <w:del w:id="1750" w:author="Stjepan Salopek (ssalopek)" w:date="2021-09-13T16:30:00Z">
              <w:r w:rsidDel="00C93C8F">
                <w:delText>90,25%</w:delText>
              </w:r>
            </w:del>
          </w:p>
        </w:tc>
      </w:tr>
      <w:tr w:rsidR="004170FB" w:rsidDel="00C93C8F" w14:paraId="682490D1" w14:textId="22AF3991" w:rsidTr="004170FB">
        <w:trPr>
          <w:del w:id="1751"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752" w:author="Stjepan Salopek (ssalopek)" w:date="2021-09-13T16:30:00Z"/>
              </w:rPr>
            </w:pPr>
            <w:del w:id="1753"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754" w:author="Stjepan Salopek (ssalopek)" w:date="2021-09-13T16:30:00Z"/>
              </w:rPr>
            </w:pPr>
            <w:del w:id="1755"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756" w:author="Stjepan Salopek (ssalopek)" w:date="2021-09-13T16:30:00Z"/>
              </w:rPr>
            </w:pPr>
            <w:del w:id="1757"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758" w:author="Stjepan Salopek (ssalopek)" w:date="2021-09-13T16:30:00Z"/>
              </w:rPr>
            </w:pPr>
            <w:r>
              <w:t>a</w:t>
            </w:r>
            <w:del w:id="1759" w:author="Stjepan Salopek (ssalopek)" w:date="2021-09-13T16:30:00Z">
              <w:r w:rsidR="003E169D" w:rsidDel="00C93C8F">
                <w:delText>92,94%</w:delText>
              </w:r>
            </w:del>
          </w:p>
        </w:tc>
      </w:tr>
    </w:tbl>
    <w:p w14:paraId="46640C26" w14:textId="64169E4A" w:rsidR="004170FB" w:rsidRDefault="00823762" w:rsidP="00823762">
      <w:pPr>
        <w:pStyle w:val="2Podnaslov"/>
      </w:pPr>
      <w:r>
        <w:t xml:space="preserve">4.12. </w:t>
      </w:r>
      <w:r w:rsidR="009046C3">
        <w:t>Definiranje parametara mjerenja</w:t>
      </w:r>
    </w:p>
    <w:p w14:paraId="3322F0D9" w14:textId="7AB03D04" w:rsidR="005B783D" w:rsidRDefault="00B2615B" w:rsidP="00B2615B">
      <w:pPr>
        <w:pStyle w:val="4Tekst"/>
      </w:pPr>
      <w:r>
        <w:t>Druga tablica pokazuje sva mjerenja mreža sa različitim metodama testiranja koja su imala točnost veću od 94%.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2A2BB8D5"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primijenjivao se padajući sloj na ostatak prije zbrajanja sa izlazom konvolucije.</w:t>
      </w:r>
    </w:p>
    <w:p w14:paraId="2C4ED53F" w14:textId="69010554" w:rsidR="00524BA9" w:rsidRDefault="00524BA9" w:rsidP="00524BA9">
      <w:pPr>
        <w:pStyle w:val="2Podnaslov"/>
      </w:pPr>
      <w:r>
        <w:t>4.13. Analiza mjerenja</w:t>
      </w:r>
    </w:p>
    <w:p w14:paraId="67364792" w14:textId="0EDC6B62" w:rsidR="00524BA9" w:rsidRDefault="0096353F" w:rsidP="00524BA9">
      <w:pPr>
        <w:pStyle w:val="4Tekst"/>
      </w:pPr>
      <w:r>
        <w:t xml:space="preserve">Većina </w:t>
      </w:r>
      <w:r w:rsidR="00DA503B">
        <w:t>mreža</w:t>
      </w:r>
      <w:r>
        <w:t xml:space="preserve"> </w:t>
      </w:r>
      <w:r w:rsidR="00DA503B">
        <w:t>približila se točnosti od 95%</w:t>
      </w:r>
      <w:r>
        <w:t xml:space="preserve">. Sa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sa mijenjajućom stopom učenja.</w:t>
      </w:r>
    </w:p>
    <w:p w14:paraId="39104154" w14:textId="43C5BB49" w:rsidR="00DA503B" w:rsidRDefault="00DA503B" w:rsidP="00DA503B">
      <w:pPr>
        <w:pStyle w:val="3PodnaslovMali"/>
      </w:pPr>
      <w:r>
        <w:t>4.13.1. Optimizatori</w:t>
      </w:r>
    </w:p>
    <w:p w14:paraId="13AEC4C0" w14:textId="77777777" w:rsidR="00DA503B" w:rsidRPr="00DA503B" w:rsidRDefault="00DA503B" w:rsidP="00DA503B">
      <w:pPr>
        <w:pStyle w:val="4Tekst"/>
      </w:pPr>
    </w:p>
    <w:p w14:paraId="0C9E8788" w14:textId="47CC977D" w:rsidR="00B40412" w:rsidRDefault="00B40412" w:rsidP="00B40412">
      <w:pPr>
        <w:pStyle w:val="3PodnaslovMali"/>
      </w:pPr>
      <w:r>
        <w:t>4.13.</w:t>
      </w:r>
      <w:r w:rsidR="00DA503B">
        <w:t>2</w:t>
      </w:r>
      <w:r>
        <w:t>. Problem pretreniranja</w:t>
      </w:r>
    </w:p>
    <w:p w14:paraId="4A6DFEEE" w14:textId="6F3E2EAA" w:rsidR="00E164C1" w:rsidRPr="00E164C1" w:rsidRDefault="00E164C1" w:rsidP="00E164C1">
      <w:pPr>
        <w:pStyle w:val="4Tekst"/>
      </w:pPr>
      <w:r>
        <w:t>Problem pretreniranja često ograniči napredak neuronskih mreža. U praksi se može uočiti stagnacijom ili opadanjem točnosti s vremenom.</w:t>
      </w:r>
    </w:p>
    <w:p w14:paraId="59761317" w14:textId="6E09A90B" w:rsidR="00B40412" w:rsidRDefault="00E36DF4" w:rsidP="00524BA9">
      <w:pPr>
        <w:pStyle w:val="4Tekst"/>
      </w:pPr>
      <w:r>
        <w:t xml:space="preserve">U nekim modelima </w:t>
      </w:r>
      <w:r w:rsidR="00E164C1">
        <w:t>problem se pojavio, što se može zaključiti velikom razlikom između posljednje i najbolje točnosti</w:t>
      </w:r>
      <w:r>
        <w:t xml:space="preserve">. </w:t>
      </w:r>
      <w:r w:rsidR="00B40412">
        <w:t xml:space="preserve">Najpreciznija mreža ujedno je bila i najotpornija na pretreniranje. Dokaz tomu je </w:t>
      </w:r>
      <w:r w:rsidR="00E164C1">
        <w:t>mala razlika</w:t>
      </w:r>
      <w:r>
        <w:t xml:space="preserve"> točnosti od 0.05%</w:t>
      </w:r>
      <w:r w:rsidR="00E164C1">
        <w:t>. Razlike u neotpornijim mrežama iznose do 0.5% blokirajući daljnji napredak mreže.</w:t>
      </w:r>
    </w:p>
    <w:p w14:paraId="4B7921BF" w14:textId="2F4927CC" w:rsidR="00E164C1" w:rsidRPr="00524BA9" w:rsidRDefault="00E164C1" w:rsidP="00524BA9">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7D08C0C5" w14:textId="77777777" w:rsidR="00823762" w:rsidRPr="00823762" w:rsidDel="00C93C8F" w:rsidRDefault="00823762" w:rsidP="00823762">
      <w:pPr>
        <w:pStyle w:val="4Tekst"/>
        <w:rPr>
          <w:del w:id="1760" w:author="Stjepan Salopek (ssalopek)" w:date="2021-09-13T16:30:00Z"/>
        </w:rPr>
      </w:pPr>
    </w:p>
    <w:p w14:paraId="54B8B50F" w14:textId="0AEA49F8" w:rsidR="00BB6411" w:rsidDel="00C93C8F" w:rsidRDefault="00BB6411" w:rsidP="00197D8B">
      <w:pPr>
        <w:pStyle w:val="4Tekst"/>
        <w:rPr>
          <w:del w:id="1761" w:author="Stjepan Salopek (ssalopek)" w:date="2021-09-13T16:30:00Z"/>
          <w:sz w:val="28"/>
          <w:szCs w:val="32"/>
        </w:rPr>
      </w:pPr>
      <w:del w:id="1762" w:author="Stjepan Salopek (ssalopek)" w:date="2021-09-13T16:30:00Z">
        <w:r w:rsidDel="00C93C8F">
          <w:br w:type="page"/>
        </w:r>
      </w:del>
    </w:p>
    <w:p w14:paraId="34A43BA5" w14:textId="15FA7487" w:rsidR="00D366C7" w:rsidRDefault="00FC14EF" w:rsidP="00D366C7">
      <w:pPr>
        <w:pStyle w:val="1Naslov"/>
      </w:pPr>
      <w:bookmarkStart w:id="1763" w:name="_Toc82446290"/>
      <w:r>
        <w:t>5</w:t>
      </w:r>
      <w:ins w:id="1764" w:author="Stjepan Salopek (ssalopek)" w:date="2021-09-09T15:12:00Z">
        <w:r w:rsidR="00C94B37">
          <w:t>.</w:t>
        </w:r>
      </w:ins>
      <w:r w:rsidR="0062607B">
        <w:t xml:space="preserve"> ZAKLJUČAK</w:t>
      </w:r>
      <w:bookmarkEnd w:id="1763"/>
    </w:p>
    <w:p w14:paraId="5204468F" w14:textId="6C99D8F6" w:rsidR="00D070B8" w:rsidDel="00B230D0" w:rsidRDefault="00C169E2" w:rsidP="00D070B8">
      <w:pPr>
        <w:pStyle w:val="4Tekst"/>
        <w:rPr>
          <w:del w:id="1765"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766" w:author="Stjepan Salopek (ssalopek)" w:date="2021-09-13T16:31:00Z">
        <w:r w:rsidR="00C93C8F">
          <w:t xml:space="preserve">i uspoređeni </w:t>
        </w:r>
      </w:ins>
      <w:r w:rsidR="008A36B7">
        <w:t xml:space="preserve">dobiveni rezultati </w:t>
      </w:r>
      <w:del w:id="1767" w:author="Stjepan Salopek (ssalopek)" w:date="2021-09-13T16:31:00Z">
        <w:r w:rsidR="008A36B7" w:rsidDel="00C93C8F">
          <w:delText>dizajnirane neuronske mreže, ali i rezultati suvremenih neuronskih mreža.</w:delText>
        </w:r>
      </w:del>
      <w:ins w:id="1768" w:author="Stjepan Salopek (ssalopek)" w:date="2021-09-13T16:31:00Z">
        <w:r w:rsidR="00C93C8F">
          <w:t>dizajniranih neuronskih mreža</w:t>
        </w:r>
      </w:ins>
      <w:ins w:id="1769" w:author="Stjepan Salopek (ssalopek)" w:date="2021-09-13T16:33:00Z">
        <w:r w:rsidR="009B477C">
          <w:t>, a kao najtočnija m</w:t>
        </w:r>
      </w:ins>
      <w:ins w:id="1770"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771"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771"/>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399"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09"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3"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8"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41"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6"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58"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9"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91CA9" w14:textId="77777777" w:rsidR="007C3F9B" w:rsidRDefault="007C3F9B" w:rsidP="005C0BCE">
      <w:pPr>
        <w:spacing w:after="0" w:line="240" w:lineRule="auto"/>
      </w:pPr>
      <w:r>
        <w:separator/>
      </w:r>
    </w:p>
  </w:endnote>
  <w:endnote w:type="continuationSeparator" w:id="0">
    <w:p w14:paraId="32678E1D" w14:textId="77777777" w:rsidR="007C3F9B" w:rsidRDefault="007C3F9B" w:rsidP="005C0BCE">
      <w:pPr>
        <w:spacing w:after="0" w:line="240" w:lineRule="auto"/>
      </w:pPr>
      <w:r>
        <w:continuationSeparator/>
      </w:r>
    </w:p>
  </w:endnote>
  <w:endnote w:type="continuationNotice" w:id="1">
    <w:p w14:paraId="77F070C6" w14:textId="77777777" w:rsidR="007C3F9B" w:rsidRDefault="007C3F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7243" w14:textId="77777777" w:rsidR="007C3F9B" w:rsidRDefault="007C3F9B" w:rsidP="005C0BCE">
      <w:pPr>
        <w:spacing w:after="0" w:line="240" w:lineRule="auto"/>
      </w:pPr>
      <w:r>
        <w:separator/>
      </w:r>
    </w:p>
  </w:footnote>
  <w:footnote w:type="continuationSeparator" w:id="0">
    <w:p w14:paraId="4AF2DEDC" w14:textId="77777777" w:rsidR="007C3F9B" w:rsidRDefault="007C3F9B" w:rsidP="005C0BCE">
      <w:pPr>
        <w:spacing w:after="0" w:line="240" w:lineRule="auto"/>
      </w:pPr>
      <w:r>
        <w:continuationSeparator/>
      </w:r>
    </w:p>
  </w:footnote>
  <w:footnote w:type="continuationNotice" w:id="1">
    <w:p w14:paraId="116DF9E0" w14:textId="77777777" w:rsidR="007C3F9B" w:rsidRDefault="007C3F9B">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4457"/>
    <w:rsid w:val="005E1315"/>
    <w:rsid w:val="005E60FF"/>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4BC7"/>
    <w:rsid w:val="00845DCB"/>
    <w:rsid w:val="008476BB"/>
    <w:rsid w:val="00850DEA"/>
    <w:rsid w:val="008553AC"/>
    <w:rsid w:val="00856747"/>
    <w:rsid w:val="008735DE"/>
    <w:rsid w:val="008748C5"/>
    <w:rsid w:val="00877A4B"/>
    <w:rsid w:val="0088087A"/>
    <w:rsid w:val="00880C40"/>
    <w:rsid w:val="00881049"/>
    <w:rsid w:val="00883D1C"/>
    <w:rsid w:val="008840C0"/>
    <w:rsid w:val="008847E2"/>
    <w:rsid w:val="008859FF"/>
    <w:rsid w:val="00890CA8"/>
    <w:rsid w:val="00892171"/>
    <w:rsid w:val="008925C6"/>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1683"/>
    <w:rsid w:val="00B01A38"/>
    <w:rsid w:val="00B120D9"/>
    <w:rsid w:val="00B14E43"/>
    <w:rsid w:val="00B17399"/>
    <w:rsid w:val="00B22302"/>
    <w:rsid w:val="00B230D0"/>
    <w:rsid w:val="00B2615B"/>
    <w:rsid w:val="00B26BDF"/>
    <w:rsid w:val="00B30008"/>
    <w:rsid w:val="00B308E7"/>
    <w:rsid w:val="00B310D3"/>
    <w:rsid w:val="00B3452C"/>
    <w:rsid w:val="00B40412"/>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03B"/>
    <w:rsid w:val="00DA5FFB"/>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5836</TotalTime>
  <Pages>44</Pages>
  <Words>9458</Words>
  <Characters>53915</Characters>
  <Application>Microsoft Office Word</Application>
  <DocSecurity>0</DocSecurity>
  <Lines>449</Lines>
  <Paragraphs>126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63247</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27</cp:revision>
  <dcterms:created xsi:type="dcterms:W3CDTF">2021-08-31T22:10:00Z</dcterms:created>
  <dcterms:modified xsi:type="dcterms:W3CDTF">2022-02-11T16:22:00Z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