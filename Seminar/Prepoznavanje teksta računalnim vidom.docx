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D08B5B8" w:rsidR="005C0BCE" w:rsidRPr="00395B9F" w:rsidRDefault="00395B9F" w:rsidP="005C0BCE">
          <w:pPr>
            <w:pStyle w:val="4Tekst"/>
            <w:spacing w:after="0"/>
            <w:jc w:val="center"/>
            <w:rPr>
              <w:rFonts w:cs="Times New Roman"/>
              <w:b/>
              <w:bCs/>
              <w:sz w:val="36"/>
              <w:szCs w:val="32"/>
            </w:rPr>
          </w:pPr>
          <w:r w:rsidRPr="00395B9F">
            <w:rPr>
              <w:rFonts w:cs="Times New Roman"/>
              <w:b/>
              <w:bCs/>
              <w:sz w:val="36"/>
              <w:szCs w:val="32"/>
            </w:rPr>
            <w:t>TEHNIČKO VELEUČILIŠTE U ZAGREBU</w:t>
          </w:r>
        </w:p>
        <w:p w14:paraId="1D7DB708" w14:textId="23B05B20" w:rsidR="005C0BCE" w:rsidRPr="00076639" w:rsidRDefault="00395B9F" w:rsidP="005C0BCE">
          <w:pPr>
            <w:pStyle w:val="4Tekst"/>
            <w:spacing w:after="0"/>
            <w:jc w:val="center"/>
            <w:rPr>
              <w:rFonts w:ascii="Arial" w:hAnsi="Arial" w:cs="Arial"/>
              <w:b/>
              <w:bCs/>
              <w:sz w:val="32"/>
              <w:szCs w:val="28"/>
            </w:rPr>
          </w:pPr>
          <w:r w:rsidRPr="00395B9F">
            <w:rPr>
              <w:rFonts w:cs="Times New Roman"/>
              <w:b/>
              <w:bCs/>
              <w:sz w:val="32"/>
              <w:szCs w:val="28"/>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5F6CA244" w:rsidR="005C0BCE" w:rsidRDefault="005C0BCE" w:rsidP="005C0BCE">
          <w:pPr>
            <w:pStyle w:val="4Tekst"/>
          </w:pPr>
        </w:p>
        <w:p w14:paraId="659A06EF" w14:textId="6108DECE" w:rsidR="00395B9F" w:rsidRDefault="00395B9F" w:rsidP="005C0BCE">
          <w:pPr>
            <w:pStyle w:val="4Tekst"/>
          </w:pPr>
        </w:p>
        <w:p w14:paraId="2C5878D4" w14:textId="77777777" w:rsidR="00395B9F" w:rsidRDefault="00395B9F" w:rsidP="005C0BCE">
          <w:pPr>
            <w:pStyle w:val="4Tekst"/>
          </w:pPr>
        </w:p>
        <w:p w14:paraId="224612C3" w14:textId="21A6CE50" w:rsidR="00395B9F" w:rsidRPr="00395B9F" w:rsidRDefault="00395B9F" w:rsidP="00395B9F">
          <w:pPr>
            <w:pStyle w:val="Naslovnica"/>
            <w:rPr>
              <w:rFonts w:ascii="Times New Roman" w:hAnsi="Times New Roman" w:cs="Times New Roman"/>
              <w:b w:val="0"/>
            </w:rPr>
          </w:pPr>
          <w:r w:rsidRPr="00395B9F">
            <w:rPr>
              <w:rFonts w:ascii="Times New Roman" w:hAnsi="Times New Roman" w:cs="Times New Roman"/>
              <w:b w:val="0"/>
            </w:rPr>
            <w:t>Stjepan Salopek</w:t>
          </w:r>
        </w:p>
        <w:p w14:paraId="754A8EAA" w14:textId="79C705EC" w:rsidR="00395B9F" w:rsidRPr="00395B9F" w:rsidDel="00093114" w:rsidRDefault="00395B9F" w:rsidP="00395B9F">
          <w:pPr>
            <w:pStyle w:val="Naslovnica"/>
            <w:rPr>
              <w:del w:id="3" w:author="Stjepan Salopek (ssalopek)" w:date="2021-09-09T14:11:00Z"/>
              <w:rFonts w:ascii="Times New Roman" w:hAnsi="Times New Roman" w:cs="Times New Roman"/>
              <w:b w:val="0"/>
            </w:rPr>
          </w:pPr>
          <w:del w:id="4" w:author="Stjepan Salopek (ssalopek)" w:date="2021-09-09T14:11:00Z">
            <w:r w:rsidRPr="00395B9F" w:rsidDel="00093114">
              <w:rPr>
                <w:rFonts w:ascii="Times New Roman" w:hAnsi="Times New Roman" w:cs="Times New Roman"/>
                <w:b w:val="0"/>
              </w:rPr>
              <w:delText>JMBAG:</w:delText>
            </w:r>
            <w:r w:rsidDel="00093114">
              <w:rPr>
                <w:rFonts w:ascii="Times New Roman" w:hAnsi="Times New Roman" w:cs="Times New Roman"/>
                <w:b w:val="0"/>
              </w:rPr>
              <w:delText xml:space="preserve"> 0246084632</w:delText>
            </w:r>
          </w:del>
        </w:p>
        <w:p w14:paraId="48500911" w14:textId="6B9E135C" w:rsidR="00395B9F" w:rsidRPr="00395B9F" w:rsidRDefault="007F44E2" w:rsidP="00395B9F">
          <w:pPr>
            <w:pStyle w:val="Naslovnica"/>
            <w:rPr>
              <w:rFonts w:ascii="Times New Roman" w:hAnsi="Times New Roman" w:cs="Times New Roman"/>
              <w:sz w:val="40"/>
              <w:szCs w:val="40"/>
            </w:rPr>
          </w:pPr>
          <w:r w:rsidRPr="007F44E2">
            <w:rPr>
              <w:rFonts w:ascii="Times New Roman" w:hAnsi="Times New Roman" w:cs="Times New Roman"/>
              <w:sz w:val="40"/>
              <w:szCs w:val="40"/>
            </w:rPr>
            <w:t>PREPOZNAVANJE TEKSTA RAČUNALNIM VIDOM</w:t>
          </w:r>
          <w:r w:rsidR="00395B9F" w:rsidRPr="00395B9F">
            <w:rPr>
              <w:rFonts w:ascii="Times New Roman" w:hAnsi="Times New Roman" w:cs="Times New Roman"/>
              <w:sz w:val="40"/>
              <w:szCs w:val="40"/>
            </w:rPr>
            <w:fldChar w:fldCharType="begin"/>
          </w:r>
          <w:r w:rsidR="00395B9F" w:rsidRPr="00395B9F">
            <w:rPr>
              <w:rFonts w:ascii="Times New Roman" w:hAnsi="Times New Roman" w:cs="Times New Roman"/>
              <w:sz w:val="40"/>
              <w:szCs w:val="40"/>
            </w:rPr>
            <w:instrText xml:space="preserve"> INFO  Title "NASLOV DIPLOMSKOG RADA"  \* MERGEFORMAT </w:instrText>
          </w:r>
          <w:r w:rsidR="0044147D">
            <w:rPr>
              <w:rFonts w:ascii="Times New Roman" w:hAnsi="Times New Roman" w:cs="Times New Roman"/>
              <w:sz w:val="40"/>
              <w:szCs w:val="40"/>
            </w:rPr>
            <w:fldChar w:fldCharType="separate"/>
          </w:r>
          <w:r w:rsidR="00395B9F" w:rsidRPr="00395B9F">
            <w:rPr>
              <w:rFonts w:ascii="Times New Roman" w:hAnsi="Times New Roman" w:cs="Times New Roman"/>
              <w:sz w:val="40"/>
              <w:szCs w:val="40"/>
            </w:rPr>
            <w:fldChar w:fldCharType="end"/>
          </w:r>
        </w:p>
        <w:p w14:paraId="4178AE03" w14:textId="77777777" w:rsidR="00395B9F" w:rsidRPr="00395B9F" w:rsidRDefault="00395B9F" w:rsidP="00395B9F">
          <w:pPr>
            <w:pStyle w:val="Ostalo"/>
            <w:jc w:val="center"/>
            <w:rPr>
              <w:rFonts w:ascii="Times New Roman" w:hAnsi="Times New Roman" w:cs="Times New Roman"/>
            </w:rPr>
          </w:pPr>
          <w:r w:rsidRPr="00395B9F">
            <w:rPr>
              <w:rFonts w:ascii="Times New Roman" w:hAnsi="Times New Roman" w:cs="Times New Roman"/>
              <w:b w:val="0"/>
            </w:rPr>
            <w:t>ZAVRŠNI RAD br. broj</w:t>
          </w:r>
        </w:p>
        <w:p w14:paraId="650C1FCD" w14:textId="248BCD0C" w:rsidR="005C0BCE" w:rsidRPr="00395B9F" w:rsidRDefault="005C0BCE" w:rsidP="005C0BCE">
          <w:pPr>
            <w:pStyle w:val="4Tekst"/>
            <w:jc w:val="center"/>
            <w:rPr>
              <w:rFonts w:cs="Times New Roman"/>
              <w:sz w:val="28"/>
              <w:szCs w:val="24"/>
            </w:rPr>
          </w:pPr>
        </w:p>
        <w:p w14:paraId="1D2CF0D0" w14:textId="77777777" w:rsidR="005C0BCE" w:rsidRPr="00395B9F" w:rsidRDefault="005C0BCE" w:rsidP="005C0BCE">
          <w:pPr>
            <w:pStyle w:val="4Tekst"/>
            <w:rPr>
              <w:rFonts w:cs="Times New Roman"/>
              <w:sz w:val="28"/>
              <w:szCs w:val="24"/>
            </w:rPr>
          </w:pPr>
        </w:p>
        <w:p w14:paraId="601F2045" w14:textId="77777777" w:rsidR="005C0BCE" w:rsidRPr="00395B9F" w:rsidRDefault="005C0BCE" w:rsidP="005C0BCE">
          <w:pPr>
            <w:pStyle w:val="4Tekst"/>
            <w:rPr>
              <w:rFonts w:cs="Times New Roman"/>
              <w:sz w:val="28"/>
              <w:szCs w:val="24"/>
            </w:rPr>
          </w:pPr>
        </w:p>
        <w:p w14:paraId="2525E690" w14:textId="77777777" w:rsidR="005C0BCE" w:rsidRPr="00395B9F" w:rsidRDefault="005C0BCE" w:rsidP="005C0BCE">
          <w:pPr>
            <w:pStyle w:val="4Tekst"/>
            <w:rPr>
              <w:rFonts w:cs="Times New Roman"/>
              <w:sz w:val="28"/>
              <w:szCs w:val="24"/>
            </w:rPr>
          </w:pPr>
        </w:p>
        <w:p w14:paraId="3A0AE094" w14:textId="77777777" w:rsidR="005C0BCE" w:rsidRPr="00395B9F" w:rsidRDefault="005C0BCE" w:rsidP="005C0BCE">
          <w:pPr>
            <w:pStyle w:val="4Tekst"/>
            <w:rPr>
              <w:rFonts w:cs="Times New Roman"/>
              <w:sz w:val="28"/>
              <w:szCs w:val="24"/>
            </w:rPr>
          </w:pPr>
        </w:p>
        <w:p w14:paraId="4E56656E" w14:textId="77777777" w:rsidR="005C0BCE" w:rsidRPr="00395B9F" w:rsidRDefault="005C0BCE" w:rsidP="005C0BCE">
          <w:pPr>
            <w:pStyle w:val="4Tekst"/>
            <w:rPr>
              <w:rFonts w:cs="Times New Roman"/>
              <w:sz w:val="28"/>
              <w:szCs w:val="24"/>
            </w:rPr>
          </w:pPr>
        </w:p>
        <w:p w14:paraId="5AE4BBCB" w14:textId="77777777" w:rsidR="005C0BCE" w:rsidRPr="00395B9F" w:rsidRDefault="005C0BCE" w:rsidP="005C0BCE">
          <w:pPr>
            <w:pStyle w:val="4Tekst"/>
            <w:rPr>
              <w:rFonts w:cs="Times New Roman"/>
              <w:sz w:val="28"/>
              <w:szCs w:val="24"/>
            </w:rPr>
          </w:pPr>
        </w:p>
        <w:p w14:paraId="14053B8E" w14:textId="77777777" w:rsidR="005C0BCE" w:rsidRPr="00395B9F" w:rsidRDefault="005C0BCE" w:rsidP="005C0BCE">
          <w:pPr>
            <w:pStyle w:val="4Tekst"/>
            <w:rPr>
              <w:rFonts w:cs="Times New Roman"/>
              <w:sz w:val="28"/>
              <w:szCs w:val="24"/>
            </w:rPr>
          </w:pPr>
        </w:p>
        <w:p w14:paraId="27CA8423" w14:textId="77777777" w:rsidR="005C0BCE" w:rsidRPr="00395B9F" w:rsidRDefault="005C0BCE" w:rsidP="005C0BCE">
          <w:pPr>
            <w:pStyle w:val="4Tekst"/>
            <w:rPr>
              <w:rFonts w:cs="Times New Roman"/>
              <w:sz w:val="28"/>
              <w:szCs w:val="24"/>
            </w:rPr>
          </w:pPr>
        </w:p>
        <w:p w14:paraId="1F3C0C7B" w14:textId="48F9E161" w:rsidR="005C0BCE" w:rsidRPr="00395B9F" w:rsidDel="00093114" w:rsidRDefault="005C0BCE" w:rsidP="005C0BCE">
          <w:pPr>
            <w:pStyle w:val="4Tekst"/>
            <w:rPr>
              <w:del w:id="5" w:author="Stjepan Salopek (ssalopek)" w:date="2021-09-09T14:11:00Z"/>
              <w:rFonts w:cs="Times New Roman"/>
              <w:sz w:val="28"/>
              <w:szCs w:val="24"/>
            </w:rPr>
          </w:pPr>
        </w:p>
        <w:p w14:paraId="5DB79563" w14:textId="4D42AB74" w:rsidR="005C0BCE" w:rsidRDefault="005D2825" w:rsidP="005C0BCE">
          <w:pPr>
            <w:pStyle w:val="4Tekst"/>
            <w:jc w:val="center"/>
            <w:rPr>
              <w:ins w:id="6" w:author="Stjepan Salopek (ssalopek)" w:date="2021-09-09T14:11:00Z"/>
              <w:rFonts w:cs="Times New Roman"/>
              <w:sz w:val="28"/>
              <w:szCs w:val="24"/>
            </w:rPr>
          </w:pPr>
          <w:r>
            <w:rPr>
              <w:rFonts w:cs="Times New Roman"/>
              <w:sz w:val="28"/>
              <w:szCs w:val="24"/>
            </w:rPr>
            <w:t xml:space="preserve">Zagreb, </w:t>
          </w:r>
          <w:r w:rsidR="00395B9F" w:rsidRPr="00395B9F">
            <w:rPr>
              <w:rFonts w:cs="Times New Roman"/>
              <w:sz w:val="28"/>
              <w:szCs w:val="24"/>
            </w:rPr>
            <w:t>rujan,</w:t>
          </w:r>
          <w:r w:rsidR="005C0BCE" w:rsidRPr="00395B9F">
            <w:rPr>
              <w:rFonts w:cs="Times New Roman"/>
              <w:sz w:val="28"/>
              <w:szCs w:val="24"/>
            </w:rPr>
            <w:t xml:space="preserve"> 2021.</w:t>
          </w:r>
        </w:p>
        <w:p w14:paraId="7B91E628" w14:textId="77777777" w:rsidR="00093114" w:rsidRPr="00395B9F" w:rsidRDefault="00093114" w:rsidP="00093114">
          <w:pPr>
            <w:pStyle w:val="4Tekst"/>
            <w:spacing w:after="0"/>
            <w:jc w:val="center"/>
            <w:rPr>
              <w:ins w:id="7" w:author="Stjepan Salopek (ssalopek)" w:date="2021-09-09T14:11:00Z"/>
              <w:rFonts w:cs="Times New Roman"/>
              <w:b/>
              <w:bCs/>
              <w:sz w:val="36"/>
              <w:szCs w:val="32"/>
            </w:rPr>
          </w:pPr>
          <w:ins w:id="8" w:author="Stjepan Salopek (ssalopek)" w:date="2021-09-09T14:11:00Z">
            <w:r w:rsidRPr="00395B9F">
              <w:rPr>
                <w:rFonts w:cs="Times New Roman"/>
                <w:b/>
                <w:bCs/>
                <w:sz w:val="36"/>
                <w:szCs w:val="32"/>
              </w:rPr>
              <w:lastRenderedPageBreak/>
              <w:t>TEHNIČKO VELEUČILIŠTE U ZAGREBU</w:t>
            </w:r>
          </w:ins>
        </w:p>
        <w:p w14:paraId="27379281" w14:textId="77777777" w:rsidR="00093114" w:rsidRPr="00076639" w:rsidRDefault="00093114" w:rsidP="00093114">
          <w:pPr>
            <w:pStyle w:val="4Tekst"/>
            <w:spacing w:after="0"/>
            <w:jc w:val="center"/>
            <w:rPr>
              <w:ins w:id="9" w:author="Stjepan Salopek (ssalopek)" w:date="2021-09-09T14:11:00Z"/>
              <w:rFonts w:ascii="Arial" w:hAnsi="Arial" w:cs="Arial"/>
              <w:b/>
              <w:bCs/>
              <w:sz w:val="32"/>
              <w:szCs w:val="28"/>
            </w:rPr>
          </w:pPr>
          <w:ins w:id="10" w:author="Stjepan Salopek (ssalopek)" w:date="2021-09-09T14:11:00Z">
            <w:r w:rsidRPr="00395B9F">
              <w:rPr>
                <w:rFonts w:cs="Times New Roman"/>
                <w:b/>
                <w:bCs/>
                <w:sz w:val="32"/>
                <w:szCs w:val="28"/>
              </w:rPr>
              <w:t>STRUČNI STUDIJ RAČUNARSTVA</w:t>
            </w:r>
          </w:ins>
        </w:p>
        <w:p w14:paraId="19FC3003" w14:textId="77777777" w:rsidR="00093114" w:rsidRDefault="00093114" w:rsidP="00093114">
          <w:pPr>
            <w:pStyle w:val="4Tekst"/>
            <w:rPr>
              <w:ins w:id="11" w:author="Stjepan Salopek (ssalopek)" w:date="2021-09-09T14:11:00Z"/>
            </w:rPr>
          </w:pPr>
        </w:p>
        <w:p w14:paraId="7ACAB210" w14:textId="77777777" w:rsidR="00093114" w:rsidRDefault="00093114" w:rsidP="00093114">
          <w:pPr>
            <w:pStyle w:val="4Tekst"/>
            <w:rPr>
              <w:ins w:id="12" w:author="Stjepan Salopek (ssalopek)" w:date="2021-09-09T14:11:00Z"/>
            </w:rPr>
          </w:pPr>
        </w:p>
        <w:p w14:paraId="4D1DFAE2" w14:textId="77777777" w:rsidR="00093114" w:rsidRDefault="00093114" w:rsidP="00093114">
          <w:pPr>
            <w:pStyle w:val="4Tekst"/>
            <w:rPr>
              <w:ins w:id="13" w:author="Stjepan Salopek (ssalopek)" w:date="2021-09-09T14:11:00Z"/>
            </w:rPr>
          </w:pPr>
        </w:p>
        <w:p w14:paraId="122E9FAC" w14:textId="77777777" w:rsidR="00093114" w:rsidRDefault="00093114" w:rsidP="00093114">
          <w:pPr>
            <w:pStyle w:val="4Tekst"/>
            <w:rPr>
              <w:ins w:id="14" w:author="Stjepan Salopek (ssalopek)" w:date="2021-09-09T14:11:00Z"/>
            </w:rPr>
          </w:pPr>
        </w:p>
        <w:p w14:paraId="21B04EB8" w14:textId="77777777" w:rsidR="00093114" w:rsidRDefault="00093114" w:rsidP="00093114">
          <w:pPr>
            <w:pStyle w:val="4Tekst"/>
            <w:rPr>
              <w:ins w:id="15" w:author="Stjepan Salopek (ssalopek)" w:date="2021-09-09T14:11:00Z"/>
            </w:rPr>
          </w:pPr>
        </w:p>
        <w:p w14:paraId="03C8BC65" w14:textId="77777777" w:rsidR="00093114" w:rsidRDefault="00093114" w:rsidP="00093114">
          <w:pPr>
            <w:pStyle w:val="4Tekst"/>
            <w:rPr>
              <w:ins w:id="16" w:author="Stjepan Salopek (ssalopek)" w:date="2021-09-09T14:11:00Z"/>
            </w:rPr>
          </w:pPr>
        </w:p>
        <w:p w14:paraId="46F0101C" w14:textId="77777777" w:rsidR="00093114" w:rsidRPr="00395B9F" w:rsidRDefault="00093114" w:rsidP="00093114">
          <w:pPr>
            <w:pStyle w:val="Naslovnica"/>
            <w:rPr>
              <w:ins w:id="17" w:author="Stjepan Salopek (ssalopek)" w:date="2021-09-09T14:11:00Z"/>
              <w:rFonts w:ascii="Times New Roman" w:hAnsi="Times New Roman" w:cs="Times New Roman"/>
              <w:b w:val="0"/>
            </w:rPr>
          </w:pPr>
          <w:ins w:id="18" w:author="Stjepan Salopek (ssalopek)" w:date="2021-09-09T14:11:00Z">
            <w:r w:rsidRPr="00395B9F">
              <w:rPr>
                <w:rFonts w:ascii="Times New Roman" w:hAnsi="Times New Roman" w:cs="Times New Roman"/>
                <w:b w:val="0"/>
              </w:rPr>
              <w:t>Stjepan Salopek</w:t>
            </w:r>
          </w:ins>
        </w:p>
        <w:p w14:paraId="02A6DC77" w14:textId="77777777" w:rsidR="00093114" w:rsidRPr="00395B9F" w:rsidRDefault="00093114" w:rsidP="00093114">
          <w:pPr>
            <w:pStyle w:val="Naslovnica"/>
            <w:rPr>
              <w:ins w:id="19" w:author="Stjepan Salopek (ssalopek)" w:date="2021-09-09T14:11:00Z"/>
              <w:rFonts w:ascii="Times New Roman" w:hAnsi="Times New Roman" w:cs="Times New Roman"/>
              <w:b w:val="0"/>
            </w:rPr>
          </w:pPr>
          <w:ins w:id="20" w:author="Stjepan Salopek (ssalopek)" w:date="2021-09-09T14:11:00Z">
            <w:r w:rsidRPr="00395B9F">
              <w:rPr>
                <w:rFonts w:ascii="Times New Roman" w:hAnsi="Times New Roman" w:cs="Times New Roman"/>
                <w:b w:val="0"/>
              </w:rPr>
              <w:t>JMBAG:</w:t>
            </w:r>
            <w:r>
              <w:rPr>
                <w:rFonts w:ascii="Times New Roman" w:hAnsi="Times New Roman" w:cs="Times New Roman"/>
                <w:b w:val="0"/>
              </w:rPr>
              <w:t xml:space="preserve"> 0246084632</w:t>
            </w:r>
          </w:ins>
        </w:p>
        <w:p w14:paraId="56646FFC" w14:textId="77777777" w:rsidR="00093114" w:rsidRPr="00395B9F" w:rsidRDefault="00093114" w:rsidP="00093114">
          <w:pPr>
            <w:pStyle w:val="Naslovnica"/>
            <w:rPr>
              <w:ins w:id="21" w:author="Stjepan Salopek (ssalopek)" w:date="2021-09-09T14:11:00Z"/>
              <w:rFonts w:ascii="Times New Roman" w:hAnsi="Times New Roman" w:cs="Times New Roman"/>
              <w:sz w:val="40"/>
              <w:szCs w:val="40"/>
            </w:rPr>
          </w:pPr>
          <w:ins w:id="22" w:author="Stjepan Salopek (ssalopek)" w:date="2021-09-09T14:11:00Z">
            <w:r w:rsidRPr="007F44E2">
              <w:rPr>
                <w:rFonts w:ascii="Times New Roman" w:hAnsi="Times New Roman" w:cs="Times New Roman"/>
                <w:sz w:val="40"/>
                <w:szCs w:val="40"/>
              </w:rPr>
              <w:t>PREPOZNAVANJE TEKSTA RAČUNALNIM VIDOM</w:t>
            </w:r>
            <w:r w:rsidRPr="00395B9F">
              <w:rPr>
                <w:rFonts w:ascii="Times New Roman" w:hAnsi="Times New Roman" w:cs="Times New Roman"/>
                <w:sz w:val="40"/>
                <w:szCs w:val="40"/>
              </w:rPr>
              <w:fldChar w:fldCharType="begin"/>
            </w:r>
            <w:r w:rsidRPr="00395B9F">
              <w:rPr>
                <w:rFonts w:ascii="Times New Roman" w:hAnsi="Times New Roman" w:cs="Times New Roman"/>
                <w:sz w:val="40"/>
                <w:szCs w:val="40"/>
              </w:rPr>
              <w:instrText xml:space="preserve"> INFO  Title "NASLOV DIPLOMSKOG RADA"  \* MERGEFORMAT </w:instrText>
            </w:r>
            <w:r w:rsidR="0044147D">
              <w:rPr>
                <w:rFonts w:ascii="Times New Roman" w:hAnsi="Times New Roman" w:cs="Times New Roman"/>
                <w:sz w:val="40"/>
                <w:szCs w:val="40"/>
              </w:rPr>
              <w:fldChar w:fldCharType="separate"/>
            </w:r>
            <w:r w:rsidRPr="00395B9F">
              <w:rPr>
                <w:rFonts w:ascii="Times New Roman" w:hAnsi="Times New Roman" w:cs="Times New Roman"/>
                <w:sz w:val="40"/>
                <w:szCs w:val="40"/>
              </w:rPr>
              <w:fldChar w:fldCharType="end"/>
            </w:r>
          </w:ins>
        </w:p>
        <w:p w14:paraId="6628FD93" w14:textId="77777777" w:rsidR="00093114" w:rsidRPr="00395B9F" w:rsidRDefault="00093114" w:rsidP="00093114">
          <w:pPr>
            <w:pStyle w:val="Ostalo"/>
            <w:jc w:val="center"/>
            <w:rPr>
              <w:ins w:id="23" w:author="Stjepan Salopek (ssalopek)" w:date="2021-09-09T14:11:00Z"/>
              <w:rFonts w:ascii="Times New Roman" w:hAnsi="Times New Roman" w:cs="Times New Roman"/>
            </w:rPr>
          </w:pPr>
          <w:ins w:id="24" w:author="Stjepan Salopek (ssalopek)" w:date="2021-09-09T14:11:00Z">
            <w:r w:rsidRPr="00395B9F">
              <w:rPr>
                <w:rFonts w:ascii="Times New Roman" w:hAnsi="Times New Roman" w:cs="Times New Roman"/>
                <w:b w:val="0"/>
              </w:rPr>
              <w:t>ZAVRŠNI RAD br. broj</w:t>
            </w:r>
          </w:ins>
        </w:p>
        <w:p w14:paraId="4D94D7E1" w14:textId="77777777" w:rsidR="00093114" w:rsidRPr="00395B9F" w:rsidRDefault="00093114" w:rsidP="00093114">
          <w:pPr>
            <w:pStyle w:val="4Tekst"/>
            <w:jc w:val="center"/>
            <w:rPr>
              <w:ins w:id="25" w:author="Stjepan Salopek (ssalopek)" w:date="2021-09-09T14:11:00Z"/>
              <w:rFonts w:cs="Times New Roman"/>
              <w:sz w:val="28"/>
              <w:szCs w:val="24"/>
            </w:rPr>
          </w:pPr>
        </w:p>
        <w:p w14:paraId="622AA6A8" w14:textId="77777777" w:rsidR="00093114" w:rsidRPr="00395B9F" w:rsidRDefault="00093114" w:rsidP="00093114">
          <w:pPr>
            <w:pStyle w:val="4Tekst"/>
            <w:rPr>
              <w:ins w:id="26" w:author="Stjepan Salopek (ssalopek)" w:date="2021-09-09T14:11:00Z"/>
              <w:rFonts w:cs="Times New Roman"/>
              <w:sz w:val="28"/>
              <w:szCs w:val="24"/>
            </w:rPr>
          </w:pPr>
        </w:p>
        <w:p w14:paraId="194865A8" w14:textId="77777777" w:rsidR="00093114" w:rsidRPr="00395B9F" w:rsidRDefault="00093114" w:rsidP="00093114">
          <w:pPr>
            <w:pStyle w:val="4Tekst"/>
            <w:rPr>
              <w:ins w:id="27" w:author="Stjepan Salopek (ssalopek)" w:date="2021-09-09T14:11:00Z"/>
              <w:rFonts w:cs="Times New Roman"/>
              <w:sz w:val="28"/>
              <w:szCs w:val="24"/>
            </w:rPr>
          </w:pPr>
        </w:p>
        <w:p w14:paraId="0970A3B8" w14:textId="77777777" w:rsidR="00093114" w:rsidRPr="00395B9F" w:rsidRDefault="00093114" w:rsidP="00093114">
          <w:pPr>
            <w:pStyle w:val="4Tekst"/>
            <w:rPr>
              <w:ins w:id="28" w:author="Stjepan Salopek (ssalopek)" w:date="2021-09-09T14:11:00Z"/>
              <w:rFonts w:cs="Times New Roman"/>
              <w:sz w:val="28"/>
              <w:szCs w:val="24"/>
            </w:rPr>
          </w:pPr>
        </w:p>
        <w:p w14:paraId="41457A79" w14:textId="77777777" w:rsidR="00093114" w:rsidRPr="00395B9F" w:rsidRDefault="00093114" w:rsidP="00093114">
          <w:pPr>
            <w:pStyle w:val="4Tekst"/>
            <w:rPr>
              <w:ins w:id="29" w:author="Stjepan Salopek (ssalopek)" w:date="2021-09-09T14:11:00Z"/>
              <w:rFonts w:cs="Times New Roman"/>
              <w:sz w:val="28"/>
              <w:szCs w:val="24"/>
            </w:rPr>
          </w:pPr>
        </w:p>
        <w:p w14:paraId="21784961" w14:textId="77777777" w:rsidR="00093114" w:rsidRPr="00395B9F" w:rsidRDefault="00093114" w:rsidP="00093114">
          <w:pPr>
            <w:pStyle w:val="4Tekst"/>
            <w:rPr>
              <w:ins w:id="30" w:author="Stjepan Salopek (ssalopek)" w:date="2021-09-09T14:11:00Z"/>
              <w:rFonts w:cs="Times New Roman"/>
              <w:sz w:val="28"/>
              <w:szCs w:val="24"/>
            </w:rPr>
          </w:pPr>
        </w:p>
        <w:p w14:paraId="1EA3C46A" w14:textId="77777777" w:rsidR="00093114" w:rsidRPr="00395B9F" w:rsidRDefault="00093114" w:rsidP="00093114">
          <w:pPr>
            <w:pStyle w:val="4Tekst"/>
            <w:rPr>
              <w:ins w:id="31" w:author="Stjepan Salopek (ssalopek)" w:date="2021-09-09T14:11:00Z"/>
              <w:rFonts w:cs="Times New Roman"/>
              <w:sz w:val="28"/>
              <w:szCs w:val="24"/>
            </w:rPr>
          </w:pPr>
        </w:p>
        <w:p w14:paraId="0BB2D680" w14:textId="77777777" w:rsidR="00093114" w:rsidRPr="00395B9F" w:rsidRDefault="00093114" w:rsidP="00093114">
          <w:pPr>
            <w:pStyle w:val="4Tekst"/>
            <w:rPr>
              <w:ins w:id="32" w:author="Stjepan Salopek (ssalopek)" w:date="2021-09-09T14:11:00Z"/>
              <w:rFonts w:cs="Times New Roman"/>
              <w:sz w:val="28"/>
              <w:szCs w:val="24"/>
            </w:rPr>
          </w:pPr>
        </w:p>
        <w:p w14:paraId="66DBA49F" w14:textId="77777777" w:rsidR="00093114" w:rsidRPr="00395B9F" w:rsidRDefault="00093114" w:rsidP="00093114">
          <w:pPr>
            <w:pStyle w:val="4Tekst"/>
            <w:rPr>
              <w:ins w:id="33" w:author="Stjepan Salopek (ssalopek)" w:date="2021-09-09T14:11:00Z"/>
              <w:rFonts w:cs="Times New Roman"/>
              <w:sz w:val="28"/>
              <w:szCs w:val="24"/>
            </w:rPr>
          </w:pPr>
        </w:p>
        <w:p w14:paraId="28AFD5B9" w14:textId="3716751E" w:rsidR="00093114" w:rsidRDefault="005D2825" w:rsidP="00093114">
          <w:pPr>
            <w:pStyle w:val="4Tekst"/>
            <w:jc w:val="center"/>
            <w:rPr>
              <w:ins w:id="34" w:author="Stjepan Salopek (ssalopek)" w:date="2021-09-09T15:16:00Z"/>
              <w:rFonts w:cs="Times New Roman"/>
              <w:sz w:val="28"/>
              <w:szCs w:val="24"/>
            </w:rPr>
          </w:pPr>
          <w:r>
            <w:rPr>
              <w:rFonts w:cs="Times New Roman"/>
              <w:sz w:val="28"/>
              <w:szCs w:val="24"/>
            </w:rPr>
            <w:t>Zagreb,</w:t>
          </w:r>
          <w:ins w:id="35" w:author="Stjepan Salopek (ssalopek)" w:date="2021-09-09T14:11:00Z">
            <w:r w:rsidR="00093114" w:rsidRPr="00395B9F">
              <w:rPr>
                <w:rFonts w:cs="Times New Roman"/>
                <w:sz w:val="28"/>
                <w:szCs w:val="24"/>
              </w:rPr>
              <w:t xml:space="preserve"> rujan, 2021.</w:t>
            </w:r>
          </w:ins>
        </w:p>
        <w:p w14:paraId="723BEE34" w14:textId="509C8478" w:rsidR="00C040F9" w:rsidRDefault="00C040F9" w:rsidP="00093114">
          <w:pPr>
            <w:pStyle w:val="4Tekst"/>
            <w:jc w:val="center"/>
            <w:rPr>
              <w:ins w:id="36" w:author="Stjepan Salopek (ssalopek)" w:date="2021-09-09T15:16:00Z"/>
              <w:rFonts w:cs="Times New Roman"/>
              <w:sz w:val="28"/>
              <w:szCs w:val="24"/>
            </w:rPr>
          </w:pPr>
        </w:p>
        <w:p w14:paraId="1F92D486" w14:textId="77777777" w:rsidR="00C040F9" w:rsidRDefault="00C040F9">
          <w:pPr>
            <w:rPr>
              <w:ins w:id="37" w:author="Stjepan Salopek (ssalopek)" w:date="2021-09-09T15:16:00Z"/>
              <w:rFonts w:ascii="Times New Roman" w:eastAsiaTheme="minorEastAsia" w:hAnsi="Times New Roman" w:cs="Times New Roman"/>
              <w:spacing w:val="15"/>
              <w:sz w:val="28"/>
              <w:szCs w:val="24"/>
            </w:rPr>
          </w:pPr>
          <w:ins w:id="38" w:author="Stjepan Salopek (ssalopek)" w:date="2021-09-09T15:16:00Z">
            <w:r>
              <w:rPr>
                <w:rFonts w:cs="Times New Roman"/>
                <w:sz w:val="28"/>
                <w:szCs w:val="24"/>
              </w:rPr>
              <w:br w:type="page"/>
            </w:r>
          </w:ins>
        </w:p>
        <w:p w14:paraId="406728FF" w14:textId="5B769682" w:rsidR="00C040F9" w:rsidRPr="00395B9F" w:rsidDel="00C040F9" w:rsidRDefault="00C040F9">
          <w:pPr>
            <w:pStyle w:val="4Tekst"/>
            <w:jc w:val="left"/>
            <w:rPr>
              <w:del w:id="39" w:author="Stjepan Salopek (ssalopek)" w:date="2021-09-09T15:16:00Z"/>
              <w:rFonts w:cs="Times New Roman"/>
              <w:sz w:val="28"/>
              <w:szCs w:val="24"/>
            </w:rPr>
            <w:pPrChange w:id="40" w:author="Stjepan Salopek (ssalopek)" w:date="2021-09-09T15:16:00Z">
              <w:pPr>
                <w:pStyle w:val="4Tekst"/>
                <w:jc w:val="center"/>
              </w:pPr>
            </w:pPrChange>
          </w:pPr>
        </w:p>
        <w:p w14:paraId="70070276" w14:textId="401E8B6C" w:rsidR="00BF7FEE" w:rsidRPr="005C0BCE" w:rsidRDefault="00BF7FEE" w:rsidP="005C0BCE">
          <w:pPr>
            <w:pStyle w:val="1Naslov"/>
            <w:rPr>
              <w:rFonts w:eastAsiaTheme="minorEastAsia"/>
              <w:spacing w:val="15"/>
              <w:szCs w:val="24"/>
            </w:rPr>
          </w:pPr>
          <w:bookmarkStart w:id="41" w:name="_Toc82446243"/>
          <w:r>
            <w:rPr>
              <w:rFonts w:eastAsiaTheme="minorEastAsia"/>
            </w:rPr>
            <w:t>Sažetak</w:t>
          </w:r>
        </w:p>
      </w:sdtContent>
    </w:sdt>
    <w:bookmarkEnd w:id="41" w:displacedByCustomXml="prev"/>
    <w:p w14:paraId="7275F35D" w14:textId="6F96CCF0"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obraditi će se kroz tehnologiju umjetne inteligencije prolaskom kroz potencijal područja te tržišnu vrijednost. </w:t>
      </w:r>
      <w:r w:rsidR="00DC0971">
        <w:t>Ob</w:t>
      </w:r>
      <w:r w:rsidR="007A77E3">
        <w:t>raditi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7B343BD2" w:rsidR="00BF7FEE" w:rsidRPr="00395B9F" w:rsidRDefault="00A44A48" w:rsidP="00BF5C87">
      <w:pPr>
        <w:pStyle w:val="4Tekst"/>
        <w:rPr>
          <w:lang w:val="en-US"/>
        </w:rPr>
      </w:pPr>
      <w:r>
        <w:t xml:space="preserve">Nadalje, ukratko će se opisati razne tehnologije koje služe u izradi projekata strojnog učenja, a </w:t>
      </w:r>
      <w:r w:rsidRPr="00A44A48">
        <w:t>detaljnije obrazložiti odabrane.</w:t>
      </w:r>
      <w:r>
        <w:t xml:space="preserve"> Završni dio rada svo navedeno znanje prikazati će u implementaciji programskog kôda</w:t>
      </w:r>
      <w:r w:rsidR="00395B9F">
        <w:t>, a prikazati će se i konačni rezultati točnosti</w:t>
      </w:r>
      <w:r>
        <w:t>.</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42" w:name="_Toc82446244"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b/>
          <w:bCs/>
        </w:rPr>
      </w:sdtEndPr>
      <w:sdtContent>
        <w:p w14:paraId="21AE1E4E" w14:textId="2080DD07" w:rsidR="005A2760" w:rsidRDefault="00E82A48" w:rsidP="00E82A48">
          <w:pPr>
            <w:pStyle w:val="1Naslov"/>
          </w:pPr>
          <w:r w:rsidRPr="00E82A48">
            <w:t>SADRŽAJ</w:t>
          </w:r>
          <w:bookmarkEnd w:id="42"/>
          <w:r w:rsidR="003B4604">
            <w:tab/>
          </w:r>
        </w:p>
        <w:p w14:paraId="036CBBDA" w14:textId="0E5A907A" w:rsidR="00A3456A" w:rsidRPr="00A3456A" w:rsidRDefault="005A2760">
          <w:pPr>
            <w:pStyle w:val="TOC1"/>
            <w:spacing w:line="360" w:lineRule="auto"/>
            <w:rPr>
              <w:ins w:id="43" w:author="Stjepan Salopek (ssalopek)" w:date="2021-09-13T17:23:00Z"/>
              <w:rFonts w:ascii="Times New Roman" w:eastAsiaTheme="minorEastAsia" w:hAnsi="Times New Roman" w:cs="Times New Roman"/>
              <w:noProof/>
              <w:sz w:val="24"/>
              <w:szCs w:val="24"/>
              <w:rPrChange w:id="44" w:author="Stjepan Salopek (ssalopek)" w:date="2021-09-13T17:23:00Z">
                <w:rPr>
                  <w:ins w:id="45" w:author="Stjepan Salopek (ssalopek)" w:date="2021-09-13T17:23:00Z"/>
                  <w:rFonts w:eastAsiaTheme="minorEastAsia"/>
                  <w:noProof/>
                </w:rPr>
              </w:rPrChange>
            </w:rPr>
            <w:pPrChange w:id="46" w:author="Stjepan Salopek (ssalopek)" w:date="2021-09-13T17:24:00Z">
              <w:pPr>
                <w:pStyle w:val="TOC1"/>
              </w:pPr>
            </w:pPrChange>
          </w:pPr>
          <w:r w:rsidRPr="00C040F9">
            <w:fldChar w:fldCharType="begin"/>
          </w:r>
          <w:r w:rsidRPr="00C040F9">
            <w:instrText xml:space="preserve"> TOC \o "1-3" \h \z \u </w:instrText>
          </w:r>
          <w:r w:rsidRPr="00C040F9">
            <w:fldChar w:fldCharType="separate"/>
          </w:r>
          <w:ins w:id="47" w:author="Stjepan Salopek (ssalopek)" w:date="2021-09-13T17:23:00Z">
            <w:r w:rsidR="00A3456A" w:rsidRPr="00A3456A">
              <w:rPr>
                <w:rStyle w:val="Hyperlink"/>
                <w:rFonts w:ascii="Times New Roman" w:hAnsi="Times New Roman" w:cs="Times New Roman"/>
                <w:noProof/>
                <w:sz w:val="24"/>
                <w:szCs w:val="24"/>
                <w:rPrChange w:id="48" w:author="Stjepan Salopek (ssalopek)" w:date="2021-09-13T17:23:00Z">
                  <w:rPr>
                    <w:rStyle w:val="Hyperlink"/>
                    <w:noProof/>
                  </w:rPr>
                </w:rPrChange>
              </w:rPr>
              <w:fldChar w:fldCharType="begin"/>
            </w:r>
            <w:r w:rsidR="00A3456A" w:rsidRPr="00A3456A">
              <w:rPr>
                <w:rStyle w:val="Hyperlink"/>
                <w:rFonts w:ascii="Times New Roman" w:hAnsi="Times New Roman" w:cs="Times New Roman"/>
                <w:noProof/>
                <w:sz w:val="24"/>
                <w:szCs w:val="24"/>
                <w:rPrChange w:id="49" w:author="Stjepan Salopek (ssalopek)" w:date="2021-09-13T17:23:00Z">
                  <w:rPr>
                    <w:rStyle w:val="Hyperlink"/>
                    <w:noProof/>
                  </w:rPr>
                </w:rPrChange>
              </w:rPr>
              <w:instrText xml:space="preserve"> </w:instrText>
            </w:r>
            <w:r w:rsidR="00A3456A" w:rsidRPr="00A3456A">
              <w:rPr>
                <w:rFonts w:ascii="Times New Roman" w:hAnsi="Times New Roman" w:cs="Times New Roman"/>
                <w:noProof/>
                <w:sz w:val="24"/>
                <w:szCs w:val="24"/>
                <w:rPrChange w:id="50" w:author="Stjepan Salopek (ssalopek)" w:date="2021-09-13T17:23:00Z">
                  <w:rPr>
                    <w:noProof/>
                  </w:rPr>
                </w:rPrChange>
              </w:rPr>
              <w:instrText>HYPERLINK \l "_Toc82446243"</w:instrText>
            </w:r>
            <w:r w:rsidR="00A3456A" w:rsidRPr="00A3456A">
              <w:rPr>
                <w:rStyle w:val="Hyperlink"/>
                <w:rFonts w:ascii="Times New Roman" w:hAnsi="Times New Roman" w:cs="Times New Roman"/>
                <w:noProof/>
                <w:sz w:val="24"/>
                <w:szCs w:val="24"/>
                <w:rPrChange w:id="51" w:author="Stjepan Salopek (ssalopek)" w:date="2021-09-13T17:23: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52" w:author="Stjepan Salopek (ssalopek)" w:date="2021-09-13T17:23:00Z">
                  <w:rPr>
                    <w:rStyle w:val="Hyperlink"/>
                    <w:noProof/>
                  </w:rPr>
                </w:rPrChange>
              </w:rPr>
              <w:fldChar w:fldCharType="separate"/>
            </w:r>
            <w:r w:rsidR="00A3456A" w:rsidRPr="00A3456A">
              <w:rPr>
                <w:rStyle w:val="Hyperlink"/>
                <w:rFonts w:ascii="Times New Roman" w:hAnsi="Times New Roman" w:cs="Times New Roman"/>
                <w:noProof/>
                <w:sz w:val="24"/>
                <w:szCs w:val="24"/>
                <w:rPrChange w:id="53" w:author="Stjepan Salopek (ssalopek)" w:date="2021-09-13T17:23:00Z">
                  <w:rPr>
                    <w:rStyle w:val="Hyperlink"/>
                    <w:noProof/>
                  </w:rPr>
                </w:rPrChange>
              </w:rPr>
              <w:t>Sažetak</w:t>
            </w:r>
            <w:r w:rsidR="00A3456A" w:rsidRPr="00A3456A">
              <w:rPr>
                <w:rFonts w:ascii="Times New Roman" w:hAnsi="Times New Roman" w:cs="Times New Roman"/>
                <w:noProof/>
                <w:webHidden/>
                <w:sz w:val="24"/>
                <w:szCs w:val="24"/>
                <w:rPrChange w:id="54" w:author="Stjepan Salopek (ssalopek)" w:date="2021-09-13T17:23:00Z">
                  <w:rPr>
                    <w:noProof/>
                    <w:webHidden/>
                  </w:rPr>
                </w:rPrChange>
              </w:rPr>
              <w:tab/>
            </w:r>
            <w:r w:rsidR="00A3456A" w:rsidRPr="00A3456A">
              <w:rPr>
                <w:rFonts w:ascii="Times New Roman" w:hAnsi="Times New Roman" w:cs="Times New Roman"/>
                <w:noProof/>
                <w:webHidden/>
                <w:sz w:val="24"/>
                <w:szCs w:val="24"/>
                <w:rPrChange w:id="55" w:author="Stjepan Salopek (ssalopek)" w:date="2021-09-13T17:23:00Z">
                  <w:rPr>
                    <w:noProof/>
                    <w:webHidden/>
                  </w:rPr>
                </w:rPrChange>
              </w:rPr>
              <w:fldChar w:fldCharType="begin"/>
            </w:r>
            <w:r w:rsidR="00A3456A" w:rsidRPr="00A3456A">
              <w:rPr>
                <w:rFonts w:ascii="Times New Roman" w:hAnsi="Times New Roman" w:cs="Times New Roman"/>
                <w:noProof/>
                <w:webHidden/>
                <w:sz w:val="24"/>
                <w:szCs w:val="24"/>
                <w:rPrChange w:id="56" w:author="Stjepan Salopek (ssalopek)" w:date="2021-09-13T17:23:00Z">
                  <w:rPr>
                    <w:noProof/>
                    <w:webHidden/>
                  </w:rPr>
                </w:rPrChange>
              </w:rPr>
              <w:instrText xml:space="preserve"> PAGEREF _Toc82446243 \h </w:instrText>
            </w:r>
          </w:ins>
          <w:r w:rsidR="00A3456A" w:rsidRPr="00A3456A">
            <w:rPr>
              <w:rFonts w:ascii="Times New Roman" w:hAnsi="Times New Roman" w:cs="Times New Roman"/>
              <w:noProof/>
              <w:webHidden/>
              <w:sz w:val="24"/>
              <w:szCs w:val="24"/>
              <w:rPrChange w:id="57" w:author="Stjepan Salopek (ssalopek)" w:date="2021-09-13T17:23:00Z">
                <w:rPr>
                  <w:rFonts w:ascii="Times New Roman" w:hAnsi="Times New Roman" w:cs="Times New Roman"/>
                  <w:noProof/>
                  <w:webHidden/>
                  <w:sz w:val="24"/>
                  <w:szCs w:val="24"/>
                </w:rPr>
              </w:rPrChange>
            </w:rPr>
          </w:r>
          <w:r w:rsidR="00A3456A" w:rsidRPr="00A3456A">
            <w:rPr>
              <w:rFonts w:ascii="Times New Roman" w:hAnsi="Times New Roman" w:cs="Times New Roman"/>
              <w:noProof/>
              <w:webHidden/>
              <w:sz w:val="24"/>
              <w:szCs w:val="24"/>
              <w:rPrChange w:id="58" w:author="Stjepan Salopek (ssalopek)" w:date="2021-09-13T17:23:00Z">
                <w:rPr>
                  <w:noProof/>
                  <w:webHidden/>
                </w:rPr>
              </w:rPrChange>
            </w:rPr>
            <w:fldChar w:fldCharType="separate"/>
          </w:r>
          <w:ins w:id="59" w:author="Stjepan Salopek (ssalopek)" w:date="2021-09-13T17:23:00Z">
            <w:r w:rsidR="00A3456A" w:rsidRPr="00A3456A">
              <w:rPr>
                <w:rFonts w:ascii="Times New Roman" w:hAnsi="Times New Roman" w:cs="Times New Roman"/>
                <w:noProof/>
                <w:webHidden/>
                <w:sz w:val="24"/>
                <w:szCs w:val="24"/>
                <w:rPrChange w:id="60" w:author="Stjepan Salopek (ssalopek)" w:date="2021-09-13T17:23:00Z">
                  <w:rPr>
                    <w:noProof/>
                    <w:webHidden/>
                  </w:rPr>
                </w:rPrChange>
              </w:rPr>
              <w:t>3</w:t>
            </w:r>
            <w:r w:rsidR="00A3456A" w:rsidRPr="00A3456A">
              <w:rPr>
                <w:rFonts w:ascii="Times New Roman" w:hAnsi="Times New Roman" w:cs="Times New Roman"/>
                <w:noProof/>
                <w:webHidden/>
                <w:sz w:val="24"/>
                <w:szCs w:val="24"/>
                <w:rPrChange w:id="61" w:author="Stjepan Salopek (ssalopek)" w:date="2021-09-13T17:23:00Z">
                  <w:rPr>
                    <w:noProof/>
                    <w:webHidden/>
                  </w:rPr>
                </w:rPrChange>
              </w:rPr>
              <w:fldChar w:fldCharType="end"/>
            </w:r>
            <w:r w:rsidR="00A3456A" w:rsidRPr="00A3456A">
              <w:rPr>
                <w:rStyle w:val="Hyperlink"/>
                <w:rFonts w:ascii="Times New Roman" w:hAnsi="Times New Roman" w:cs="Times New Roman"/>
                <w:noProof/>
                <w:sz w:val="24"/>
                <w:szCs w:val="24"/>
                <w:rPrChange w:id="62" w:author="Stjepan Salopek (ssalopek)" w:date="2021-09-13T17:23:00Z">
                  <w:rPr>
                    <w:rStyle w:val="Hyperlink"/>
                    <w:noProof/>
                  </w:rPr>
                </w:rPrChange>
              </w:rPr>
              <w:fldChar w:fldCharType="end"/>
            </w:r>
          </w:ins>
        </w:p>
        <w:p w14:paraId="7D6F4ABF" w14:textId="60656CE0" w:rsidR="00A3456A" w:rsidRPr="00A3456A" w:rsidRDefault="00A3456A">
          <w:pPr>
            <w:pStyle w:val="TOC1"/>
            <w:spacing w:line="360" w:lineRule="auto"/>
            <w:rPr>
              <w:ins w:id="63" w:author="Stjepan Salopek (ssalopek)" w:date="2021-09-13T17:23:00Z"/>
              <w:rFonts w:ascii="Times New Roman" w:eastAsiaTheme="minorEastAsia" w:hAnsi="Times New Roman" w:cs="Times New Roman"/>
              <w:noProof/>
              <w:sz w:val="24"/>
              <w:szCs w:val="24"/>
              <w:rPrChange w:id="64" w:author="Stjepan Salopek (ssalopek)" w:date="2021-09-13T17:23:00Z">
                <w:rPr>
                  <w:ins w:id="65" w:author="Stjepan Salopek (ssalopek)" w:date="2021-09-13T17:23:00Z"/>
                  <w:rFonts w:eastAsiaTheme="minorEastAsia"/>
                  <w:noProof/>
                </w:rPr>
              </w:rPrChange>
            </w:rPr>
            <w:pPrChange w:id="66" w:author="Stjepan Salopek (ssalopek)" w:date="2021-09-13T17:24:00Z">
              <w:pPr>
                <w:pStyle w:val="TOC1"/>
              </w:pPr>
            </w:pPrChange>
          </w:pPr>
          <w:ins w:id="67" w:author="Stjepan Salopek (ssalopek)" w:date="2021-09-13T17:23:00Z">
            <w:r w:rsidRPr="00A3456A">
              <w:rPr>
                <w:rStyle w:val="Hyperlink"/>
                <w:rFonts w:ascii="Times New Roman" w:hAnsi="Times New Roman" w:cs="Times New Roman"/>
                <w:noProof/>
                <w:sz w:val="24"/>
                <w:szCs w:val="24"/>
                <w:rPrChange w:id="6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0" w:author="Stjepan Salopek (ssalopek)" w:date="2021-09-13T17:23:00Z">
                  <w:rPr>
                    <w:noProof/>
                  </w:rPr>
                </w:rPrChange>
              </w:rPr>
              <w:instrText>HYPERLINK \l "_Toc82446244"</w:instrText>
            </w:r>
            <w:r w:rsidRPr="00A3456A">
              <w:rPr>
                <w:rStyle w:val="Hyperlink"/>
                <w:rFonts w:ascii="Times New Roman" w:hAnsi="Times New Roman" w:cs="Times New Roman"/>
                <w:noProof/>
                <w:sz w:val="24"/>
                <w:szCs w:val="24"/>
                <w:rPrChange w:id="7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3" w:author="Stjepan Salopek (ssalopek)" w:date="2021-09-13T17:23:00Z">
                  <w:rPr>
                    <w:rStyle w:val="Hyperlink"/>
                    <w:noProof/>
                  </w:rPr>
                </w:rPrChange>
              </w:rPr>
              <w:t>SADRŽAJ</w:t>
            </w:r>
            <w:r w:rsidRPr="00A3456A">
              <w:rPr>
                <w:rFonts w:ascii="Times New Roman" w:hAnsi="Times New Roman" w:cs="Times New Roman"/>
                <w:noProof/>
                <w:webHidden/>
                <w:sz w:val="24"/>
                <w:szCs w:val="24"/>
                <w:rPrChange w:id="74" w:author="Stjepan Salopek (ssalopek)" w:date="2021-09-13T17:23:00Z">
                  <w:rPr>
                    <w:noProof/>
                    <w:webHidden/>
                  </w:rPr>
                </w:rPrChange>
              </w:rPr>
              <w:tab/>
            </w:r>
            <w:r w:rsidRPr="00A3456A">
              <w:rPr>
                <w:rFonts w:ascii="Times New Roman" w:hAnsi="Times New Roman" w:cs="Times New Roman"/>
                <w:noProof/>
                <w:webHidden/>
                <w:sz w:val="24"/>
                <w:szCs w:val="24"/>
                <w:rPrChange w:id="7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6" w:author="Stjepan Salopek (ssalopek)" w:date="2021-09-13T17:23:00Z">
                  <w:rPr>
                    <w:noProof/>
                    <w:webHidden/>
                  </w:rPr>
                </w:rPrChange>
              </w:rPr>
              <w:instrText xml:space="preserve"> PAGEREF _Toc82446244 \h </w:instrText>
            </w:r>
          </w:ins>
          <w:r w:rsidRPr="00A3456A">
            <w:rPr>
              <w:rFonts w:ascii="Times New Roman" w:hAnsi="Times New Roman" w:cs="Times New Roman"/>
              <w:noProof/>
              <w:webHidden/>
              <w:sz w:val="24"/>
              <w:szCs w:val="24"/>
              <w:rPrChange w:id="7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8" w:author="Stjepan Salopek (ssalopek)" w:date="2021-09-13T17:23:00Z">
                <w:rPr>
                  <w:noProof/>
                  <w:webHidden/>
                </w:rPr>
              </w:rPrChange>
            </w:rPr>
            <w:fldChar w:fldCharType="separate"/>
          </w:r>
          <w:ins w:id="79" w:author="Stjepan Salopek (ssalopek)" w:date="2021-09-13T17:23:00Z">
            <w:r w:rsidRPr="00A3456A">
              <w:rPr>
                <w:rFonts w:ascii="Times New Roman" w:hAnsi="Times New Roman" w:cs="Times New Roman"/>
                <w:noProof/>
                <w:webHidden/>
                <w:sz w:val="24"/>
                <w:szCs w:val="24"/>
                <w:rPrChange w:id="80" w:author="Stjepan Salopek (ssalopek)" w:date="2021-09-13T17:23:00Z">
                  <w:rPr>
                    <w:noProof/>
                    <w:webHidden/>
                  </w:rPr>
                </w:rPrChange>
              </w:rPr>
              <w:t>4</w:t>
            </w:r>
            <w:r w:rsidRPr="00A3456A">
              <w:rPr>
                <w:rFonts w:ascii="Times New Roman" w:hAnsi="Times New Roman" w:cs="Times New Roman"/>
                <w:noProof/>
                <w:webHidden/>
                <w:sz w:val="24"/>
                <w:szCs w:val="24"/>
                <w:rPrChange w:id="8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2" w:author="Stjepan Salopek (ssalopek)" w:date="2021-09-13T17:23:00Z">
                  <w:rPr>
                    <w:rStyle w:val="Hyperlink"/>
                    <w:noProof/>
                  </w:rPr>
                </w:rPrChange>
              </w:rPr>
              <w:fldChar w:fldCharType="end"/>
            </w:r>
          </w:ins>
        </w:p>
        <w:p w14:paraId="31937633" w14:textId="1E7DAAD0" w:rsidR="00A3456A" w:rsidRPr="00A3456A" w:rsidRDefault="00A3456A">
          <w:pPr>
            <w:pStyle w:val="TOC1"/>
            <w:spacing w:line="360" w:lineRule="auto"/>
            <w:rPr>
              <w:ins w:id="83" w:author="Stjepan Salopek (ssalopek)" w:date="2021-09-13T17:23:00Z"/>
              <w:rFonts w:ascii="Times New Roman" w:eastAsiaTheme="minorEastAsia" w:hAnsi="Times New Roman" w:cs="Times New Roman"/>
              <w:noProof/>
              <w:sz w:val="24"/>
              <w:szCs w:val="24"/>
              <w:rPrChange w:id="84" w:author="Stjepan Salopek (ssalopek)" w:date="2021-09-13T17:23:00Z">
                <w:rPr>
                  <w:ins w:id="85" w:author="Stjepan Salopek (ssalopek)" w:date="2021-09-13T17:23:00Z"/>
                  <w:rFonts w:eastAsiaTheme="minorEastAsia"/>
                  <w:noProof/>
                </w:rPr>
              </w:rPrChange>
            </w:rPr>
            <w:pPrChange w:id="86" w:author="Stjepan Salopek (ssalopek)" w:date="2021-09-13T17:24:00Z">
              <w:pPr>
                <w:pStyle w:val="TOC1"/>
              </w:pPr>
            </w:pPrChange>
          </w:pPr>
          <w:ins w:id="87" w:author="Stjepan Salopek (ssalopek)" w:date="2021-09-13T17:23:00Z">
            <w:r w:rsidRPr="00A3456A">
              <w:rPr>
                <w:rStyle w:val="Hyperlink"/>
                <w:rFonts w:ascii="Times New Roman" w:hAnsi="Times New Roman" w:cs="Times New Roman"/>
                <w:noProof/>
                <w:sz w:val="24"/>
                <w:szCs w:val="24"/>
                <w:rPrChange w:id="8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8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90" w:author="Stjepan Salopek (ssalopek)" w:date="2021-09-13T17:23:00Z">
                  <w:rPr>
                    <w:noProof/>
                  </w:rPr>
                </w:rPrChange>
              </w:rPr>
              <w:instrText>HYPERLINK \l "_Toc82446245"</w:instrText>
            </w:r>
            <w:r w:rsidRPr="00A3456A">
              <w:rPr>
                <w:rStyle w:val="Hyperlink"/>
                <w:rFonts w:ascii="Times New Roman" w:hAnsi="Times New Roman" w:cs="Times New Roman"/>
                <w:noProof/>
                <w:sz w:val="24"/>
                <w:szCs w:val="24"/>
                <w:rPrChange w:id="9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9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93" w:author="Stjepan Salopek (ssalopek)" w:date="2021-09-13T17:23:00Z">
                  <w:rPr>
                    <w:rStyle w:val="Hyperlink"/>
                    <w:noProof/>
                  </w:rPr>
                </w:rPrChange>
              </w:rPr>
              <w:t>Popis tablica</w:t>
            </w:r>
            <w:r w:rsidRPr="00A3456A">
              <w:rPr>
                <w:rFonts w:ascii="Times New Roman" w:hAnsi="Times New Roman" w:cs="Times New Roman"/>
                <w:noProof/>
                <w:webHidden/>
                <w:sz w:val="24"/>
                <w:szCs w:val="24"/>
                <w:rPrChange w:id="94" w:author="Stjepan Salopek (ssalopek)" w:date="2021-09-13T17:23:00Z">
                  <w:rPr>
                    <w:noProof/>
                    <w:webHidden/>
                  </w:rPr>
                </w:rPrChange>
              </w:rPr>
              <w:tab/>
            </w:r>
            <w:r w:rsidRPr="00A3456A">
              <w:rPr>
                <w:rFonts w:ascii="Times New Roman" w:hAnsi="Times New Roman" w:cs="Times New Roman"/>
                <w:noProof/>
                <w:webHidden/>
                <w:sz w:val="24"/>
                <w:szCs w:val="24"/>
                <w:rPrChange w:id="9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96" w:author="Stjepan Salopek (ssalopek)" w:date="2021-09-13T17:23:00Z">
                  <w:rPr>
                    <w:noProof/>
                    <w:webHidden/>
                  </w:rPr>
                </w:rPrChange>
              </w:rPr>
              <w:instrText xml:space="preserve"> PAGEREF _Toc82446245 \h </w:instrText>
            </w:r>
          </w:ins>
          <w:r w:rsidRPr="00A3456A">
            <w:rPr>
              <w:rFonts w:ascii="Times New Roman" w:hAnsi="Times New Roman" w:cs="Times New Roman"/>
              <w:noProof/>
              <w:webHidden/>
              <w:sz w:val="24"/>
              <w:szCs w:val="24"/>
              <w:rPrChange w:id="9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98" w:author="Stjepan Salopek (ssalopek)" w:date="2021-09-13T17:23:00Z">
                <w:rPr>
                  <w:noProof/>
                  <w:webHidden/>
                </w:rPr>
              </w:rPrChange>
            </w:rPr>
            <w:fldChar w:fldCharType="separate"/>
          </w:r>
          <w:ins w:id="99" w:author="Stjepan Salopek (ssalopek)" w:date="2021-09-13T17:23:00Z">
            <w:r w:rsidRPr="00A3456A">
              <w:rPr>
                <w:rFonts w:ascii="Times New Roman" w:hAnsi="Times New Roman" w:cs="Times New Roman"/>
                <w:noProof/>
                <w:webHidden/>
                <w:sz w:val="24"/>
                <w:szCs w:val="24"/>
                <w:rPrChange w:id="100" w:author="Stjepan Salopek (ssalopek)" w:date="2021-09-13T17:23:00Z">
                  <w:rPr>
                    <w:noProof/>
                    <w:webHidden/>
                  </w:rPr>
                </w:rPrChange>
              </w:rPr>
              <w:t>6</w:t>
            </w:r>
            <w:r w:rsidRPr="00A3456A">
              <w:rPr>
                <w:rFonts w:ascii="Times New Roman" w:hAnsi="Times New Roman" w:cs="Times New Roman"/>
                <w:noProof/>
                <w:webHidden/>
                <w:sz w:val="24"/>
                <w:szCs w:val="24"/>
                <w:rPrChange w:id="10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02" w:author="Stjepan Salopek (ssalopek)" w:date="2021-09-13T17:23:00Z">
                  <w:rPr>
                    <w:rStyle w:val="Hyperlink"/>
                    <w:noProof/>
                  </w:rPr>
                </w:rPrChange>
              </w:rPr>
              <w:fldChar w:fldCharType="end"/>
            </w:r>
          </w:ins>
        </w:p>
        <w:p w14:paraId="012A6344" w14:textId="51718564" w:rsidR="00A3456A" w:rsidRPr="00A3456A" w:rsidRDefault="00A3456A">
          <w:pPr>
            <w:pStyle w:val="TOC1"/>
            <w:spacing w:line="360" w:lineRule="auto"/>
            <w:rPr>
              <w:ins w:id="103" w:author="Stjepan Salopek (ssalopek)" w:date="2021-09-13T17:23:00Z"/>
              <w:rFonts w:ascii="Times New Roman" w:eastAsiaTheme="minorEastAsia" w:hAnsi="Times New Roman" w:cs="Times New Roman"/>
              <w:noProof/>
              <w:sz w:val="24"/>
              <w:szCs w:val="24"/>
              <w:rPrChange w:id="104" w:author="Stjepan Salopek (ssalopek)" w:date="2021-09-13T17:23:00Z">
                <w:rPr>
                  <w:ins w:id="105" w:author="Stjepan Salopek (ssalopek)" w:date="2021-09-13T17:23:00Z"/>
                  <w:rFonts w:eastAsiaTheme="minorEastAsia"/>
                  <w:noProof/>
                </w:rPr>
              </w:rPrChange>
            </w:rPr>
            <w:pPrChange w:id="106" w:author="Stjepan Salopek (ssalopek)" w:date="2021-09-13T17:24:00Z">
              <w:pPr>
                <w:pStyle w:val="TOC1"/>
              </w:pPr>
            </w:pPrChange>
          </w:pPr>
          <w:ins w:id="107" w:author="Stjepan Salopek (ssalopek)" w:date="2021-09-13T17:23:00Z">
            <w:r w:rsidRPr="00A3456A">
              <w:rPr>
                <w:rStyle w:val="Hyperlink"/>
                <w:rFonts w:ascii="Times New Roman" w:hAnsi="Times New Roman" w:cs="Times New Roman"/>
                <w:noProof/>
                <w:sz w:val="24"/>
                <w:szCs w:val="24"/>
                <w:rPrChange w:id="10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0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10" w:author="Stjepan Salopek (ssalopek)" w:date="2021-09-13T17:23:00Z">
                  <w:rPr>
                    <w:noProof/>
                  </w:rPr>
                </w:rPrChange>
              </w:rPr>
              <w:instrText>HYPERLINK \l "_Toc82446246"</w:instrText>
            </w:r>
            <w:r w:rsidRPr="00A3456A">
              <w:rPr>
                <w:rStyle w:val="Hyperlink"/>
                <w:rFonts w:ascii="Times New Roman" w:hAnsi="Times New Roman" w:cs="Times New Roman"/>
                <w:noProof/>
                <w:sz w:val="24"/>
                <w:szCs w:val="24"/>
                <w:rPrChange w:id="11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1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13" w:author="Stjepan Salopek (ssalopek)" w:date="2021-09-13T17:23:00Z">
                  <w:rPr>
                    <w:rStyle w:val="Hyperlink"/>
                    <w:noProof/>
                  </w:rPr>
                </w:rPrChange>
              </w:rPr>
              <w:t>Popis slika</w:t>
            </w:r>
            <w:r w:rsidRPr="00A3456A">
              <w:rPr>
                <w:rFonts w:ascii="Times New Roman" w:hAnsi="Times New Roman" w:cs="Times New Roman"/>
                <w:noProof/>
                <w:webHidden/>
                <w:sz w:val="24"/>
                <w:szCs w:val="24"/>
                <w:rPrChange w:id="114" w:author="Stjepan Salopek (ssalopek)" w:date="2021-09-13T17:23:00Z">
                  <w:rPr>
                    <w:noProof/>
                    <w:webHidden/>
                  </w:rPr>
                </w:rPrChange>
              </w:rPr>
              <w:tab/>
            </w:r>
            <w:r w:rsidRPr="00A3456A">
              <w:rPr>
                <w:rFonts w:ascii="Times New Roman" w:hAnsi="Times New Roman" w:cs="Times New Roman"/>
                <w:noProof/>
                <w:webHidden/>
                <w:sz w:val="24"/>
                <w:szCs w:val="24"/>
                <w:rPrChange w:id="11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16" w:author="Stjepan Salopek (ssalopek)" w:date="2021-09-13T17:23:00Z">
                  <w:rPr>
                    <w:noProof/>
                    <w:webHidden/>
                  </w:rPr>
                </w:rPrChange>
              </w:rPr>
              <w:instrText xml:space="preserve"> PAGEREF _Toc82446246 \h </w:instrText>
            </w:r>
          </w:ins>
          <w:r w:rsidRPr="00A3456A">
            <w:rPr>
              <w:rFonts w:ascii="Times New Roman" w:hAnsi="Times New Roman" w:cs="Times New Roman"/>
              <w:noProof/>
              <w:webHidden/>
              <w:sz w:val="24"/>
              <w:szCs w:val="24"/>
              <w:rPrChange w:id="11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18" w:author="Stjepan Salopek (ssalopek)" w:date="2021-09-13T17:23:00Z">
                <w:rPr>
                  <w:noProof/>
                  <w:webHidden/>
                </w:rPr>
              </w:rPrChange>
            </w:rPr>
            <w:fldChar w:fldCharType="separate"/>
          </w:r>
          <w:ins w:id="119" w:author="Stjepan Salopek (ssalopek)" w:date="2021-09-13T17:23:00Z">
            <w:r w:rsidRPr="00A3456A">
              <w:rPr>
                <w:rFonts w:ascii="Times New Roman" w:hAnsi="Times New Roman" w:cs="Times New Roman"/>
                <w:noProof/>
                <w:webHidden/>
                <w:sz w:val="24"/>
                <w:szCs w:val="24"/>
                <w:rPrChange w:id="120" w:author="Stjepan Salopek (ssalopek)" w:date="2021-09-13T17:23:00Z">
                  <w:rPr>
                    <w:noProof/>
                    <w:webHidden/>
                  </w:rPr>
                </w:rPrChange>
              </w:rPr>
              <w:t>7</w:t>
            </w:r>
            <w:r w:rsidRPr="00A3456A">
              <w:rPr>
                <w:rFonts w:ascii="Times New Roman" w:hAnsi="Times New Roman" w:cs="Times New Roman"/>
                <w:noProof/>
                <w:webHidden/>
                <w:sz w:val="24"/>
                <w:szCs w:val="24"/>
                <w:rPrChange w:id="12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22" w:author="Stjepan Salopek (ssalopek)" w:date="2021-09-13T17:23:00Z">
                  <w:rPr>
                    <w:rStyle w:val="Hyperlink"/>
                    <w:noProof/>
                  </w:rPr>
                </w:rPrChange>
              </w:rPr>
              <w:fldChar w:fldCharType="end"/>
            </w:r>
          </w:ins>
        </w:p>
        <w:p w14:paraId="522EC7EC" w14:textId="06925E48" w:rsidR="00A3456A" w:rsidRPr="00A3456A" w:rsidRDefault="00A3456A">
          <w:pPr>
            <w:pStyle w:val="TOC1"/>
            <w:spacing w:line="360" w:lineRule="auto"/>
            <w:rPr>
              <w:ins w:id="123" w:author="Stjepan Salopek (ssalopek)" w:date="2021-09-13T17:23:00Z"/>
              <w:rFonts w:ascii="Times New Roman" w:eastAsiaTheme="minorEastAsia" w:hAnsi="Times New Roman" w:cs="Times New Roman"/>
              <w:noProof/>
              <w:sz w:val="24"/>
              <w:szCs w:val="24"/>
              <w:rPrChange w:id="124" w:author="Stjepan Salopek (ssalopek)" w:date="2021-09-13T17:23:00Z">
                <w:rPr>
                  <w:ins w:id="125" w:author="Stjepan Salopek (ssalopek)" w:date="2021-09-13T17:23:00Z"/>
                  <w:rFonts w:eastAsiaTheme="minorEastAsia"/>
                  <w:noProof/>
                </w:rPr>
              </w:rPrChange>
            </w:rPr>
            <w:pPrChange w:id="126" w:author="Stjepan Salopek (ssalopek)" w:date="2021-09-13T17:24:00Z">
              <w:pPr>
                <w:pStyle w:val="TOC1"/>
              </w:pPr>
            </w:pPrChange>
          </w:pPr>
          <w:ins w:id="127" w:author="Stjepan Salopek (ssalopek)" w:date="2021-09-13T17:23:00Z">
            <w:r w:rsidRPr="00A3456A">
              <w:rPr>
                <w:rStyle w:val="Hyperlink"/>
                <w:rFonts w:ascii="Times New Roman" w:hAnsi="Times New Roman" w:cs="Times New Roman"/>
                <w:noProof/>
                <w:sz w:val="24"/>
                <w:szCs w:val="24"/>
                <w:rPrChange w:id="12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2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30" w:author="Stjepan Salopek (ssalopek)" w:date="2021-09-13T17:23:00Z">
                  <w:rPr>
                    <w:noProof/>
                  </w:rPr>
                </w:rPrChange>
              </w:rPr>
              <w:instrText>HYPERLINK \l "_Toc82446247"</w:instrText>
            </w:r>
            <w:r w:rsidRPr="00A3456A">
              <w:rPr>
                <w:rStyle w:val="Hyperlink"/>
                <w:rFonts w:ascii="Times New Roman" w:hAnsi="Times New Roman" w:cs="Times New Roman"/>
                <w:noProof/>
                <w:sz w:val="24"/>
                <w:szCs w:val="24"/>
                <w:rPrChange w:id="13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3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33" w:author="Stjepan Salopek (ssalopek)" w:date="2021-09-13T17:23:00Z">
                  <w:rPr>
                    <w:rStyle w:val="Hyperlink"/>
                    <w:noProof/>
                  </w:rPr>
                </w:rPrChange>
              </w:rPr>
              <w:t>Popis prikaza programskog kôda</w:t>
            </w:r>
            <w:r w:rsidRPr="00A3456A">
              <w:rPr>
                <w:rFonts w:ascii="Times New Roman" w:hAnsi="Times New Roman" w:cs="Times New Roman"/>
                <w:noProof/>
                <w:webHidden/>
                <w:sz w:val="24"/>
                <w:szCs w:val="24"/>
                <w:rPrChange w:id="134" w:author="Stjepan Salopek (ssalopek)" w:date="2021-09-13T17:23:00Z">
                  <w:rPr>
                    <w:noProof/>
                    <w:webHidden/>
                  </w:rPr>
                </w:rPrChange>
              </w:rPr>
              <w:tab/>
            </w:r>
            <w:r w:rsidRPr="00A3456A">
              <w:rPr>
                <w:rFonts w:ascii="Times New Roman" w:hAnsi="Times New Roman" w:cs="Times New Roman"/>
                <w:noProof/>
                <w:webHidden/>
                <w:sz w:val="24"/>
                <w:szCs w:val="24"/>
                <w:rPrChange w:id="13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36" w:author="Stjepan Salopek (ssalopek)" w:date="2021-09-13T17:23:00Z">
                  <w:rPr>
                    <w:noProof/>
                    <w:webHidden/>
                  </w:rPr>
                </w:rPrChange>
              </w:rPr>
              <w:instrText xml:space="preserve"> PAGEREF _Toc82446247 \h </w:instrText>
            </w:r>
          </w:ins>
          <w:r w:rsidRPr="00A3456A">
            <w:rPr>
              <w:rFonts w:ascii="Times New Roman" w:hAnsi="Times New Roman" w:cs="Times New Roman"/>
              <w:noProof/>
              <w:webHidden/>
              <w:sz w:val="24"/>
              <w:szCs w:val="24"/>
              <w:rPrChange w:id="13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38" w:author="Stjepan Salopek (ssalopek)" w:date="2021-09-13T17:23:00Z">
                <w:rPr>
                  <w:noProof/>
                  <w:webHidden/>
                </w:rPr>
              </w:rPrChange>
            </w:rPr>
            <w:fldChar w:fldCharType="separate"/>
          </w:r>
          <w:ins w:id="139" w:author="Stjepan Salopek (ssalopek)" w:date="2021-09-13T17:23:00Z">
            <w:r w:rsidRPr="00A3456A">
              <w:rPr>
                <w:rFonts w:ascii="Times New Roman" w:hAnsi="Times New Roman" w:cs="Times New Roman"/>
                <w:noProof/>
                <w:webHidden/>
                <w:sz w:val="24"/>
                <w:szCs w:val="24"/>
                <w:rPrChange w:id="140" w:author="Stjepan Salopek (ssalopek)" w:date="2021-09-13T17:23:00Z">
                  <w:rPr>
                    <w:noProof/>
                    <w:webHidden/>
                  </w:rPr>
                </w:rPrChange>
              </w:rPr>
              <w:t>8</w:t>
            </w:r>
            <w:r w:rsidRPr="00A3456A">
              <w:rPr>
                <w:rFonts w:ascii="Times New Roman" w:hAnsi="Times New Roman" w:cs="Times New Roman"/>
                <w:noProof/>
                <w:webHidden/>
                <w:sz w:val="24"/>
                <w:szCs w:val="24"/>
                <w:rPrChange w:id="14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42" w:author="Stjepan Salopek (ssalopek)" w:date="2021-09-13T17:23:00Z">
                  <w:rPr>
                    <w:rStyle w:val="Hyperlink"/>
                    <w:noProof/>
                  </w:rPr>
                </w:rPrChange>
              </w:rPr>
              <w:fldChar w:fldCharType="end"/>
            </w:r>
          </w:ins>
        </w:p>
        <w:p w14:paraId="67B8869E" w14:textId="57A707FD" w:rsidR="00A3456A" w:rsidRPr="00A3456A" w:rsidRDefault="00A3456A">
          <w:pPr>
            <w:pStyle w:val="TOC1"/>
            <w:spacing w:line="360" w:lineRule="auto"/>
            <w:rPr>
              <w:ins w:id="143" w:author="Stjepan Salopek (ssalopek)" w:date="2021-09-13T17:23:00Z"/>
              <w:rFonts w:ascii="Times New Roman" w:eastAsiaTheme="minorEastAsia" w:hAnsi="Times New Roman" w:cs="Times New Roman"/>
              <w:noProof/>
              <w:sz w:val="24"/>
              <w:szCs w:val="24"/>
              <w:rPrChange w:id="144" w:author="Stjepan Salopek (ssalopek)" w:date="2021-09-13T17:23:00Z">
                <w:rPr>
                  <w:ins w:id="145" w:author="Stjepan Salopek (ssalopek)" w:date="2021-09-13T17:23:00Z"/>
                  <w:rFonts w:eastAsiaTheme="minorEastAsia"/>
                  <w:noProof/>
                </w:rPr>
              </w:rPrChange>
            </w:rPr>
            <w:pPrChange w:id="146" w:author="Stjepan Salopek (ssalopek)" w:date="2021-09-13T17:24:00Z">
              <w:pPr>
                <w:pStyle w:val="TOC1"/>
              </w:pPr>
            </w:pPrChange>
          </w:pPr>
          <w:ins w:id="147" w:author="Stjepan Salopek (ssalopek)" w:date="2021-09-13T17:23:00Z">
            <w:r w:rsidRPr="00A3456A">
              <w:rPr>
                <w:rStyle w:val="Hyperlink"/>
                <w:rFonts w:ascii="Times New Roman" w:hAnsi="Times New Roman" w:cs="Times New Roman"/>
                <w:noProof/>
                <w:sz w:val="24"/>
                <w:szCs w:val="24"/>
                <w:rPrChange w:id="14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4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50" w:author="Stjepan Salopek (ssalopek)" w:date="2021-09-13T17:23:00Z">
                  <w:rPr>
                    <w:noProof/>
                  </w:rPr>
                </w:rPrChange>
              </w:rPr>
              <w:instrText>HYPERLINK \l "_Toc82446248"</w:instrText>
            </w:r>
            <w:r w:rsidRPr="00A3456A">
              <w:rPr>
                <w:rStyle w:val="Hyperlink"/>
                <w:rFonts w:ascii="Times New Roman" w:hAnsi="Times New Roman" w:cs="Times New Roman"/>
                <w:noProof/>
                <w:sz w:val="24"/>
                <w:szCs w:val="24"/>
                <w:rPrChange w:id="15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5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53" w:author="Stjepan Salopek (ssalopek)" w:date="2021-09-13T17:23:00Z">
                  <w:rPr>
                    <w:rStyle w:val="Hyperlink"/>
                    <w:noProof/>
                  </w:rPr>
                </w:rPrChange>
              </w:rPr>
              <w:t>1. UVOD</w:t>
            </w:r>
            <w:r w:rsidRPr="00A3456A">
              <w:rPr>
                <w:rFonts w:ascii="Times New Roman" w:hAnsi="Times New Roman" w:cs="Times New Roman"/>
                <w:noProof/>
                <w:webHidden/>
                <w:sz w:val="24"/>
                <w:szCs w:val="24"/>
                <w:rPrChange w:id="154" w:author="Stjepan Salopek (ssalopek)" w:date="2021-09-13T17:23:00Z">
                  <w:rPr>
                    <w:noProof/>
                    <w:webHidden/>
                  </w:rPr>
                </w:rPrChange>
              </w:rPr>
              <w:tab/>
            </w:r>
            <w:r w:rsidRPr="00A3456A">
              <w:rPr>
                <w:rFonts w:ascii="Times New Roman" w:hAnsi="Times New Roman" w:cs="Times New Roman"/>
                <w:noProof/>
                <w:webHidden/>
                <w:sz w:val="24"/>
                <w:szCs w:val="24"/>
                <w:rPrChange w:id="15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56" w:author="Stjepan Salopek (ssalopek)" w:date="2021-09-13T17:23:00Z">
                  <w:rPr>
                    <w:noProof/>
                    <w:webHidden/>
                  </w:rPr>
                </w:rPrChange>
              </w:rPr>
              <w:instrText xml:space="preserve"> PAGEREF _Toc82446248 \h </w:instrText>
            </w:r>
          </w:ins>
          <w:r w:rsidRPr="00A3456A">
            <w:rPr>
              <w:rFonts w:ascii="Times New Roman" w:hAnsi="Times New Roman" w:cs="Times New Roman"/>
              <w:noProof/>
              <w:webHidden/>
              <w:sz w:val="24"/>
              <w:szCs w:val="24"/>
              <w:rPrChange w:id="15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58" w:author="Stjepan Salopek (ssalopek)" w:date="2021-09-13T17:23:00Z">
                <w:rPr>
                  <w:noProof/>
                  <w:webHidden/>
                </w:rPr>
              </w:rPrChange>
            </w:rPr>
            <w:fldChar w:fldCharType="separate"/>
          </w:r>
          <w:ins w:id="159" w:author="Stjepan Salopek (ssalopek)" w:date="2021-09-13T17:23:00Z">
            <w:r w:rsidRPr="00A3456A">
              <w:rPr>
                <w:rFonts w:ascii="Times New Roman" w:hAnsi="Times New Roman" w:cs="Times New Roman"/>
                <w:noProof/>
                <w:webHidden/>
                <w:sz w:val="24"/>
                <w:szCs w:val="24"/>
                <w:rPrChange w:id="160" w:author="Stjepan Salopek (ssalopek)" w:date="2021-09-13T17:23:00Z">
                  <w:rPr>
                    <w:noProof/>
                    <w:webHidden/>
                  </w:rPr>
                </w:rPrChange>
              </w:rPr>
              <w:t>9</w:t>
            </w:r>
            <w:r w:rsidRPr="00A3456A">
              <w:rPr>
                <w:rFonts w:ascii="Times New Roman" w:hAnsi="Times New Roman" w:cs="Times New Roman"/>
                <w:noProof/>
                <w:webHidden/>
                <w:sz w:val="24"/>
                <w:szCs w:val="24"/>
                <w:rPrChange w:id="16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62" w:author="Stjepan Salopek (ssalopek)" w:date="2021-09-13T17:23:00Z">
                  <w:rPr>
                    <w:rStyle w:val="Hyperlink"/>
                    <w:noProof/>
                  </w:rPr>
                </w:rPrChange>
              </w:rPr>
              <w:fldChar w:fldCharType="end"/>
            </w:r>
          </w:ins>
        </w:p>
        <w:p w14:paraId="2D11578E" w14:textId="79D7F1DF" w:rsidR="00A3456A" w:rsidRPr="00A3456A" w:rsidRDefault="00A3456A">
          <w:pPr>
            <w:pStyle w:val="TOC1"/>
            <w:spacing w:line="360" w:lineRule="auto"/>
            <w:rPr>
              <w:ins w:id="163" w:author="Stjepan Salopek (ssalopek)" w:date="2021-09-13T17:23:00Z"/>
              <w:rFonts w:ascii="Times New Roman" w:eastAsiaTheme="minorEastAsia" w:hAnsi="Times New Roman" w:cs="Times New Roman"/>
              <w:noProof/>
              <w:sz w:val="24"/>
              <w:szCs w:val="24"/>
              <w:rPrChange w:id="164" w:author="Stjepan Salopek (ssalopek)" w:date="2021-09-13T17:23:00Z">
                <w:rPr>
                  <w:ins w:id="165" w:author="Stjepan Salopek (ssalopek)" w:date="2021-09-13T17:23:00Z"/>
                  <w:rFonts w:eastAsiaTheme="minorEastAsia"/>
                  <w:noProof/>
                </w:rPr>
              </w:rPrChange>
            </w:rPr>
            <w:pPrChange w:id="166" w:author="Stjepan Salopek (ssalopek)" w:date="2021-09-13T17:24:00Z">
              <w:pPr>
                <w:pStyle w:val="TOC1"/>
              </w:pPr>
            </w:pPrChange>
          </w:pPr>
          <w:ins w:id="167" w:author="Stjepan Salopek (ssalopek)" w:date="2021-09-13T17:23:00Z">
            <w:r w:rsidRPr="00A3456A">
              <w:rPr>
                <w:rStyle w:val="Hyperlink"/>
                <w:rFonts w:ascii="Times New Roman" w:hAnsi="Times New Roman" w:cs="Times New Roman"/>
                <w:noProof/>
                <w:sz w:val="24"/>
                <w:szCs w:val="24"/>
                <w:rPrChange w:id="16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6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70" w:author="Stjepan Salopek (ssalopek)" w:date="2021-09-13T17:23:00Z">
                  <w:rPr>
                    <w:noProof/>
                  </w:rPr>
                </w:rPrChange>
              </w:rPr>
              <w:instrText>HYPERLINK \l "_Toc82446249"</w:instrText>
            </w:r>
            <w:r w:rsidRPr="00A3456A">
              <w:rPr>
                <w:rStyle w:val="Hyperlink"/>
                <w:rFonts w:ascii="Times New Roman" w:hAnsi="Times New Roman" w:cs="Times New Roman"/>
                <w:noProof/>
                <w:sz w:val="24"/>
                <w:szCs w:val="24"/>
                <w:rPrChange w:id="17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7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73" w:author="Stjepan Salopek (ssalopek)" w:date="2021-09-13T17:23:00Z">
                  <w:rPr>
                    <w:rStyle w:val="Hyperlink"/>
                    <w:noProof/>
                  </w:rPr>
                </w:rPrChange>
              </w:rPr>
              <w:t>2. O UMJETNOJ INTELIGENCIJI</w:t>
            </w:r>
            <w:r w:rsidRPr="00A3456A">
              <w:rPr>
                <w:rFonts w:ascii="Times New Roman" w:hAnsi="Times New Roman" w:cs="Times New Roman"/>
                <w:noProof/>
                <w:webHidden/>
                <w:sz w:val="24"/>
                <w:szCs w:val="24"/>
                <w:rPrChange w:id="174" w:author="Stjepan Salopek (ssalopek)" w:date="2021-09-13T17:23:00Z">
                  <w:rPr>
                    <w:noProof/>
                    <w:webHidden/>
                  </w:rPr>
                </w:rPrChange>
              </w:rPr>
              <w:tab/>
            </w:r>
            <w:r w:rsidRPr="00A3456A">
              <w:rPr>
                <w:rFonts w:ascii="Times New Roman" w:hAnsi="Times New Roman" w:cs="Times New Roman"/>
                <w:noProof/>
                <w:webHidden/>
                <w:sz w:val="24"/>
                <w:szCs w:val="24"/>
                <w:rPrChange w:id="17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76" w:author="Stjepan Salopek (ssalopek)" w:date="2021-09-13T17:23:00Z">
                  <w:rPr>
                    <w:noProof/>
                    <w:webHidden/>
                  </w:rPr>
                </w:rPrChange>
              </w:rPr>
              <w:instrText xml:space="preserve"> PAGEREF _Toc82446249 \h </w:instrText>
            </w:r>
          </w:ins>
          <w:r w:rsidRPr="00A3456A">
            <w:rPr>
              <w:rFonts w:ascii="Times New Roman" w:hAnsi="Times New Roman" w:cs="Times New Roman"/>
              <w:noProof/>
              <w:webHidden/>
              <w:sz w:val="24"/>
              <w:szCs w:val="24"/>
              <w:rPrChange w:id="17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78" w:author="Stjepan Salopek (ssalopek)" w:date="2021-09-13T17:23:00Z">
                <w:rPr>
                  <w:noProof/>
                  <w:webHidden/>
                </w:rPr>
              </w:rPrChange>
            </w:rPr>
            <w:fldChar w:fldCharType="separate"/>
          </w:r>
          <w:ins w:id="179" w:author="Stjepan Salopek (ssalopek)" w:date="2021-09-13T17:23:00Z">
            <w:r w:rsidRPr="00A3456A">
              <w:rPr>
                <w:rFonts w:ascii="Times New Roman" w:hAnsi="Times New Roman" w:cs="Times New Roman"/>
                <w:noProof/>
                <w:webHidden/>
                <w:sz w:val="24"/>
                <w:szCs w:val="24"/>
                <w:rPrChange w:id="180" w:author="Stjepan Salopek (ssalopek)" w:date="2021-09-13T17:23:00Z">
                  <w:rPr>
                    <w:noProof/>
                    <w:webHidden/>
                  </w:rPr>
                </w:rPrChange>
              </w:rPr>
              <w:t>10</w:t>
            </w:r>
            <w:r w:rsidRPr="00A3456A">
              <w:rPr>
                <w:rFonts w:ascii="Times New Roman" w:hAnsi="Times New Roman" w:cs="Times New Roman"/>
                <w:noProof/>
                <w:webHidden/>
                <w:sz w:val="24"/>
                <w:szCs w:val="24"/>
                <w:rPrChange w:id="18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82" w:author="Stjepan Salopek (ssalopek)" w:date="2021-09-13T17:23:00Z">
                  <w:rPr>
                    <w:rStyle w:val="Hyperlink"/>
                    <w:noProof/>
                  </w:rPr>
                </w:rPrChange>
              </w:rPr>
              <w:fldChar w:fldCharType="end"/>
            </w:r>
          </w:ins>
        </w:p>
        <w:p w14:paraId="0D58BB9B" w14:textId="5DB5686D" w:rsidR="00A3456A" w:rsidRPr="00A3456A" w:rsidRDefault="00A3456A">
          <w:pPr>
            <w:pStyle w:val="TOC2"/>
            <w:rPr>
              <w:ins w:id="183" w:author="Stjepan Salopek (ssalopek)" w:date="2021-09-13T17:23:00Z"/>
              <w:rFonts w:ascii="Times New Roman" w:eastAsiaTheme="minorEastAsia" w:hAnsi="Times New Roman" w:cs="Times New Roman"/>
              <w:noProof/>
              <w:sz w:val="24"/>
              <w:szCs w:val="24"/>
              <w:rPrChange w:id="184" w:author="Stjepan Salopek (ssalopek)" w:date="2021-09-13T17:23:00Z">
                <w:rPr>
                  <w:ins w:id="185" w:author="Stjepan Salopek (ssalopek)" w:date="2021-09-13T17:23:00Z"/>
                  <w:rFonts w:eastAsiaTheme="minorEastAsia"/>
                  <w:noProof/>
                </w:rPr>
              </w:rPrChange>
            </w:rPr>
          </w:pPr>
          <w:ins w:id="186" w:author="Stjepan Salopek (ssalopek)" w:date="2021-09-13T17:23:00Z">
            <w:r w:rsidRPr="00A3456A">
              <w:rPr>
                <w:rStyle w:val="Hyperlink"/>
                <w:rFonts w:ascii="Times New Roman" w:hAnsi="Times New Roman" w:cs="Times New Roman"/>
                <w:noProof/>
                <w:sz w:val="24"/>
                <w:szCs w:val="24"/>
                <w:rPrChange w:id="18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8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89" w:author="Stjepan Salopek (ssalopek)" w:date="2021-09-13T17:23:00Z">
                  <w:rPr>
                    <w:noProof/>
                  </w:rPr>
                </w:rPrChange>
              </w:rPr>
              <w:instrText>HYPERLINK \l "_Toc82446250"</w:instrText>
            </w:r>
            <w:r w:rsidRPr="00A3456A">
              <w:rPr>
                <w:rStyle w:val="Hyperlink"/>
                <w:rFonts w:ascii="Times New Roman" w:hAnsi="Times New Roman" w:cs="Times New Roman"/>
                <w:noProof/>
                <w:sz w:val="24"/>
                <w:szCs w:val="24"/>
                <w:rPrChange w:id="19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9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92" w:author="Stjepan Salopek (ssalopek)" w:date="2021-09-13T17:23:00Z">
                  <w:rPr>
                    <w:rStyle w:val="Hyperlink"/>
                    <w:noProof/>
                  </w:rPr>
                </w:rPrChange>
              </w:rPr>
              <w:t>2.1. Osnovne definicije</w:t>
            </w:r>
            <w:r w:rsidRPr="00A3456A">
              <w:rPr>
                <w:rFonts w:ascii="Times New Roman" w:hAnsi="Times New Roman" w:cs="Times New Roman"/>
                <w:noProof/>
                <w:webHidden/>
                <w:sz w:val="24"/>
                <w:szCs w:val="24"/>
                <w:rPrChange w:id="193" w:author="Stjepan Salopek (ssalopek)" w:date="2021-09-13T17:23:00Z">
                  <w:rPr>
                    <w:noProof/>
                    <w:webHidden/>
                  </w:rPr>
                </w:rPrChange>
              </w:rPr>
              <w:tab/>
            </w:r>
            <w:r w:rsidRPr="00A3456A">
              <w:rPr>
                <w:rFonts w:ascii="Times New Roman" w:hAnsi="Times New Roman" w:cs="Times New Roman"/>
                <w:noProof/>
                <w:webHidden/>
                <w:sz w:val="24"/>
                <w:szCs w:val="24"/>
                <w:rPrChange w:id="19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95" w:author="Stjepan Salopek (ssalopek)" w:date="2021-09-13T17:23:00Z">
                  <w:rPr>
                    <w:noProof/>
                    <w:webHidden/>
                  </w:rPr>
                </w:rPrChange>
              </w:rPr>
              <w:instrText xml:space="preserve"> PAGEREF _Toc82446250 \h </w:instrText>
            </w:r>
          </w:ins>
          <w:r w:rsidRPr="00A3456A">
            <w:rPr>
              <w:rFonts w:ascii="Times New Roman" w:hAnsi="Times New Roman" w:cs="Times New Roman"/>
              <w:noProof/>
              <w:webHidden/>
              <w:sz w:val="24"/>
              <w:szCs w:val="24"/>
              <w:rPrChange w:id="19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97" w:author="Stjepan Salopek (ssalopek)" w:date="2021-09-13T17:23:00Z">
                <w:rPr>
                  <w:noProof/>
                  <w:webHidden/>
                </w:rPr>
              </w:rPrChange>
            </w:rPr>
            <w:fldChar w:fldCharType="separate"/>
          </w:r>
          <w:ins w:id="198" w:author="Stjepan Salopek (ssalopek)" w:date="2021-09-13T17:23:00Z">
            <w:r w:rsidRPr="00A3456A">
              <w:rPr>
                <w:rFonts w:ascii="Times New Roman" w:hAnsi="Times New Roman" w:cs="Times New Roman"/>
                <w:noProof/>
                <w:webHidden/>
                <w:sz w:val="24"/>
                <w:szCs w:val="24"/>
                <w:rPrChange w:id="199" w:author="Stjepan Salopek (ssalopek)" w:date="2021-09-13T17:23:00Z">
                  <w:rPr>
                    <w:noProof/>
                    <w:webHidden/>
                  </w:rPr>
                </w:rPrChange>
              </w:rPr>
              <w:t>10</w:t>
            </w:r>
            <w:r w:rsidRPr="00A3456A">
              <w:rPr>
                <w:rFonts w:ascii="Times New Roman" w:hAnsi="Times New Roman" w:cs="Times New Roman"/>
                <w:noProof/>
                <w:webHidden/>
                <w:sz w:val="24"/>
                <w:szCs w:val="24"/>
                <w:rPrChange w:id="20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01" w:author="Stjepan Salopek (ssalopek)" w:date="2021-09-13T17:23:00Z">
                  <w:rPr>
                    <w:rStyle w:val="Hyperlink"/>
                    <w:noProof/>
                  </w:rPr>
                </w:rPrChange>
              </w:rPr>
              <w:fldChar w:fldCharType="end"/>
            </w:r>
          </w:ins>
        </w:p>
        <w:p w14:paraId="2021D4B2" w14:textId="2C2CBB1E" w:rsidR="00A3456A" w:rsidRPr="00A3456A" w:rsidRDefault="00A3456A">
          <w:pPr>
            <w:pStyle w:val="TOC2"/>
            <w:rPr>
              <w:ins w:id="202" w:author="Stjepan Salopek (ssalopek)" w:date="2021-09-13T17:23:00Z"/>
              <w:rFonts w:ascii="Times New Roman" w:eastAsiaTheme="minorEastAsia" w:hAnsi="Times New Roman" w:cs="Times New Roman"/>
              <w:noProof/>
              <w:sz w:val="24"/>
              <w:szCs w:val="24"/>
              <w:rPrChange w:id="203" w:author="Stjepan Salopek (ssalopek)" w:date="2021-09-13T17:23:00Z">
                <w:rPr>
                  <w:ins w:id="204" w:author="Stjepan Salopek (ssalopek)" w:date="2021-09-13T17:23:00Z"/>
                  <w:rFonts w:eastAsiaTheme="minorEastAsia"/>
                  <w:noProof/>
                </w:rPr>
              </w:rPrChange>
            </w:rPr>
          </w:pPr>
          <w:ins w:id="205" w:author="Stjepan Salopek (ssalopek)" w:date="2021-09-13T17:23:00Z">
            <w:r w:rsidRPr="00A3456A">
              <w:rPr>
                <w:rStyle w:val="Hyperlink"/>
                <w:rFonts w:ascii="Times New Roman" w:hAnsi="Times New Roman" w:cs="Times New Roman"/>
                <w:noProof/>
                <w:sz w:val="24"/>
                <w:szCs w:val="24"/>
                <w:rPrChange w:id="20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0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08" w:author="Stjepan Salopek (ssalopek)" w:date="2021-09-13T17:23:00Z">
                  <w:rPr>
                    <w:noProof/>
                  </w:rPr>
                </w:rPrChange>
              </w:rPr>
              <w:instrText>HYPERLINK \l "_Toc82446251"</w:instrText>
            </w:r>
            <w:r w:rsidRPr="00A3456A">
              <w:rPr>
                <w:rStyle w:val="Hyperlink"/>
                <w:rFonts w:ascii="Times New Roman" w:hAnsi="Times New Roman" w:cs="Times New Roman"/>
                <w:noProof/>
                <w:sz w:val="24"/>
                <w:szCs w:val="24"/>
                <w:rPrChange w:id="20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1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11" w:author="Stjepan Salopek (ssalopek)" w:date="2021-09-13T17:23:00Z">
                  <w:rPr>
                    <w:rStyle w:val="Hyperlink"/>
                    <w:noProof/>
                  </w:rPr>
                </w:rPrChange>
              </w:rPr>
              <w:t>2.2. Strojno učenje na tržištu</w:t>
            </w:r>
            <w:r w:rsidRPr="00A3456A">
              <w:rPr>
                <w:rFonts w:ascii="Times New Roman" w:hAnsi="Times New Roman" w:cs="Times New Roman"/>
                <w:noProof/>
                <w:webHidden/>
                <w:sz w:val="24"/>
                <w:szCs w:val="24"/>
                <w:rPrChange w:id="212" w:author="Stjepan Salopek (ssalopek)" w:date="2021-09-13T17:23:00Z">
                  <w:rPr>
                    <w:noProof/>
                    <w:webHidden/>
                  </w:rPr>
                </w:rPrChange>
              </w:rPr>
              <w:tab/>
            </w:r>
            <w:r w:rsidRPr="00A3456A">
              <w:rPr>
                <w:rFonts w:ascii="Times New Roman" w:hAnsi="Times New Roman" w:cs="Times New Roman"/>
                <w:noProof/>
                <w:webHidden/>
                <w:sz w:val="24"/>
                <w:szCs w:val="24"/>
                <w:rPrChange w:id="21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14" w:author="Stjepan Salopek (ssalopek)" w:date="2021-09-13T17:23:00Z">
                  <w:rPr>
                    <w:noProof/>
                    <w:webHidden/>
                  </w:rPr>
                </w:rPrChange>
              </w:rPr>
              <w:instrText xml:space="preserve"> PAGEREF _Toc82446251 \h </w:instrText>
            </w:r>
          </w:ins>
          <w:r w:rsidRPr="00A3456A">
            <w:rPr>
              <w:rFonts w:ascii="Times New Roman" w:hAnsi="Times New Roman" w:cs="Times New Roman"/>
              <w:noProof/>
              <w:webHidden/>
              <w:sz w:val="24"/>
              <w:szCs w:val="24"/>
              <w:rPrChange w:id="21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16" w:author="Stjepan Salopek (ssalopek)" w:date="2021-09-13T17:23:00Z">
                <w:rPr>
                  <w:noProof/>
                  <w:webHidden/>
                </w:rPr>
              </w:rPrChange>
            </w:rPr>
            <w:fldChar w:fldCharType="separate"/>
          </w:r>
          <w:ins w:id="217" w:author="Stjepan Salopek (ssalopek)" w:date="2021-09-13T17:23:00Z">
            <w:r w:rsidRPr="00A3456A">
              <w:rPr>
                <w:rFonts w:ascii="Times New Roman" w:hAnsi="Times New Roman" w:cs="Times New Roman"/>
                <w:noProof/>
                <w:webHidden/>
                <w:sz w:val="24"/>
                <w:szCs w:val="24"/>
                <w:rPrChange w:id="218" w:author="Stjepan Salopek (ssalopek)" w:date="2021-09-13T17:23:00Z">
                  <w:rPr>
                    <w:noProof/>
                    <w:webHidden/>
                  </w:rPr>
                </w:rPrChange>
              </w:rPr>
              <w:t>10</w:t>
            </w:r>
            <w:r w:rsidRPr="00A3456A">
              <w:rPr>
                <w:rFonts w:ascii="Times New Roman" w:hAnsi="Times New Roman" w:cs="Times New Roman"/>
                <w:noProof/>
                <w:webHidden/>
                <w:sz w:val="24"/>
                <w:szCs w:val="24"/>
                <w:rPrChange w:id="21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20" w:author="Stjepan Salopek (ssalopek)" w:date="2021-09-13T17:23:00Z">
                  <w:rPr>
                    <w:rStyle w:val="Hyperlink"/>
                    <w:noProof/>
                  </w:rPr>
                </w:rPrChange>
              </w:rPr>
              <w:fldChar w:fldCharType="end"/>
            </w:r>
          </w:ins>
        </w:p>
        <w:p w14:paraId="4CE96AA8" w14:textId="0D66A934" w:rsidR="00A3456A" w:rsidRPr="00A3456A" w:rsidRDefault="00A3456A">
          <w:pPr>
            <w:pStyle w:val="TOC2"/>
            <w:rPr>
              <w:ins w:id="221" w:author="Stjepan Salopek (ssalopek)" w:date="2021-09-13T17:23:00Z"/>
              <w:rFonts w:ascii="Times New Roman" w:eastAsiaTheme="minorEastAsia" w:hAnsi="Times New Roman" w:cs="Times New Roman"/>
              <w:noProof/>
              <w:sz w:val="24"/>
              <w:szCs w:val="24"/>
              <w:rPrChange w:id="222" w:author="Stjepan Salopek (ssalopek)" w:date="2021-09-13T17:23:00Z">
                <w:rPr>
                  <w:ins w:id="223" w:author="Stjepan Salopek (ssalopek)" w:date="2021-09-13T17:23:00Z"/>
                  <w:rFonts w:eastAsiaTheme="minorEastAsia"/>
                  <w:noProof/>
                </w:rPr>
              </w:rPrChange>
            </w:rPr>
          </w:pPr>
          <w:ins w:id="224" w:author="Stjepan Salopek (ssalopek)" w:date="2021-09-13T17:23:00Z">
            <w:r w:rsidRPr="00A3456A">
              <w:rPr>
                <w:rStyle w:val="Hyperlink"/>
                <w:rFonts w:ascii="Times New Roman" w:hAnsi="Times New Roman" w:cs="Times New Roman"/>
                <w:noProof/>
                <w:sz w:val="24"/>
                <w:szCs w:val="24"/>
                <w:rPrChange w:id="22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2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27" w:author="Stjepan Salopek (ssalopek)" w:date="2021-09-13T17:23:00Z">
                  <w:rPr>
                    <w:noProof/>
                  </w:rPr>
                </w:rPrChange>
              </w:rPr>
              <w:instrText>HYPERLINK \l "_Toc82446252"</w:instrText>
            </w:r>
            <w:r w:rsidRPr="00A3456A">
              <w:rPr>
                <w:rStyle w:val="Hyperlink"/>
                <w:rFonts w:ascii="Times New Roman" w:hAnsi="Times New Roman" w:cs="Times New Roman"/>
                <w:noProof/>
                <w:sz w:val="24"/>
                <w:szCs w:val="24"/>
                <w:rPrChange w:id="22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2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30" w:author="Stjepan Salopek (ssalopek)" w:date="2021-09-13T17:23:00Z">
                  <w:rPr>
                    <w:rStyle w:val="Hyperlink"/>
                    <w:noProof/>
                  </w:rPr>
                </w:rPrChange>
              </w:rPr>
              <w:t>2.3. Potreba za strojnim učenjem</w:t>
            </w:r>
            <w:r w:rsidRPr="00A3456A">
              <w:rPr>
                <w:rFonts w:ascii="Times New Roman" w:hAnsi="Times New Roman" w:cs="Times New Roman"/>
                <w:noProof/>
                <w:webHidden/>
                <w:sz w:val="24"/>
                <w:szCs w:val="24"/>
                <w:rPrChange w:id="231" w:author="Stjepan Salopek (ssalopek)" w:date="2021-09-13T17:23:00Z">
                  <w:rPr>
                    <w:noProof/>
                    <w:webHidden/>
                  </w:rPr>
                </w:rPrChange>
              </w:rPr>
              <w:tab/>
            </w:r>
            <w:r w:rsidRPr="00A3456A">
              <w:rPr>
                <w:rFonts w:ascii="Times New Roman" w:hAnsi="Times New Roman" w:cs="Times New Roman"/>
                <w:noProof/>
                <w:webHidden/>
                <w:sz w:val="24"/>
                <w:szCs w:val="24"/>
                <w:rPrChange w:id="23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33" w:author="Stjepan Salopek (ssalopek)" w:date="2021-09-13T17:23:00Z">
                  <w:rPr>
                    <w:noProof/>
                    <w:webHidden/>
                  </w:rPr>
                </w:rPrChange>
              </w:rPr>
              <w:instrText xml:space="preserve"> PAGEREF _Toc82446252 \h </w:instrText>
            </w:r>
          </w:ins>
          <w:r w:rsidRPr="00A3456A">
            <w:rPr>
              <w:rFonts w:ascii="Times New Roman" w:hAnsi="Times New Roman" w:cs="Times New Roman"/>
              <w:noProof/>
              <w:webHidden/>
              <w:sz w:val="24"/>
              <w:szCs w:val="24"/>
              <w:rPrChange w:id="23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35" w:author="Stjepan Salopek (ssalopek)" w:date="2021-09-13T17:23:00Z">
                <w:rPr>
                  <w:noProof/>
                  <w:webHidden/>
                </w:rPr>
              </w:rPrChange>
            </w:rPr>
            <w:fldChar w:fldCharType="separate"/>
          </w:r>
          <w:ins w:id="236" w:author="Stjepan Salopek (ssalopek)" w:date="2021-09-13T17:23:00Z">
            <w:r w:rsidRPr="00A3456A">
              <w:rPr>
                <w:rFonts w:ascii="Times New Roman" w:hAnsi="Times New Roman" w:cs="Times New Roman"/>
                <w:noProof/>
                <w:webHidden/>
                <w:sz w:val="24"/>
                <w:szCs w:val="24"/>
                <w:rPrChange w:id="237" w:author="Stjepan Salopek (ssalopek)" w:date="2021-09-13T17:23:00Z">
                  <w:rPr>
                    <w:noProof/>
                    <w:webHidden/>
                  </w:rPr>
                </w:rPrChange>
              </w:rPr>
              <w:t>12</w:t>
            </w:r>
            <w:r w:rsidRPr="00A3456A">
              <w:rPr>
                <w:rFonts w:ascii="Times New Roman" w:hAnsi="Times New Roman" w:cs="Times New Roman"/>
                <w:noProof/>
                <w:webHidden/>
                <w:sz w:val="24"/>
                <w:szCs w:val="24"/>
                <w:rPrChange w:id="23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39" w:author="Stjepan Salopek (ssalopek)" w:date="2021-09-13T17:23:00Z">
                  <w:rPr>
                    <w:rStyle w:val="Hyperlink"/>
                    <w:noProof/>
                  </w:rPr>
                </w:rPrChange>
              </w:rPr>
              <w:fldChar w:fldCharType="end"/>
            </w:r>
          </w:ins>
        </w:p>
        <w:p w14:paraId="31AD9F80" w14:textId="3D47D4F4" w:rsidR="00A3456A" w:rsidRPr="00A3456A" w:rsidRDefault="00A3456A">
          <w:pPr>
            <w:pStyle w:val="TOC2"/>
            <w:rPr>
              <w:ins w:id="240" w:author="Stjepan Salopek (ssalopek)" w:date="2021-09-13T17:23:00Z"/>
              <w:rFonts w:ascii="Times New Roman" w:eastAsiaTheme="minorEastAsia" w:hAnsi="Times New Roman" w:cs="Times New Roman"/>
              <w:noProof/>
              <w:sz w:val="24"/>
              <w:szCs w:val="24"/>
              <w:rPrChange w:id="241" w:author="Stjepan Salopek (ssalopek)" w:date="2021-09-13T17:23:00Z">
                <w:rPr>
                  <w:ins w:id="242" w:author="Stjepan Salopek (ssalopek)" w:date="2021-09-13T17:23:00Z"/>
                  <w:rFonts w:eastAsiaTheme="minorEastAsia"/>
                  <w:noProof/>
                </w:rPr>
              </w:rPrChange>
            </w:rPr>
          </w:pPr>
          <w:ins w:id="243" w:author="Stjepan Salopek (ssalopek)" w:date="2021-09-13T17:23:00Z">
            <w:r w:rsidRPr="00A3456A">
              <w:rPr>
                <w:rStyle w:val="Hyperlink"/>
                <w:rFonts w:ascii="Times New Roman" w:hAnsi="Times New Roman" w:cs="Times New Roman"/>
                <w:noProof/>
                <w:sz w:val="24"/>
                <w:szCs w:val="24"/>
                <w:rPrChange w:id="24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4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46" w:author="Stjepan Salopek (ssalopek)" w:date="2021-09-13T17:23:00Z">
                  <w:rPr>
                    <w:noProof/>
                  </w:rPr>
                </w:rPrChange>
              </w:rPr>
              <w:instrText>HYPERLINK \l "_Toc82446253"</w:instrText>
            </w:r>
            <w:r w:rsidRPr="00A3456A">
              <w:rPr>
                <w:rStyle w:val="Hyperlink"/>
                <w:rFonts w:ascii="Times New Roman" w:hAnsi="Times New Roman" w:cs="Times New Roman"/>
                <w:noProof/>
                <w:sz w:val="24"/>
                <w:szCs w:val="24"/>
                <w:rPrChange w:id="24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4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49" w:author="Stjepan Salopek (ssalopek)" w:date="2021-09-13T17:23:00Z">
                  <w:rPr>
                    <w:rStyle w:val="Hyperlink"/>
                    <w:noProof/>
                  </w:rPr>
                </w:rPrChange>
              </w:rPr>
              <w:t>2.4. Implementacija strojnog učenja neuronskim mrežama</w:t>
            </w:r>
            <w:r w:rsidRPr="00A3456A">
              <w:rPr>
                <w:rFonts w:ascii="Times New Roman" w:hAnsi="Times New Roman" w:cs="Times New Roman"/>
                <w:noProof/>
                <w:webHidden/>
                <w:sz w:val="24"/>
                <w:szCs w:val="24"/>
                <w:rPrChange w:id="250" w:author="Stjepan Salopek (ssalopek)" w:date="2021-09-13T17:23:00Z">
                  <w:rPr>
                    <w:noProof/>
                    <w:webHidden/>
                  </w:rPr>
                </w:rPrChange>
              </w:rPr>
              <w:tab/>
            </w:r>
            <w:r w:rsidRPr="00A3456A">
              <w:rPr>
                <w:rFonts w:ascii="Times New Roman" w:hAnsi="Times New Roman" w:cs="Times New Roman"/>
                <w:noProof/>
                <w:webHidden/>
                <w:sz w:val="24"/>
                <w:szCs w:val="24"/>
                <w:rPrChange w:id="25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52" w:author="Stjepan Salopek (ssalopek)" w:date="2021-09-13T17:23:00Z">
                  <w:rPr>
                    <w:noProof/>
                    <w:webHidden/>
                  </w:rPr>
                </w:rPrChange>
              </w:rPr>
              <w:instrText xml:space="preserve"> PAGEREF _Toc82446253 \h </w:instrText>
            </w:r>
          </w:ins>
          <w:r w:rsidRPr="00A3456A">
            <w:rPr>
              <w:rFonts w:ascii="Times New Roman" w:hAnsi="Times New Roman" w:cs="Times New Roman"/>
              <w:noProof/>
              <w:webHidden/>
              <w:sz w:val="24"/>
              <w:szCs w:val="24"/>
              <w:rPrChange w:id="25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54" w:author="Stjepan Salopek (ssalopek)" w:date="2021-09-13T17:23:00Z">
                <w:rPr>
                  <w:noProof/>
                  <w:webHidden/>
                </w:rPr>
              </w:rPrChange>
            </w:rPr>
            <w:fldChar w:fldCharType="separate"/>
          </w:r>
          <w:ins w:id="255" w:author="Stjepan Salopek (ssalopek)" w:date="2021-09-13T17:23:00Z">
            <w:r w:rsidRPr="00A3456A">
              <w:rPr>
                <w:rFonts w:ascii="Times New Roman" w:hAnsi="Times New Roman" w:cs="Times New Roman"/>
                <w:noProof/>
                <w:webHidden/>
                <w:sz w:val="24"/>
                <w:szCs w:val="24"/>
                <w:rPrChange w:id="256" w:author="Stjepan Salopek (ssalopek)" w:date="2021-09-13T17:23:00Z">
                  <w:rPr>
                    <w:noProof/>
                    <w:webHidden/>
                  </w:rPr>
                </w:rPrChange>
              </w:rPr>
              <w:t>13</w:t>
            </w:r>
            <w:r w:rsidRPr="00A3456A">
              <w:rPr>
                <w:rFonts w:ascii="Times New Roman" w:hAnsi="Times New Roman" w:cs="Times New Roman"/>
                <w:noProof/>
                <w:webHidden/>
                <w:sz w:val="24"/>
                <w:szCs w:val="24"/>
                <w:rPrChange w:id="25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58" w:author="Stjepan Salopek (ssalopek)" w:date="2021-09-13T17:23:00Z">
                  <w:rPr>
                    <w:rStyle w:val="Hyperlink"/>
                    <w:noProof/>
                  </w:rPr>
                </w:rPrChange>
              </w:rPr>
              <w:fldChar w:fldCharType="end"/>
            </w:r>
          </w:ins>
        </w:p>
        <w:p w14:paraId="6CCCBDA0" w14:textId="1E3C2F39" w:rsidR="00A3456A" w:rsidRPr="00A3456A" w:rsidRDefault="00A3456A">
          <w:pPr>
            <w:pStyle w:val="TOC2"/>
            <w:rPr>
              <w:ins w:id="259" w:author="Stjepan Salopek (ssalopek)" w:date="2021-09-13T17:23:00Z"/>
              <w:rFonts w:ascii="Times New Roman" w:eastAsiaTheme="minorEastAsia" w:hAnsi="Times New Roman" w:cs="Times New Roman"/>
              <w:noProof/>
              <w:sz w:val="24"/>
              <w:szCs w:val="24"/>
              <w:rPrChange w:id="260" w:author="Stjepan Salopek (ssalopek)" w:date="2021-09-13T17:23:00Z">
                <w:rPr>
                  <w:ins w:id="261" w:author="Stjepan Salopek (ssalopek)" w:date="2021-09-13T17:23:00Z"/>
                  <w:rFonts w:eastAsiaTheme="minorEastAsia"/>
                  <w:noProof/>
                </w:rPr>
              </w:rPrChange>
            </w:rPr>
          </w:pPr>
          <w:ins w:id="262" w:author="Stjepan Salopek (ssalopek)" w:date="2021-09-13T17:23:00Z">
            <w:r w:rsidRPr="00A3456A">
              <w:rPr>
                <w:rStyle w:val="Hyperlink"/>
                <w:rFonts w:ascii="Times New Roman" w:hAnsi="Times New Roman" w:cs="Times New Roman"/>
                <w:noProof/>
                <w:sz w:val="24"/>
                <w:szCs w:val="24"/>
                <w:rPrChange w:id="26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6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65" w:author="Stjepan Salopek (ssalopek)" w:date="2021-09-13T17:23:00Z">
                  <w:rPr>
                    <w:noProof/>
                  </w:rPr>
                </w:rPrChange>
              </w:rPr>
              <w:instrText>HYPERLINK \l "_Toc82446254"</w:instrText>
            </w:r>
            <w:r w:rsidRPr="00A3456A">
              <w:rPr>
                <w:rStyle w:val="Hyperlink"/>
                <w:rFonts w:ascii="Times New Roman" w:hAnsi="Times New Roman" w:cs="Times New Roman"/>
                <w:noProof/>
                <w:sz w:val="24"/>
                <w:szCs w:val="24"/>
                <w:rPrChange w:id="26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6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68" w:author="Stjepan Salopek (ssalopek)" w:date="2021-09-13T17:23:00Z">
                  <w:rPr>
                    <w:rStyle w:val="Hyperlink"/>
                    <w:noProof/>
                  </w:rPr>
                </w:rPrChange>
              </w:rPr>
              <w:t>2.5. Vrste neuronskih mreža</w:t>
            </w:r>
            <w:r w:rsidRPr="00A3456A">
              <w:rPr>
                <w:rFonts w:ascii="Times New Roman" w:hAnsi="Times New Roman" w:cs="Times New Roman"/>
                <w:noProof/>
                <w:webHidden/>
                <w:sz w:val="24"/>
                <w:szCs w:val="24"/>
                <w:rPrChange w:id="269" w:author="Stjepan Salopek (ssalopek)" w:date="2021-09-13T17:23:00Z">
                  <w:rPr>
                    <w:noProof/>
                    <w:webHidden/>
                  </w:rPr>
                </w:rPrChange>
              </w:rPr>
              <w:tab/>
            </w:r>
            <w:r w:rsidRPr="00A3456A">
              <w:rPr>
                <w:rFonts w:ascii="Times New Roman" w:hAnsi="Times New Roman" w:cs="Times New Roman"/>
                <w:noProof/>
                <w:webHidden/>
                <w:sz w:val="24"/>
                <w:szCs w:val="24"/>
                <w:rPrChange w:id="27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71" w:author="Stjepan Salopek (ssalopek)" w:date="2021-09-13T17:23:00Z">
                  <w:rPr>
                    <w:noProof/>
                    <w:webHidden/>
                  </w:rPr>
                </w:rPrChange>
              </w:rPr>
              <w:instrText xml:space="preserve"> PAGEREF _Toc82446254 \h </w:instrText>
            </w:r>
          </w:ins>
          <w:r w:rsidRPr="00A3456A">
            <w:rPr>
              <w:rFonts w:ascii="Times New Roman" w:hAnsi="Times New Roman" w:cs="Times New Roman"/>
              <w:noProof/>
              <w:webHidden/>
              <w:sz w:val="24"/>
              <w:szCs w:val="24"/>
              <w:rPrChange w:id="27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73" w:author="Stjepan Salopek (ssalopek)" w:date="2021-09-13T17:23:00Z">
                <w:rPr>
                  <w:noProof/>
                  <w:webHidden/>
                </w:rPr>
              </w:rPrChange>
            </w:rPr>
            <w:fldChar w:fldCharType="separate"/>
          </w:r>
          <w:ins w:id="274" w:author="Stjepan Salopek (ssalopek)" w:date="2021-09-13T17:23:00Z">
            <w:r w:rsidRPr="00A3456A">
              <w:rPr>
                <w:rFonts w:ascii="Times New Roman" w:hAnsi="Times New Roman" w:cs="Times New Roman"/>
                <w:noProof/>
                <w:webHidden/>
                <w:sz w:val="24"/>
                <w:szCs w:val="24"/>
                <w:rPrChange w:id="275" w:author="Stjepan Salopek (ssalopek)" w:date="2021-09-13T17:23:00Z">
                  <w:rPr>
                    <w:noProof/>
                    <w:webHidden/>
                  </w:rPr>
                </w:rPrChange>
              </w:rPr>
              <w:t>15</w:t>
            </w:r>
            <w:r w:rsidRPr="00A3456A">
              <w:rPr>
                <w:rFonts w:ascii="Times New Roman" w:hAnsi="Times New Roman" w:cs="Times New Roman"/>
                <w:noProof/>
                <w:webHidden/>
                <w:sz w:val="24"/>
                <w:szCs w:val="24"/>
                <w:rPrChange w:id="27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77" w:author="Stjepan Salopek (ssalopek)" w:date="2021-09-13T17:23:00Z">
                  <w:rPr>
                    <w:rStyle w:val="Hyperlink"/>
                    <w:noProof/>
                  </w:rPr>
                </w:rPrChange>
              </w:rPr>
              <w:fldChar w:fldCharType="end"/>
            </w:r>
          </w:ins>
        </w:p>
        <w:p w14:paraId="059391F3" w14:textId="7F65CC17" w:rsidR="00A3456A" w:rsidRPr="00A3456A" w:rsidRDefault="00A3456A">
          <w:pPr>
            <w:pStyle w:val="TOC2"/>
            <w:rPr>
              <w:ins w:id="278" w:author="Stjepan Salopek (ssalopek)" w:date="2021-09-13T17:23:00Z"/>
              <w:rFonts w:ascii="Times New Roman" w:eastAsiaTheme="minorEastAsia" w:hAnsi="Times New Roman" w:cs="Times New Roman"/>
              <w:noProof/>
              <w:sz w:val="24"/>
              <w:szCs w:val="24"/>
              <w:rPrChange w:id="279" w:author="Stjepan Salopek (ssalopek)" w:date="2021-09-13T17:23:00Z">
                <w:rPr>
                  <w:ins w:id="280" w:author="Stjepan Salopek (ssalopek)" w:date="2021-09-13T17:23:00Z"/>
                  <w:rFonts w:eastAsiaTheme="minorEastAsia"/>
                  <w:noProof/>
                </w:rPr>
              </w:rPrChange>
            </w:rPr>
          </w:pPr>
          <w:ins w:id="281" w:author="Stjepan Salopek (ssalopek)" w:date="2021-09-13T17:23:00Z">
            <w:r w:rsidRPr="00A3456A">
              <w:rPr>
                <w:rStyle w:val="Hyperlink"/>
                <w:rFonts w:ascii="Times New Roman" w:hAnsi="Times New Roman" w:cs="Times New Roman"/>
                <w:noProof/>
                <w:sz w:val="24"/>
                <w:szCs w:val="24"/>
                <w:rPrChange w:id="28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83"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84" w:author="Stjepan Salopek (ssalopek)" w:date="2021-09-13T17:23:00Z">
                  <w:rPr>
                    <w:noProof/>
                  </w:rPr>
                </w:rPrChange>
              </w:rPr>
              <w:instrText>HYPERLINK \l "_Toc82446255"</w:instrText>
            </w:r>
            <w:r w:rsidRPr="00A3456A">
              <w:rPr>
                <w:rStyle w:val="Hyperlink"/>
                <w:rFonts w:ascii="Times New Roman" w:hAnsi="Times New Roman" w:cs="Times New Roman"/>
                <w:noProof/>
                <w:sz w:val="24"/>
                <w:szCs w:val="24"/>
                <w:rPrChange w:id="28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8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87" w:author="Stjepan Salopek (ssalopek)" w:date="2021-09-13T17:23:00Z">
                  <w:rPr>
                    <w:rStyle w:val="Hyperlink"/>
                    <w:noProof/>
                  </w:rPr>
                </w:rPrChange>
              </w:rPr>
              <w:t>2.6. Primjeri iz prakse</w:t>
            </w:r>
            <w:r w:rsidRPr="00A3456A">
              <w:rPr>
                <w:rFonts w:ascii="Times New Roman" w:hAnsi="Times New Roman" w:cs="Times New Roman"/>
                <w:noProof/>
                <w:webHidden/>
                <w:sz w:val="24"/>
                <w:szCs w:val="24"/>
                <w:rPrChange w:id="288" w:author="Stjepan Salopek (ssalopek)" w:date="2021-09-13T17:23:00Z">
                  <w:rPr>
                    <w:noProof/>
                    <w:webHidden/>
                  </w:rPr>
                </w:rPrChange>
              </w:rPr>
              <w:tab/>
            </w:r>
            <w:r w:rsidRPr="00A3456A">
              <w:rPr>
                <w:rFonts w:ascii="Times New Roman" w:hAnsi="Times New Roman" w:cs="Times New Roman"/>
                <w:noProof/>
                <w:webHidden/>
                <w:sz w:val="24"/>
                <w:szCs w:val="24"/>
                <w:rPrChange w:id="28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90" w:author="Stjepan Salopek (ssalopek)" w:date="2021-09-13T17:23:00Z">
                  <w:rPr>
                    <w:noProof/>
                    <w:webHidden/>
                  </w:rPr>
                </w:rPrChange>
              </w:rPr>
              <w:instrText xml:space="preserve"> PAGEREF _Toc82446255 \h </w:instrText>
            </w:r>
          </w:ins>
          <w:r w:rsidRPr="00A3456A">
            <w:rPr>
              <w:rFonts w:ascii="Times New Roman" w:hAnsi="Times New Roman" w:cs="Times New Roman"/>
              <w:noProof/>
              <w:webHidden/>
              <w:sz w:val="24"/>
              <w:szCs w:val="24"/>
              <w:rPrChange w:id="291"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92" w:author="Stjepan Salopek (ssalopek)" w:date="2021-09-13T17:23:00Z">
                <w:rPr>
                  <w:noProof/>
                  <w:webHidden/>
                </w:rPr>
              </w:rPrChange>
            </w:rPr>
            <w:fldChar w:fldCharType="separate"/>
          </w:r>
          <w:ins w:id="293" w:author="Stjepan Salopek (ssalopek)" w:date="2021-09-13T17:23:00Z">
            <w:r w:rsidRPr="00A3456A">
              <w:rPr>
                <w:rFonts w:ascii="Times New Roman" w:hAnsi="Times New Roman" w:cs="Times New Roman"/>
                <w:noProof/>
                <w:webHidden/>
                <w:sz w:val="24"/>
                <w:szCs w:val="24"/>
                <w:rPrChange w:id="294" w:author="Stjepan Salopek (ssalopek)" w:date="2021-09-13T17:23:00Z">
                  <w:rPr>
                    <w:noProof/>
                    <w:webHidden/>
                  </w:rPr>
                </w:rPrChange>
              </w:rPr>
              <w:t>17</w:t>
            </w:r>
            <w:r w:rsidRPr="00A3456A">
              <w:rPr>
                <w:rFonts w:ascii="Times New Roman" w:hAnsi="Times New Roman" w:cs="Times New Roman"/>
                <w:noProof/>
                <w:webHidden/>
                <w:sz w:val="24"/>
                <w:szCs w:val="24"/>
                <w:rPrChange w:id="295"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96" w:author="Stjepan Salopek (ssalopek)" w:date="2021-09-13T17:23:00Z">
                  <w:rPr>
                    <w:rStyle w:val="Hyperlink"/>
                    <w:noProof/>
                  </w:rPr>
                </w:rPrChange>
              </w:rPr>
              <w:fldChar w:fldCharType="end"/>
            </w:r>
          </w:ins>
        </w:p>
        <w:p w14:paraId="0952BD45" w14:textId="36C28CA6" w:rsidR="00A3456A" w:rsidRPr="00A3456A" w:rsidRDefault="00A3456A">
          <w:pPr>
            <w:pStyle w:val="TOC1"/>
            <w:spacing w:line="360" w:lineRule="auto"/>
            <w:rPr>
              <w:ins w:id="297" w:author="Stjepan Salopek (ssalopek)" w:date="2021-09-13T17:23:00Z"/>
              <w:rFonts w:ascii="Times New Roman" w:eastAsiaTheme="minorEastAsia" w:hAnsi="Times New Roman" w:cs="Times New Roman"/>
              <w:noProof/>
              <w:sz w:val="24"/>
              <w:szCs w:val="24"/>
              <w:rPrChange w:id="298" w:author="Stjepan Salopek (ssalopek)" w:date="2021-09-13T17:23:00Z">
                <w:rPr>
                  <w:ins w:id="299" w:author="Stjepan Salopek (ssalopek)" w:date="2021-09-13T17:23:00Z"/>
                  <w:rFonts w:eastAsiaTheme="minorEastAsia"/>
                  <w:noProof/>
                </w:rPr>
              </w:rPrChange>
            </w:rPr>
            <w:pPrChange w:id="300" w:author="Stjepan Salopek (ssalopek)" w:date="2021-09-13T17:24:00Z">
              <w:pPr>
                <w:pStyle w:val="TOC1"/>
              </w:pPr>
            </w:pPrChange>
          </w:pPr>
          <w:ins w:id="301" w:author="Stjepan Salopek (ssalopek)" w:date="2021-09-13T17:23:00Z">
            <w:r w:rsidRPr="00A3456A">
              <w:rPr>
                <w:rStyle w:val="Hyperlink"/>
                <w:rFonts w:ascii="Times New Roman" w:hAnsi="Times New Roman" w:cs="Times New Roman"/>
                <w:noProof/>
                <w:sz w:val="24"/>
                <w:szCs w:val="24"/>
                <w:rPrChange w:id="30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03"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04" w:author="Stjepan Salopek (ssalopek)" w:date="2021-09-13T17:23:00Z">
                  <w:rPr>
                    <w:noProof/>
                  </w:rPr>
                </w:rPrChange>
              </w:rPr>
              <w:instrText>HYPERLINK \l "_Toc82446256"</w:instrText>
            </w:r>
            <w:r w:rsidRPr="00A3456A">
              <w:rPr>
                <w:rStyle w:val="Hyperlink"/>
                <w:rFonts w:ascii="Times New Roman" w:hAnsi="Times New Roman" w:cs="Times New Roman"/>
                <w:noProof/>
                <w:sz w:val="24"/>
                <w:szCs w:val="24"/>
                <w:rPrChange w:id="30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0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07" w:author="Stjepan Salopek (ssalopek)" w:date="2021-09-13T17:23:00Z">
                  <w:rPr>
                    <w:rStyle w:val="Hyperlink"/>
                    <w:noProof/>
                  </w:rPr>
                </w:rPrChange>
              </w:rPr>
              <w:t>3. STVARANJE APLIKACIJE</w:t>
            </w:r>
            <w:r w:rsidRPr="00A3456A">
              <w:rPr>
                <w:rFonts w:ascii="Times New Roman" w:hAnsi="Times New Roman" w:cs="Times New Roman"/>
                <w:noProof/>
                <w:webHidden/>
                <w:sz w:val="24"/>
                <w:szCs w:val="24"/>
                <w:rPrChange w:id="308" w:author="Stjepan Salopek (ssalopek)" w:date="2021-09-13T17:23:00Z">
                  <w:rPr>
                    <w:noProof/>
                    <w:webHidden/>
                  </w:rPr>
                </w:rPrChange>
              </w:rPr>
              <w:tab/>
            </w:r>
            <w:r w:rsidRPr="00A3456A">
              <w:rPr>
                <w:rFonts w:ascii="Times New Roman" w:hAnsi="Times New Roman" w:cs="Times New Roman"/>
                <w:noProof/>
                <w:webHidden/>
                <w:sz w:val="24"/>
                <w:szCs w:val="24"/>
                <w:rPrChange w:id="30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10" w:author="Stjepan Salopek (ssalopek)" w:date="2021-09-13T17:23:00Z">
                  <w:rPr>
                    <w:noProof/>
                    <w:webHidden/>
                  </w:rPr>
                </w:rPrChange>
              </w:rPr>
              <w:instrText xml:space="preserve"> PAGEREF _Toc82446256 \h </w:instrText>
            </w:r>
          </w:ins>
          <w:r w:rsidRPr="00A3456A">
            <w:rPr>
              <w:rFonts w:ascii="Times New Roman" w:hAnsi="Times New Roman" w:cs="Times New Roman"/>
              <w:noProof/>
              <w:webHidden/>
              <w:sz w:val="24"/>
              <w:szCs w:val="24"/>
              <w:rPrChange w:id="311"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12" w:author="Stjepan Salopek (ssalopek)" w:date="2021-09-13T17:23:00Z">
                <w:rPr>
                  <w:noProof/>
                  <w:webHidden/>
                </w:rPr>
              </w:rPrChange>
            </w:rPr>
            <w:fldChar w:fldCharType="separate"/>
          </w:r>
          <w:ins w:id="313" w:author="Stjepan Salopek (ssalopek)" w:date="2021-09-13T17:23:00Z">
            <w:r w:rsidRPr="00A3456A">
              <w:rPr>
                <w:rFonts w:ascii="Times New Roman" w:hAnsi="Times New Roman" w:cs="Times New Roman"/>
                <w:noProof/>
                <w:webHidden/>
                <w:sz w:val="24"/>
                <w:szCs w:val="24"/>
                <w:rPrChange w:id="314" w:author="Stjepan Salopek (ssalopek)" w:date="2021-09-13T17:23:00Z">
                  <w:rPr>
                    <w:noProof/>
                    <w:webHidden/>
                  </w:rPr>
                </w:rPrChange>
              </w:rPr>
              <w:t>19</w:t>
            </w:r>
            <w:r w:rsidRPr="00A3456A">
              <w:rPr>
                <w:rFonts w:ascii="Times New Roman" w:hAnsi="Times New Roman" w:cs="Times New Roman"/>
                <w:noProof/>
                <w:webHidden/>
                <w:sz w:val="24"/>
                <w:szCs w:val="24"/>
                <w:rPrChange w:id="315"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16" w:author="Stjepan Salopek (ssalopek)" w:date="2021-09-13T17:23:00Z">
                  <w:rPr>
                    <w:rStyle w:val="Hyperlink"/>
                    <w:noProof/>
                  </w:rPr>
                </w:rPrChange>
              </w:rPr>
              <w:fldChar w:fldCharType="end"/>
            </w:r>
          </w:ins>
        </w:p>
        <w:p w14:paraId="4633B710" w14:textId="6EFCE5A5" w:rsidR="00A3456A" w:rsidRPr="00A3456A" w:rsidRDefault="00A3456A">
          <w:pPr>
            <w:pStyle w:val="TOC2"/>
            <w:rPr>
              <w:ins w:id="317" w:author="Stjepan Salopek (ssalopek)" w:date="2021-09-13T17:23:00Z"/>
              <w:rFonts w:ascii="Times New Roman" w:eastAsiaTheme="minorEastAsia" w:hAnsi="Times New Roman" w:cs="Times New Roman"/>
              <w:noProof/>
              <w:sz w:val="24"/>
              <w:szCs w:val="24"/>
              <w:rPrChange w:id="318" w:author="Stjepan Salopek (ssalopek)" w:date="2021-09-13T17:23:00Z">
                <w:rPr>
                  <w:ins w:id="319" w:author="Stjepan Salopek (ssalopek)" w:date="2021-09-13T17:23:00Z"/>
                  <w:rFonts w:eastAsiaTheme="minorEastAsia"/>
                  <w:noProof/>
                </w:rPr>
              </w:rPrChange>
            </w:rPr>
          </w:pPr>
          <w:ins w:id="320" w:author="Stjepan Salopek (ssalopek)" w:date="2021-09-13T17:23:00Z">
            <w:r w:rsidRPr="00A3456A">
              <w:rPr>
                <w:rStyle w:val="Hyperlink"/>
                <w:rFonts w:ascii="Times New Roman" w:hAnsi="Times New Roman" w:cs="Times New Roman"/>
                <w:noProof/>
                <w:sz w:val="24"/>
                <w:szCs w:val="24"/>
                <w:rPrChange w:id="32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2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23" w:author="Stjepan Salopek (ssalopek)" w:date="2021-09-13T17:23:00Z">
                  <w:rPr>
                    <w:noProof/>
                  </w:rPr>
                </w:rPrChange>
              </w:rPr>
              <w:instrText>HYPERLINK \l "_Toc82446257"</w:instrText>
            </w:r>
            <w:r w:rsidRPr="00A3456A">
              <w:rPr>
                <w:rStyle w:val="Hyperlink"/>
                <w:rFonts w:ascii="Times New Roman" w:hAnsi="Times New Roman" w:cs="Times New Roman"/>
                <w:noProof/>
                <w:sz w:val="24"/>
                <w:szCs w:val="24"/>
                <w:rPrChange w:id="32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2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26" w:author="Stjepan Salopek (ssalopek)" w:date="2021-09-13T17:23:00Z">
                  <w:rPr>
                    <w:rStyle w:val="Hyperlink"/>
                    <w:noProof/>
                  </w:rPr>
                </w:rPrChange>
              </w:rPr>
              <w:t>3.1. Odabir tehnologija</w:t>
            </w:r>
            <w:r w:rsidRPr="00A3456A">
              <w:rPr>
                <w:rFonts w:ascii="Times New Roman" w:hAnsi="Times New Roman" w:cs="Times New Roman"/>
                <w:noProof/>
                <w:webHidden/>
                <w:sz w:val="24"/>
                <w:szCs w:val="24"/>
                <w:rPrChange w:id="327" w:author="Stjepan Salopek (ssalopek)" w:date="2021-09-13T17:23:00Z">
                  <w:rPr>
                    <w:noProof/>
                    <w:webHidden/>
                  </w:rPr>
                </w:rPrChange>
              </w:rPr>
              <w:tab/>
            </w:r>
            <w:r w:rsidRPr="00A3456A">
              <w:rPr>
                <w:rFonts w:ascii="Times New Roman" w:hAnsi="Times New Roman" w:cs="Times New Roman"/>
                <w:noProof/>
                <w:webHidden/>
                <w:sz w:val="24"/>
                <w:szCs w:val="24"/>
                <w:rPrChange w:id="32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29" w:author="Stjepan Salopek (ssalopek)" w:date="2021-09-13T17:23:00Z">
                  <w:rPr>
                    <w:noProof/>
                    <w:webHidden/>
                  </w:rPr>
                </w:rPrChange>
              </w:rPr>
              <w:instrText xml:space="preserve"> PAGEREF _Toc82446257 \h </w:instrText>
            </w:r>
          </w:ins>
          <w:r w:rsidRPr="00A3456A">
            <w:rPr>
              <w:rFonts w:ascii="Times New Roman" w:hAnsi="Times New Roman" w:cs="Times New Roman"/>
              <w:noProof/>
              <w:webHidden/>
              <w:sz w:val="24"/>
              <w:szCs w:val="24"/>
              <w:rPrChange w:id="33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31" w:author="Stjepan Salopek (ssalopek)" w:date="2021-09-13T17:23:00Z">
                <w:rPr>
                  <w:noProof/>
                  <w:webHidden/>
                </w:rPr>
              </w:rPrChange>
            </w:rPr>
            <w:fldChar w:fldCharType="separate"/>
          </w:r>
          <w:ins w:id="332" w:author="Stjepan Salopek (ssalopek)" w:date="2021-09-13T17:23:00Z">
            <w:r w:rsidRPr="00A3456A">
              <w:rPr>
                <w:rFonts w:ascii="Times New Roman" w:hAnsi="Times New Roman" w:cs="Times New Roman"/>
                <w:noProof/>
                <w:webHidden/>
                <w:sz w:val="24"/>
                <w:szCs w:val="24"/>
                <w:rPrChange w:id="333" w:author="Stjepan Salopek (ssalopek)" w:date="2021-09-13T17:23:00Z">
                  <w:rPr>
                    <w:noProof/>
                    <w:webHidden/>
                  </w:rPr>
                </w:rPrChange>
              </w:rPr>
              <w:t>19</w:t>
            </w:r>
            <w:r w:rsidRPr="00A3456A">
              <w:rPr>
                <w:rFonts w:ascii="Times New Roman" w:hAnsi="Times New Roman" w:cs="Times New Roman"/>
                <w:noProof/>
                <w:webHidden/>
                <w:sz w:val="24"/>
                <w:szCs w:val="24"/>
                <w:rPrChange w:id="33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35" w:author="Stjepan Salopek (ssalopek)" w:date="2021-09-13T17:23:00Z">
                  <w:rPr>
                    <w:rStyle w:val="Hyperlink"/>
                    <w:noProof/>
                  </w:rPr>
                </w:rPrChange>
              </w:rPr>
              <w:fldChar w:fldCharType="end"/>
            </w:r>
          </w:ins>
        </w:p>
        <w:p w14:paraId="4902C717" w14:textId="082A8F7B" w:rsidR="00A3456A" w:rsidRPr="002F0BD6" w:rsidRDefault="00A3456A" w:rsidP="004D6649">
          <w:pPr>
            <w:pStyle w:val="TOC3"/>
            <w:rPr>
              <w:ins w:id="336" w:author="Stjepan Salopek (ssalopek)" w:date="2021-09-13T17:23:00Z"/>
              <w:rFonts w:eastAsiaTheme="minorEastAsia"/>
              <w:noProof/>
            </w:rPr>
          </w:pPr>
          <w:ins w:id="337" w:author="Stjepan Salopek (ssalopek)" w:date="2021-09-13T17:23:00Z">
            <w:r w:rsidRPr="00A3456A">
              <w:rPr>
                <w:rStyle w:val="Hyperlink"/>
                <w:rFonts w:ascii="Times New Roman" w:hAnsi="Times New Roman" w:cs="Times New Roman"/>
                <w:noProof/>
                <w:sz w:val="24"/>
                <w:szCs w:val="24"/>
                <w:rPrChange w:id="33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39" w:author="Stjepan Salopek (ssalopek)" w:date="2021-09-13T17:23:00Z">
                  <w:rPr>
                    <w:rStyle w:val="Hyperlink"/>
                    <w:noProof/>
                  </w:rPr>
                </w:rPrChange>
              </w:rPr>
              <w:instrText xml:space="preserve"> </w:instrText>
            </w:r>
            <w:r w:rsidRPr="002F0BD6">
              <w:rPr>
                <w:noProof/>
              </w:rPr>
              <w:instrText>HYPERLINK \l "_Toc82446258"</w:instrText>
            </w:r>
            <w:r w:rsidRPr="00A3456A">
              <w:rPr>
                <w:rStyle w:val="Hyperlink"/>
                <w:rFonts w:ascii="Times New Roman" w:hAnsi="Times New Roman" w:cs="Times New Roman"/>
                <w:noProof/>
                <w:sz w:val="24"/>
                <w:szCs w:val="24"/>
                <w:rPrChange w:id="34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4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42" w:author="Stjepan Salopek (ssalopek)" w:date="2021-09-13T17:23:00Z">
                  <w:rPr>
                    <w:rStyle w:val="Hyperlink"/>
                    <w:noProof/>
                  </w:rPr>
                </w:rPrChange>
              </w:rPr>
              <w:t>3.1.1. Python programski jezik</w:t>
            </w:r>
            <w:r w:rsidRPr="002F0BD6">
              <w:rPr>
                <w:noProof/>
                <w:webHidden/>
              </w:rPr>
              <w:tab/>
            </w:r>
            <w:r w:rsidRPr="002F0BD6">
              <w:rPr>
                <w:noProof/>
                <w:webHidden/>
              </w:rPr>
              <w:fldChar w:fldCharType="begin"/>
            </w:r>
            <w:r w:rsidRPr="002F0BD6">
              <w:rPr>
                <w:noProof/>
                <w:webHidden/>
              </w:rPr>
              <w:instrText xml:space="preserve"> PAGEREF _Toc82446258 \h </w:instrText>
            </w:r>
          </w:ins>
          <w:r w:rsidRPr="002F0BD6">
            <w:rPr>
              <w:noProof/>
              <w:webHidden/>
            </w:rPr>
          </w:r>
          <w:r w:rsidRPr="002F0BD6">
            <w:rPr>
              <w:noProof/>
              <w:webHidden/>
            </w:rPr>
            <w:fldChar w:fldCharType="separate"/>
          </w:r>
          <w:ins w:id="343"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44" w:author="Stjepan Salopek (ssalopek)" w:date="2021-09-13T17:23:00Z">
                  <w:rPr>
                    <w:rStyle w:val="Hyperlink"/>
                    <w:noProof/>
                  </w:rPr>
                </w:rPrChange>
              </w:rPr>
              <w:fldChar w:fldCharType="end"/>
            </w:r>
          </w:ins>
        </w:p>
        <w:p w14:paraId="0A9C94E0" w14:textId="4C2091CE" w:rsidR="00A3456A" w:rsidRPr="002F0BD6" w:rsidRDefault="00A3456A" w:rsidP="004D6649">
          <w:pPr>
            <w:pStyle w:val="TOC3"/>
            <w:rPr>
              <w:ins w:id="345" w:author="Stjepan Salopek (ssalopek)" w:date="2021-09-13T17:23:00Z"/>
              <w:rFonts w:eastAsiaTheme="minorEastAsia"/>
              <w:noProof/>
            </w:rPr>
          </w:pPr>
          <w:ins w:id="346" w:author="Stjepan Salopek (ssalopek)" w:date="2021-09-13T17:23:00Z">
            <w:r w:rsidRPr="00A3456A">
              <w:rPr>
                <w:rStyle w:val="Hyperlink"/>
                <w:rFonts w:ascii="Times New Roman" w:hAnsi="Times New Roman" w:cs="Times New Roman"/>
                <w:noProof/>
                <w:sz w:val="24"/>
                <w:szCs w:val="24"/>
                <w:rPrChange w:id="34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48" w:author="Stjepan Salopek (ssalopek)" w:date="2021-09-13T17:23:00Z">
                  <w:rPr>
                    <w:rStyle w:val="Hyperlink"/>
                    <w:noProof/>
                  </w:rPr>
                </w:rPrChange>
              </w:rPr>
              <w:instrText xml:space="preserve"> </w:instrText>
            </w:r>
            <w:r w:rsidRPr="002F0BD6">
              <w:rPr>
                <w:noProof/>
              </w:rPr>
              <w:instrText>HYPERLINK \l "_Toc82446259"</w:instrText>
            </w:r>
            <w:r w:rsidRPr="00A3456A">
              <w:rPr>
                <w:rStyle w:val="Hyperlink"/>
                <w:rFonts w:ascii="Times New Roman" w:hAnsi="Times New Roman" w:cs="Times New Roman"/>
                <w:noProof/>
                <w:sz w:val="24"/>
                <w:szCs w:val="24"/>
                <w:rPrChange w:id="34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5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51" w:author="Stjepan Salopek (ssalopek)" w:date="2021-09-13T17:23:00Z">
                  <w:rPr>
                    <w:rStyle w:val="Hyperlink"/>
                    <w:noProof/>
                  </w:rPr>
                </w:rPrChange>
              </w:rPr>
              <w:t>3.1.2. Jupyter Bilježnice</w:t>
            </w:r>
            <w:r w:rsidRPr="002F0BD6">
              <w:rPr>
                <w:noProof/>
                <w:webHidden/>
              </w:rPr>
              <w:tab/>
            </w:r>
            <w:r w:rsidRPr="002F0BD6">
              <w:rPr>
                <w:noProof/>
                <w:webHidden/>
              </w:rPr>
              <w:fldChar w:fldCharType="begin"/>
            </w:r>
            <w:r w:rsidRPr="002F0BD6">
              <w:rPr>
                <w:noProof/>
                <w:webHidden/>
              </w:rPr>
              <w:instrText xml:space="preserve"> PAGEREF _Toc82446259 \h </w:instrText>
            </w:r>
          </w:ins>
          <w:r w:rsidRPr="002F0BD6">
            <w:rPr>
              <w:noProof/>
              <w:webHidden/>
            </w:rPr>
          </w:r>
          <w:r w:rsidRPr="002F0BD6">
            <w:rPr>
              <w:noProof/>
              <w:webHidden/>
            </w:rPr>
            <w:fldChar w:fldCharType="separate"/>
          </w:r>
          <w:ins w:id="352"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53" w:author="Stjepan Salopek (ssalopek)" w:date="2021-09-13T17:23:00Z">
                  <w:rPr>
                    <w:rStyle w:val="Hyperlink"/>
                    <w:noProof/>
                  </w:rPr>
                </w:rPrChange>
              </w:rPr>
              <w:fldChar w:fldCharType="end"/>
            </w:r>
          </w:ins>
        </w:p>
        <w:p w14:paraId="34080ED9" w14:textId="5F56FD28" w:rsidR="00A3456A" w:rsidRPr="002F0BD6" w:rsidRDefault="00A3456A" w:rsidP="004D6649">
          <w:pPr>
            <w:pStyle w:val="TOC3"/>
            <w:rPr>
              <w:ins w:id="354" w:author="Stjepan Salopek (ssalopek)" w:date="2021-09-13T17:23:00Z"/>
              <w:rFonts w:eastAsiaTheme="minorEastAsia"/>
              <w:noProof/>
            </w:rPr>
          </w:pPr>
          <w:ins w:id="355" w:author="Stjepan Salopek (ssalopek)" w:date="2021-09-13T17:23:00Z">
            <w:r w:rsidRPr="00A3456A">
              <w:rPr>
                <w:rStyle w:val="Hyperlink"/>
                <w:rFonts w:ascii="Times New Roman" w:hAnsi="Times New Roman" w:cs="Times New Roman"/>
                <w:noProof/>
                <w:sz w:val="24"/>
                <w:szCs w:val="24"/>
                <w:rPrChange w:id="35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57" w:author="Stjepan Salopek (ssalopek)" w:date="2021-09-13T17:23:00Z">
                  <w:rPr>
                    <w:rStyle w:val="Hyperlink"/>
                    <w:noProof/>
                  </w:rPr>
                </w:rPrChange>
              </w:rPr>
              <w:instrText xml:space="preserve"> </w:instrText>
            </w:r>
            <w:r w:rsidRPr="002F0BD6">
              <w:rPr>
                <w:noProof/>
              </w:rPr>
              <w:instrText>HYPERLINK \l "_Toc82446260"</w:instrText>
            </w:r>
            <w:r w:rsidRPr="00A3456A">
              <w:rPr>
                <w:rStyle w:val="Hyperlink"/>
                <w:rFonts w:ascii="Times New Roman" w:hAnsi="Times New Roman" w:cs="Times New Roman"/>
                <w:noProof/>
                <w:sz w:val="24"/>
                <w:szCs w:val="24"/>
                <w:rPrChange w:id="35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5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60" w:author="Stjepan Salopek (ssalopek)" w:date="2021-09-13T17:23:00Z">
                  <w:rPr>
                    <w:rStyle w:val="Hyperlink"/>
                    <w:noProof/>
                  </w:rPr>
                </w:rPrChange>
              </w:rPr>
              <w:t>3.1.3. Colaboratory</w:t>
            </w:r>
            <w:r w:rsidRPr="002F0BD6">
              <w:rPr>
                <w:noProof/>
                <w:webHidden/>
              </w:rPr>
              <w:tab/>
            </w:r>
            <w:r w:rsidRPr="002F0BD6">
              <w:rPr>
                <w:noProof/>
                <w:webHidden/>
              </w:rPr>
              <w:fldChar w:fldCharType="begin"/>
            </w:r>
            <w:r w:rsidRPr="002F0BD6">
              <w:rPr>
                <w:noProof/>
                <w:webHidden/>
              </w:rPr>
              <w:instrText xml:space="preserve"> PAGEREF _Toc82446260 \h </w:instrText>
            </w:r>
          </w:ins>
          <w:r w:rsidRPr="002F0BD6">
            <w:rPr>
              <w:noProof/>
              <w:webHidden/>
            </w:rPr>
          </w:r>
          <w:r w:rsidRPr="002F0BD6">
            <w:rPr>
              <w:noProof/>
              <w:webHidden/>
            </w:rPr>
            <w:fldChar w:fldCharType="separate"/>
          </w:r>
          <w:ins w:id="361"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62" w:author="Stjepan Salopek (ssalopek)" w:date="2021-09-13T17:23:00Z">
                  <w:rPr>
                    <w:rStyle w:val="Hyperlink"/>
                    <w:noProof/>
                  </w:rPr>
                </w:rPrChange>
              </w:rPr>
              <w:fldChar w:fldCharType="end"/>
            </w:r>
          </w:ins>
        </w:p>
        <w:p w14:paraId="342E5A86" w14:textId="172A419E" w:rsidR="00A3456A" w:rsidRPr="002F0BD6" w:rsidRDefault="00A3456A" w:rsidP="004D6649">
          <w:pPr>
            <w:pStyle w:val="TOC3"/>
            <w:rPr>
              <w:ins w:id="363" w:author="Stjepan Salopek (ssalopek)" w:date="2021-09-13T17:23:00Z"/>
              <w:rFonts w:eastAsiaTheme="minorEastAsia"/>
              <w:noProof/>
            </w:rPr>
          </w:pPr>
          <w:ins w:id="364" w:author="Stjepan Salopek (ssalopek)" w:date="2021-09-13T17:23:00Z">
            <w:r w:rsidRPr="00A3456A">
              <w:rPr>
                <w:rStyle w:val="Hyperlink"/>
                <w:rFonts w:ascii="Times New Roman" w:hAnsi="Times New Roman" w:cs="Times New Roman"/>
                <w:noProof/>
                <w:sz w:val="24"/>
                <w:szCs w:val="24"/>
                <w:rPrChange w:id="36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66" w:author="Stjepan Salopek (ssalopek)" w:date="2021-09-13T17:23:00Z">
                  <w:rPr>
                    <w:rStyle w:val="Hyperlink"/>
                    <w:noProof/>
                  </w:rPr>
                </w:rPrChange>
              </w:rPr>
              <w:instrText xml:space="preserve"> </w:instrText>
            </w:r>
            <w:r w:rsidRPr="002F0BD6">
              <w:rPr>
                <w:noProof/>
              </w:rPr>
              <w:instrText>HYPERLINK \l "_Toc82446261"</w:instrText>
            </w:r>
            <w:r w:rsidRPr="00A3456A">
              <w:rPr>
                <w:rStyle w:val="Hyperlink"/>
                <w:rFonts w:ascii="Times New Roman" w:hAnsi="Times New Roman" w:cs="Times New Roman"/>
                <w:noProof/>
                <w:sz w:val="24"/>
                <w:szCs w:val="24"/>
                <w:rPrChange w:id="36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6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69" w:author="Stjepan Salopek (ssalopek)" w:date="2021-09-13T17:23:00Z">
                  <w:rPr>
                    <w:rStyle w:val="Hyperlink"/>
                    <w:noProof/>
                  </w:rPr>
                </w:rPrChange>
              </w:rPr>
              <w:t>3.1.4. TensorFlow</w:t>
            </w:r>
            <w:r w:rsidRPr="002F0BD6">
              <w:rPr>
                <w:noProof/>
                <w:webHidden/>
              </w:rPr>
              <w:tab/>
            </w:r>
            <w:r w:rsidRPr="002F0BD6">
              <w:rPr>
                <w:noProof/>
                <w:webHidden/>
              </w:rPr>
              <w:fldChar w:fldCharType="begin"/>
            </w:r>
            <w:r w:rsidRPr="002F0BD6">
              <w:rPr>
                <w:noProof/>
                <w:webHidden/>
              </w:rPr>
              <w:instrText xml:space="preserve"> PAGEREF _Toc82446261 \h </w:instrText>
            </w:r>
          </w:ins>
          <w:r w:rsidRPr="002F0BD6">
            <w:rPr>
              <w:noProof/>
              <w:webHidden/>
            </w:rPr>
          </w:r>
          <w:r w:rsidRPr="002F0BD6">
            <w:rPr>
              <w:noProof/>
              <w:webHidden/>
            </w:rPr>
            <w:fldChar w:fldCharType="separate"/>
          </w:r>
          <w:ins w:id="370"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71" w:author="Stjepan Salopek (ssalopek)" w:date="2021-09-13T17:23:00Z">
                  <w:rPr>
                    <w:rStyle w:val="Hyperlink"/>
                    <w:noProof/>
                  </w:rPr>
                </w:rPrChange>
              </w:rPr>
              <w:fldChar w:fldCharType="end"/>
            </w:r>
          </w:ins>
        </w:p>
        <w:p w14:paraId="7153894A" w14:textId="307FC782" w:rsidR="00A3456A" w:rsidRPr="002F0BD6" w:rsidRDefault="00A3456A" w:rsidP="004D6649">
          <w:pPr>
            <w:pStyle w:val="TOC3"/>
            <w:rPr>
              <w:ins w:id="372" w:author="Stjepan Salopek (ssalopek)" w:date="2021-09-13T17:23:00Z"/>
              <w:rFonts w:eastAsiaTheme="minorEastAsia"/>
              <w:noProof/>
            </w:rPr>
          </w:pPr>
          <w:ins w:id="373" w:author="Stjepan Salopek (ssalopek)" w:date="2021-09-13T17:23:00Z">
            <w:r w:rsidRPr="00A3456A">
              <w:rPr>
                <w:rStyle w:val="Hyperlink"/>
                <w:rFonts w:ascii="Times New Roman" w:hAnsi="Times New Roman" w:cs="Times New Roman"/>
                <w:noProof/>
                <w:sz w:val="24"/>
                <w:szCs w:val="24"/>
                <w:rPrChange w:id="37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75" w:author="Stjepan Salopek (ssalopek)" w:date="2021-09-13T17:23:00Z">
                  <w:rPr>
                    <w:rStyle w:val="Hyperlink"/>
                    <w:noProof/>
                  </w:rPr>
                </w:rPrChange>
              </w:rPr>
              <w:instrText xml:space="preserve"> </w:instrText>
            </w:r>
            <w:r w:rsidRPr="002F0BD6">
              <w:rPr>
                <w:noProof/>
              </w:rPr>
              <w:instrText>HYPERLINK \l "_Toc82446262"</w:instrText>
            </w:r>
            <w:r w:rsidRPr="00A3456A">
              <w:rPr>
                <w:rStyle w:val="Hyperlink"/>
                <w:rFonts w:ascii="Times New Roman" w:hAnsi="Times New Roman" w:cs="Times New Roman"/>
                <w:noProof/>
                <w:sz w:val="24"/>
                <w:szCs w:val="24"/>
                <w:rPrChange w:id="37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7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78" w:author="Stjepan Salopek (ssalopek)" w:date="2021-09-13T17:23:00Z">
                  <w:rPr>
                    <w:rStyle w:val="Hyperlink"/>
                    <w:noProof/>
                  </w:rPr>
                </w:rPrChange>
              </w:rPr>
              <w:t>3.1.5. PyTorch</w:t>
            </w:r>
            <w:r w:rsidRPr="002F0BD6">
              <w:rPr>
                <w:noProof/>
                <w:webHidden/>
              </w:rPr>
              <w:tab/>
            </w:r>
            <w:r w:rsidRPr="002F0BD6">
              <w:rPr>
                <w:noProof/>
                <w:webHidden/>
              </w:rPr>
              <w:fldChar w:fldCharType="begin"/>
            </w:r>
            <w:r w:rsidRPr="002F0BD6">
              <w:rPr>
                <w:noProof/>
                <w:webHidden/>
              </w:rPr>
              <w:instrText xml:space="preserve"> PAGEREF _Toc82446262 \h </w:instrText>
            </w:r>
          </w:ins>
          <w:r w:rsidRPr="002F0BD6">
            <w:rPr>
              <w:noProof/>
              <w:webHidden/>
            </w:rPr>
          </w:r>
          <w:r w:rsidRPr="002F0BD6">
            <w:rPr>
              <w:noProof/>
              <w:webHidden/>
            </w:rPr>
            <w:fldChar w:fldCharType="separate"/>
          </w:r>
          <w:ins w:id="379" w:author="Stjepan Salopek (ssalopek)" w:date="2021-09-13T17:23:00Z">
            <w:r w:rsidRPr="002F0BD6">
              <w:rPr>
                <w:noProof/>
                <w:webHidden/>
              </w:rPr>
              <w:t>20</w:t>
            </w:r>
            <w:r w:rsidRPr="002F0BD6">
              <w:rPr>
                <w:noProof/>
                <w:webHidden/>
              </w:rPr>
              <w:fldChar w:fldCharType="end"/>
            </w:r>
            <w:r w:rsidRPr="00A3456A">
              <w:rPr>
                <w:rStyle w:val="Hyperlink"/>
                <w:rFonts w:ascii="Times New Roman" w:hAnsi="Times New Roman" w:cs="Times New Roman"/>
                <w:noProof/>
                <w:sz w:val="24"/>
                <w:szCs w:val="24"/>
                <w:rPrChange w:id="380" w:author="Stjepan Salopek (ssalopek)" w:date="2021-09-13T17:23:00Z">
                  <w:rPr>
                    <w:rStyle w:val="Hyperlink"/>
                    <w:noProof/>
                  </w:rPr>
                </w:rPrChange>
              </w:rPr>
              <w:fldChar w:fldCharType="end"/>
            </w:r>
          </w:ins>
        </w:p>
        <w:p w14:paraId="2CC6C815" w14:textId="6BDAB1B0" w:rsidR="00A3456A" w:rsidRPr="00A3456A" w:rsidRDefault="00A3456A">
          <w:pPr>
            <w:pStyle w:val="TOC2"/>
            <w:rPr>
              <w:ins w:id="381" w:author="Stjepan Salopek (ssalopek)" w:date="2021-09-13T17:23:00Z"/>
              <w:rFonts w:ascii="Times New Roman" w:eastAsiaTheme="minorEastAsia" w:hAnsi="Times New Roman" w:cs="Times New Roman"/>
              <w:noProof/>
              <w:sz w:val="24"/>
              <w:szCs w:val="24"/>
              <w:rPrChange w:id="382" w:author="Stjepan Salopek (ssalopek)" w:date="2021-09-13T17:23:00Z">
                <w:rPr>
                  <w:ins w:id="383" w:author="Stjepan Salopek (ssalopek)" w:date="2021-09-13T17:23:00Z"/>
                  <w:rFonts w:eastAsiaTheme="minorEastAsia"/>
                  <w:noProof/>
                </w:rPr>
              </w:rPrChange>
            </w:rPr>
          </w:pPr>
          <w:ins w:id="384" w:author="Stjepan Salopek (ssalopek)" w:date="2021-09-13T17:23:00Z">
            <w:r w:rsidRPr="00A3456A">
              <w:rPr>
                <w:rStyle w:val="Hyperlink"/>
                <w:rFonts w:ascii="Times New Roman" w:hAnsi="Times New Roman" w:cs="Times New Roman"/>
                <w:noProof/>
                <w:sz w:val="24"/>
                <w:szCs w:val="24"/>
                <w:rPrChange w:id="38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8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87" w:author="Stjepan Salopek (ssalopek)" w:date="2021-09-13T17:23:00Z">
                  <w:rPr>
                    <w:noProof/>
                  </w:rPr>
                </w:rPrChange>
              </w:rPr>
              <w:instrText>HYPERLINK \l "_Toc82446263"</w:instrText>
            </w:r>
            <w:r w:rsidRPr="00A3456A">
              <w:rPr>
                <w:rStyle w:val="Hyperlink"/>
                <w:rFonts w:ascii="Times New Roman" w:hAnsi="Times New Roman" w:cs="Times New Roman"/>
                <w:noProof/>
                <w:sz w:val="24"/>
                <w:szCs w:val="24"/>
                <w:rPrChange w:id="38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8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90" w:author="Stjepan Salopek (ssalopek)" w:date="2021-09-13T17:23:00Z">
                  <w:rPr>
                    <w:rStyle w:val="Hyperlink"/>
                    <w:noProof/>
                  </w:rPr>
                </w:rPrChange>
              </w:rPr>
              <w:t>3.2. Teorija i funkcionalnosti potrebni za izradu</w:t>
            </w:r>
            <w:r w:rsidRPr="00A3456A">
              <w:rPr>
                <w:rFonts w:ascii="Times New Roman" w:hAnsi="Times New Roman" w:cs="Times New Roman"/>
                <w:noProof/>
                <w:webHidden/>
                <w:sz w:val="24"/>
                <w:szCs w:val="24"/>
                <w:rPrChange w:id="391" w:author="Stjepan Salopek (ssalopek)" w:date="2021-09-13T17:23:00Z">
                  <w:rPr>
                    <w:noProof/>
                    <w:webHidden/>
                  </w:rPr>
                </w:rPrChange>
              </w:rPr>
              <w:tab/>
            </w:r>
            <w:r w:rsidRPr="00A3456A">
              <w:rPr>
                <w:rFonts w:ascii="Times New Roman" w:hAnsi="Times New Roman" w:cs="Times New Roman"/>
                <w:noProof/>
                <w:webHidden/>
                <w:sz w:val="24"/>
                <w:szCs w:val="24"/>
                <w:rPrChange w:id="39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93" w:author="Stjepan Salopek (ssalopek)" w:date="2021-09-13T17:23:00Z">
                  <w:rPr>
                    <w:noProof/>
                    <w:webHidden/>
                  </w:rPr>
                </w:rPrChange>
              </w:rPr>
              <w:instrText xml:space="preserve"> PAGEREF _Toc82446263 \h </w:instrText>
            </w:r>
          </w:ins>
          <w:r w:rsidRPr="00A3456A">
            <w:rPr>
              <w:rFonts w:ascii="Times New Roman" w:hAnsi="Times New Roman" w:cs="Times New Roman"/>
              <w:noProof/>
              <w:webHidden/>
              <w:sz w:val="24"/>
              <w:szCs w:val="24"/>
              <w:rPrChange w:id="39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95" w:author="Stjepan Salopek (ssalopek)" w:date="2021-09-13T17:23:00Z">
                <w:rPr>
                  <w:noProof/>
                  <w:webHidden/>
                </w:rPr>
              </w:rPrChange>
            </w:rPr>
            <w:fldChar w:fldCharType="separate"/>
          </w:r>
          <w:ins w:id="396" w:author="Stjepan Salopek (ssalopek)" w:date="2021-09-13T17:23:00Z">
            <w:r w:rsidRPr="00A3456A">
              <w:rPr>
                <w:rFonts w:ascii="Times New Roman" w:hAnsi="Times New Roman" w:cs="Times New Roman"/>
                <w:noProof/>
                <w:webHidden/>
                <w:sz w:val="24"/>
                <w:szCs w:val="24"/>
                <w:rPrChange w:id="397" w:author="Stjepan Salopek (ssalopek)" w:date="2021-09-13T17:23:00Z">
                  <w:rPr>
                    <w:noProof/>
                    <w:webHidden/>
                  </w:rPr>
                </w:rPrChange>
              </w:rPr>
              <w:t>21</w:t>
            </w:r>
            <w:r w:rsidRPr="00A3456A">
              <w:rPr>
                <w:rFonts w:ascii="Times New Roman" w:hAnsi="Times New Roman" w:cs="Times New Roman"/>
                <w:noProof/>
                <w:webHidden/>
                <w:sz w:val="24"/>
                <w:szCs w:val="24"/>
                <w:rPrChange w:id="39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99" w:author="Stjepan Salopek (ssalopek)" w:date="2021-09-13T17:23:00Z">
                  <w:rPr>
                    <w:rStyle w:val="Hyperlink"/>
                    <w:noProof/>
                  </w:rPr>
                </w:rPrChange>
              </w:rPr>
              <w:fldChar w:fldCharType="end"/>
            </w:r>
          </w:ins>
        </w:p>
        <w:p w14:paraId="60F68C31" w14:textId="6B921989" w:rsidR="00A3456A" w:rsidRPr="002F0BD6" w:rsidRDefault="00A3456A" w:rsidP="004D6649">
          <w:pPr>
            <w:pStyle w:val="TOC3"/>
            <w:rPr>
              <w:ins w:id="400" w:author="Stjepan Salopek (ssalopek)" w:date="2021-09-13T17:23:00Z"/>
              <w:rFonts w:eastAsiaTheme="minorEastAsia"/>
              <w:noProof/>
            </w:rPr>
          </w:pPr>
          <w:ins w:id="401" w:author="Stjepan Salopek (ssalopek)" w:date="2021-09-13T17:23:00Z">
            <w:r w:rsidRPr="00A3456A">
              <w:rPr>
                <w:rStyle w:val="Hyperlink"/>
                <w:rFonts w:ascii="Times New Roman" w:hAnsi="Times New Roman" w:cs="Times New Roman"/>
                <w:noProof/>
                <w:sz w:val="24"/>
                <w:szCs w:val="24"/>
                <w:rPrChange w:id="40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03" w:author="Stjepan Salopek (ssalopek)" w:date="2021-09-13T17:23:00Z">
                  <w:rPr>
                    <w:rStyle w:val="Hyperlink"/>
                    <w:noProof/>
                  </w:rPr>
                </w:rPrChange>
              </w:rPr>
              <w:instrText xml:space="preserve"> </w:instrText>
            </w:r>
            <w:r w:rsidRPr="002F0BD6">
              <w:rPr>
                <w:noProof/>
              </w:rPr>
              <w:instrText>HYPERLINK \l "_Toc82446264"</w:instrText>
            </w:r>
            <w:r w:rsidRPr="00A3456A">
              <w:rPr>
                <w:rStyle w:val="Hyperlink"/>
                <w:rFonts w:ascii="Times New Roman" w:hAnsi="Times New Roman" w:cs="Times New Roman"/>
                <w:noProof/>
                <w:sz w:val="24"/>
                <w:szCs w:val="24"/>
                <w:rPrChange w:id="40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0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06" w:author="Stjepan Salopek (ssalopek)" w:date="2021-09-13T17:23:00Z">
                  <w:rPr>
                    <w:rStyle w:val="Hyperlink"/>
                    <w:noProof/>
                  </w:rPr>
                </w:rPrChange>
              </w:rPr>
              <w:t>3.2.1. Tenzori</w:t>
            </w:r>
            <w:r w:rsidRPr="002F0BD6">
              <w:rPr>
                <w:noProof/>
                <w:webHidden/>
              </w:rPr>
              <w:tab/>
            </w:r>
            <w:r w:rsidRPr="002F0BD6">
              <w:rPr>
                <w:noProof/>
                <w:webHidden/>
              </w:rPr>
              <w:fldChar w:fldCharType="begin"/>
            </w:r>
            <w:r w:rsidRPr="002F0BD6">
              <w:rPr>
                <w:noProof/>
                <w:webHidden/>
              </w:rPr>
              <w:instrText xml:space="preserve"> PAGEREF _Toc82446264 \h </w:instrText>
            </w:r>
          </w:ins>
          <w:r w:rsidRPr="002F0BD6">
            <w:rPr>
              <w:noProof/>
              <w:webHidden/>
            </w:rPr>
          </w:r>
          <w:r w:rsidRPr="002F0BD6">
            <w:rPr>
              <w:noProof/>
              <w:webHidden/>
            </w:rPr>
            <w:fldChar w:fldCharType="separate"/>
          </w:r>
          <w:ins w:id="407"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08" w:author="Stjepan Salopek (ssalopek)" w:date="2021-09-13T17:23:00Z">
                  <w:rPr>
                    <w:rStyle w:val="Hyperlink"/>
                    <w:noProof/>
                  </w:rPr>
                </w:rPrChange>
              </w:rPr>
              <w:fldChar w:fldCharType="end"/>
            </w:r>
          </w:ins>
        </w:p>
        <w:p w14:paraId="6D6D2756" w14:textId="6D4F6C8D" w:rsidR="00A3456A" w:rsidRPr="002F0BD6" w:rsidRDefault="00A3456A" w:rsidP="004D6649">
          <w:pPr>
            <w:pStyle w:val="TOC3"/>
            <w:rPr>
              <w:ins w:id="409" w:author="Stjepan Salopek (ssalopek)" w:date="2021-09-13T17:23:00Z"/>
              <w:rFonts w:eastAsiaTheme="minorEastAsia"/>
              <w:noProof/>
            </w:rPr>
          </w:pPr>
          <w:ins w:id="410" w:author="Stjepan Salopek (ssalopek)" w:date="2021-09-13T17:23:00Z">
            <w:r w:rsidRPr="00A3456A">
              <w:rPr>
                <w:rStyle w:val="Hyperlink"/>
                <w:rFonts w:ascii="Times New Roman" w:hAnsi="Times New Roman" w:cs="Times New Roman"/>
                <w:noProof/>
                <w:sz w:val="24"/>
                <w:szCs w:val="24"/>
                <w:rPrChange w:id="41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12" w:author="Stjepan Salopek (ssalopek)" w:date="2021-09-13T17:23:00Z">
                  <w:rPr>
                    <w:rStyle w:val="Hyperlink"/>
                    <w:noProof/>
                  </w:rPr>
                </w:rPrChange>
              </w:rPr>
              <w:instrText xml:space="preserve"> </w:instrText>
            </w:r>
            <w:r w:rsidRPr="002F0BD6">
              <w:rPr>
                <w:noProof/>
              </w:rPr>
              <w:instrText>HYPERLINK \l "_Toc82446265"</w:instrText>
            </w:r>
            <w:r w:rsidRPr="00A3456A">
              <w:rPr>
                <w:rStyle w:val="Hyperlink"/>
                <w:rFonts w:ascii="Times New Roman" w:hAnsi="Times New Roman" w:cs="Times New Roman"/>
                <w:noProof/>
                <w:sz w:val="24"/>
                <w:szCs w:val="24"/>
                <w:rPrChange w:id="41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1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15" w:author="Stjepan Salopek (ssalopek)" w:date="2021-09-13T17:23:00Z">
                  <w:rPr>
                    <w:rStyle w:val="Hyperlink"/>
                    <w:noProof/>
                  </w:rPr>
                </w:rPrChange>
              </w:rPr>
              <w:t>3.2.2. Uobičajena propagacija neuronske mreže</w:t>
            </w:r>
            <w:r w:rsidRPr="002F0BD6">
              <w:rPr>
                <w:noProof/>
                <w:webHidden/>
              </w:rPr>
              <w:tab/>
            </w:r>
            <w:r w:rsidRPr="002F0BD6">
              <w:rPr>
                <w:noProof/>
                <w:webHidden/>
              </w:rPr>
              <w:fldChar w:fldCharType="begin"/>
            </w:r>
            <w:r w:rsidRPr="002F0BD6">
              <w:rPr>
                <w:noProof/>
                <w:webHidden/>
              </w:rPr>
              <w:instrText xml:space="preserve"> PAGEREF _Toc82446265 \h </w:instrText>
            </w:r>
          </w:ins>
          <w:r w:rsidRPr="002F0BD6">
            <w:rPr>
              <w:noProof/>
              <w:webHidden/>
            </w:rPr>
          </w:r>
          <w:r w:rsidRPr="002F0BD6">
            <w:rPr>
              <w:noProof/>
              <w:webHidden/>
            </w:rPr>
            <w:fldChar w:fldCharType="separate"/>
          </w:r>
          <w:ins w:id="416"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17" w:author="Stjepan Salopek (ssalopek)" w:date="2021-09-13T17:23:00Z">
                  <w:rPr>
                    <w:rStyle w:val="Hyperlink"/>
                    <w:noProof/>
                  </w:rPr>
                </w:rPrChange>
              </w:rPr>
              <w:fldChar w:fldCharType="end"/>
            </w:r>
          </w:ins>
        </w:p>
        <w:p w14:paraId="0F8B11E5" w14:textId="331BF8B9" w:rsidR="00A3456A" w:rsidRPr="002F0BD6" w:rsidRDefault="00A3456A" w:rsidP="004D6649">
          <w:pPr>
            <w:pStyle w:val="TOC3"/>
            <w:rPr>
              <w:ins w:id="418" w:author="Stjepan Salopek (ssalopek)" w:date="2021-09-13T17:23:00Z"/>
              <w:rFonts w:eastAsiaTheme="minorEastAsia"/>
              <w:noProof/>
            </w:rPr>
          </w:pPr>
          <w:ins w:id="419" w:author="Stjepan Salopek (ssalopek)" w:date="2021-09-13T17:23:00Z">
            <w:r w:rsidRPr="00A3456A">
              <w:rPr>
                <w:rStyle w:val="Hyperlink"/>
                <w:rFonts w:ascii="Times New Roman" w:hAnsi="Times New Roman" w:cs="Times New Roman"/>
                <w:noProof/>
                <w:sz w:val="24"/>
                <w:szCs w:val="24"/>
                <w:rPrChange w:id="42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21" w:author="Stjepan Salopek (ssalopek)" w:date="2021-09-13T17:23:00Z">
                  <w:rPr>
                    <w:rStyle w:val="Hyperlink"/>
                    <w:noProof/>
                  </w:rPr>
                </w:rPrChange>
              </w:rPr>
              <w:instrText xml:space="preserve"> </w:instrText>
            </w:r>
            <w:r w:rsidRPr="002F0BD6">
              <w:rPr>
                <w:noProof/>
              </w:rPr>
              <w:instrText>HYPERLINK \l "_Toc82446266"</w:instrText>
            </w:r>
            <w:r w:rsidRPr="00A3456A">
              <w:rPr>
                <w:rStyle w:val="Hyperlink"/>
                <w:rFonts w:ascii="Times New Roman" w:hAnsi="Times New Roman" w:cs="Times New Roman"/>
                <w:noProof/>
                <w:sz w:val="24"/>
                <w:szCs w:val="24"/>
                <w:rPrChange w:id="42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2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24" w:author="Stjepan Salopek (ssalopek)" w:date="2021-09-13T17:23:00Z">
                  <w:rPr>
                    <w:rStyle w:val="Hyperlink"/>
                    <w:noProof/>
                  </w:rPr>
                </w:rPrChange>
              </w:rPr>
              <w:t>3.2.3. Propagacija unazad</w:t>
            </w:r>
            <w:r w:rsidRPr="002F0BD6">
              <w:rPr>
                <w:noProof/>
                <w:webHidden/>
              </w:rPr>
              <w:tab/>
            </w:r>
            <w:r w:rsidRPr="002F0BD6">
              <w:rPr>
                <w:noProof/>
                <w:webHidden/>
              </w:rPr>
              <w:fldChar w:fldCharType="begin"/>
            </w:r>
            <w:r w:rsidRPr="002F0BD6">
              <w:rPr>
                <w:noProof/>
                <w:webHidden/>
              </w:rPr>
              <w:instrText xml:space="preserve"> PAGEREF _Toc82446266 \h </w:instrText>
            </w:r>
          </w:ins>
          <w:r w:rsidRPr="002F0BD6">
            <w:rPr>
              <w:noProof/>
              <w:webHidden/>
            </w:rPr>
          </w:r>
          <w:r w:rsidRPr="002F0BD6">
            <w:rPr>
              <w:noProof/>
              <w:webHidden/>
            </w:rPr>
            <w:fldChar w:fldCharType="separate"/>
          </w:r>
          <w:ins w:id="425" w:author="Stjepan Salopek (ssalopek)" w:date="2021-09-13T17:23:00Z">
            <w:r w:rsidRPr="002F0BD6">
              <w:rPr>
                <w:noProof/>
                <w:webHidden/>
              </w:rPr>
              <w:t>22</w:t>
            </w:r>
            <w:r w:rsidRPr="002F0BD6">
              <w:rPr>
                <w:noProof/>
                <w:webHidden/>
              </w:rPr>
              <w:fldChar w:fldCharType="end"/>
            </w:r>
            <w:r w:rsidRPr="00A3456A">
              <w:rPr>
                <w:rStyle w:val="Hyperlink"/>
                <w:rFonts w:ascii="Times New Roman" w:hAnsi="Times New Roman" w:cs="Times New Roman"/>
                <w:noProof/>
                <w:sz w:val="24"/>
                <w:szCs w:val="24"/>
                <w:rPrChange w:id="426" w:author="Stjepan Salopek (ssalopek)" w:date="2021-09-13T17:23:00Z">
                  <w:rPr>
                    <w:rStyle w:val="Hyperlink"/>
                    <w:noProof/>
                  </w:rPr>
                </w:rPrChange>
              </w:rPr>
              <w:fldChar w:fldCharType="end"/>
            </w:r>
          </w:ins>
        </w:p>
        <w:p w14:paraId="653A3736" w14:textId="737F6230" w:rsidR="00A3456A" w:rsidRPr="002F0BD6" w:rsidRDefault="00A3456A" w:rsidP="004D6649">
          <w:pPr>
            <w:pStyle w:val="TOC3"/>
            <w:rPr>
              <w:ins w:id="427" w:author="Stjepan Salopek (ssalopek)" w:date="2021-09-13T17:23:00Z"/>
              <w:rFonts w:eastAsiaTheme="minorEastAsia"/>
              <w:noProof/>
            </w:rPr>
          </w:pPr>
          <w:ins w:id="428" w:author="Stjepan Salopek (ssalopek)" w:date="2021-09-13T17:23:00Z">
            <w:r w:rsidRPr="00A3456A">
              <w:rPr>
                <w:rStyle w:val="Hyperlink"/>
                <w:rFonts w:ascii="Times New Roman" w:hAnsi="Times New Roman" w:cs="Times New Roman"/>
                <w:noProof/>
                <w:sz w:val="24"/>
                <w:szCs w:val="24"/>
                <w:rPrChange w:id="42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30" w:author="Stjepan Salopek (ssalopek)" w:date="2021-09-13T17:23:00Z">
                  <w:rPr>
                    <w:rStyle w:val="Hyperlink"/>
                    <w:noProof/>
                  </w:rPr>
                </w:rPrChange>
              </w:rPr>
              <w:instrText xml:space="preserve"> </w:instrText>
            </w:r>
            <w:r w:rsidRPr="002F0BD6">
              <w:rPr>
                <w:noProof/>
              </w:rPr>
              <w:instrText>HYPERLINK \l "_Toc82446267"</w:instrText>
            </w:r>
            <w:r w:rsidRPr="00A3456A">
              <w:rPr>
                <w:rStyle w:val="Hyperlink"/>
                <w:rFonts w:ascii="Times New Roman" w:hAnsi="Times New Roman" w:cs="Times New Roman"/>
                <w:noProof/>
                <w:sz w:val="24"/>
                <w:szCs w:val="24"/>
                <w:rPrChange w:id="43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3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33" w:author="Stjepan Salopek (ssalopek)" w:date="2021-09-13T17:23:00Z">
                  <w:rPr>
                    <w:rStyle w:val="Hyperlink"/>
                    <w:noProof/>
                  </w:rPr>
                </w:rPrChange>
              </w:rPr>
              <w:t>3.2.4. Stvaranje klase za strojno učenje</w:t>
            </w:r>
            <w:r w:rsidRPr="002F0BD6">
              <w:rPr>
                <w:noProof/>
                <w:webHidden/>
              </w:rPr>
              <w:tab/>
            </w:r>
            <w:r w:rsidRPr="002F0BD6">
              <w:rPr>
                <w:noProof/>
                <w:webHidden/>
              </w:rPr>
              <w:fldChar w:fldCharType="begin"/>
            </w:r>
            <w:r w:rsidRPr="002F0BD6">
              <w:rPr>
                <w:noProof/>
                <w:webHidden/>
              </w:rPr>
              <w:instrText xml:space="preserve"> PAGEREF _Toc82446267 \h </w:instrText>
            </w:r>
          </w:ins>
          <w:r w:rsidRPr="002F0BD6">
            <w:rPr>
              <w:noProof/>
              <w:webHidden/>
            </w:rPr>
          </w:r>
          <w:r w:rsidRPr="002F0BD6">
            <w:rPr>
              <w:noProof/>
              <w:webHidden/>
            </w:rPr>
            <w:fldChar w:fldCharType="separate"/>
          </w:r>
          <w:ins w:id="434" w:author="Stjepan Salopek (ssalopek)" w:date="2021-09-13T17:23:00Z">
            <w:r w:rsidRPr="002F0BD6">
              <w:rPr>
                <w:noProof/>
                <w:webHidden/>
              </w:rPr>
              <w:t>24</w:t>
            </w:r>
            <w:r w:rsidRPr="002F0BD6">
              <w:rPr>
                <w:noProof/>
                <w:webHidden/>
              </w:rPr>
              <w:fldChar w:fldCharType="end"/>
            </w:r>
            <w:r w:rsidRPr="00A3456A">
              <w:rPr>
                <w:rStyle w:val="Hyperlink"/>
                <w:rFonts w:ascii="Times New Roman" w:hAnsi="Times New Roman" w:cs="Times New Roman"/>
                <w:noProof/>
                <w:sz w:val="24"/>
                <w:szCs w:val="24"/>
                <w:rPrChange w:id="435" w:author="Stjepan Salopek (ssalopek)" w:date="2021-09-13T17:23:00Z">
                  <w:rPr>
                    <w:rStyle w:val="Hyperlink"/>
                    <w:noProof/>
                  </w:rPr>
                </w:rPrChange>
              </w:rPr>
              <w:fldChar w:fldCharType="end"/>
            </w:r>
          </w:ins>
        </w:p>
        <w:p w14:paraId="0564F53A" w14:textId="5A7EB1CF" w:rsidR="00A3456A" w:rsidRPr="002F0BD6" w:rsidRDefault="00A3456A" w:rsidP="004D6649">
          <w:pPr>
            <w:pStyle w:val="TOC3"/>
            <w:rPr>
              <w:ins w:id="436" w:author="Stjepan Salopek (ssalopek)" w:date="2021-09-13T17:23:00Z"/>
              <w:rFonts w:eastAsiaTheme="minorEastAsia"/>
              <w:noProof/>
            </w:rPr>
          </w:pPr>
          <w:ins w:id="437" w:author="Stjepan Salopek (ssalopek)" w:date="2021-09-13T17:23:00Z">
            <w:r w:rsidRPr="00A3456A">
              <w:rPr>
                <w:rStyle w:val="Hyperlink"/>
                <w:rFonts w:ascii="Times New Roman" w:hAnsi="Times New Roman" w:cs="Times New Roman"/>
                <w:noProof/>
                <w:sz w:val="24"/>
                <w:szCs w:val="24"/>
                <w:rPrChange w:id="43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39" w:author="Stjepan Salopek (ssalopek)" w:date="2021-09-13T17:23:00Z">
                  <w:rPr>
                    <w:rStyle w:val="Hyperlink"/>
                    <w:noProof/>
                  </w:rPr>
                </w:rPrChange>
              </w:rPr>
              <w:instrText xml:space="preserve"> </w:instrText>
            </w:r>
            <w:r w:rsidRPr="002F0BD6">
              <w:rPr>
                <w:noProof/>
              </w:rPr>
              <w:instrText>HYPERLINK \l "_Toc82446268"</w:instrText>
            </w:r>
            <w:r w:rsidRPr="00A3456A">
              <w:rPr>
                <w:rStyle w:val="Hyperlink"/>
                <w:rFonts w:ascii="Times New Roman" w:hAnsi="Times New Roman" w:cs="Times New Roman"/>
                <w:noProof/>
                <w:sz w:val="24"/>
                <w:szCs w:val="24"/>
                <w:rPrChange w:id="44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4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42" w:author="Stjepan Salopek (ssalopek)" w:date="2021-09-13T17:23:00Z">
                  <w:rPr>
                    <w:rStyle w:val="Hyperlink"/>
                    <w:noProof/>
                  </w:rPr>
                </w:rPrChange>
              </w:rPr>
              <w:t>3.2.5. Implementiranje klase za strojno učenje u Pythonu</w:t>
            </w:r>
            <w:r w:rsidRPr="002F0BD6">
              <w:rPr>
                <w:noProof/>
                <w:webHidden/>
              </w:rPr>
              <w:tab/>
            </w:r>
            <w:r w:rsidRPr="002F0BD6">
              <w:rPr>
                <w:noProof/>
                <w:webHidden/>
              </w:rPr>
              <w:fldChar w:fldCharType="begin"/>
            </w:r>
            <w:r w:rsidRPr="002F0BD6">
              <w:rPr>
                <w:noProof/>
                <w:webHidden/>
              </w:rPr>
              <w:instrText xml:space="preserve"> PAGEREF _Toc82446268 \h </w:instrText>
            </w:r>
          </w:ins>
          <w:r w:rsidRPr="002F0BD6">
            <w:rPr>
              <w:noProof/>
              <w:webHidden/>
            </w:rPr>
          </w:r>
          <w:r w:rsidRPr="002F0BD6">
            <w:rPr>
              <w:noProof/>
              <w:webHidden/>
            </w:rPr>
            <w:fldChar w:fldCharType="separate"/>
          </w:r>
          <w:ins w:id="443" w:author="Stjepan Salopek (ssalopek)" w:date="2021-09-13T17:23:00Z">
            <w:r w:rsidRPr="002F0BD6">
              <w:rPr>
                <w:noProof/>
                <w:webHidden/>
              </w:rPr>
              <w:t>25</w:t>
            </w:r>
            <w:r w:rsidRPr="002F0BD6">
              <w:rPr>
                <w:noProof/>
                <w:webHidden/>
              </w:rPr>
              <w:fldChar w:fldCharType="end"/>
            </w:r>
            <w:r w:rsidRPr="00A3456A">
              <w:rPr>
                <w:rStyle w:val="Hyperlink"/>
                <w:rFonts w:ascii="Times New Roman" w:hAnsi="Times New Roman" w:cs="Times New Roman"/>
                <w:noProof/>
                <w:sz w:val="24"/>
                <w:szCs w:val="24"/>
                <w:rPrChange w:id="444" w:author="Stjepan Salopek (ssalopek)" w:date="2021-09-13T17:23:00Z">
                  <w:rPr>
                    <w:rStyle w:val="Hyperlink"/>
                    <w:noProof/>
                  </w:rPr>
                </w:rPrChange>
              </w:rPr>
              <w:fldChar w:fldCharType="end"/>
            </w:r>
          </w:ins>
        </w:p>
        <w:p w14:paraId="0D20670C" w14:textId="11FEE7E5" w:rsidR="00A3456A" w:rsidRPr="00A3456A" w:rsidRDefault="00A3456A">
          <w:pPr>
            <w:pStyle w:val="TOC2"/>
            <w:rPr>
              <w:ins w:id="445" w:author="Stjepan Salopek (ssalopek)" w:date="2021-09-13T17:23:00Z"/>
              <w:rFonts w:ascii="Times New Roman" w:eastAsiaTheme="minorEastAsia" w:hAnsi="Times New Roman" w:cs="Times New Roman"/>
              <w:noProof/>
              <w:sz w:val="24"/>
              <w:szCs w:val="24"/>
              <w:rPrChange w:id="446" w:author="Stjepan Salopek (ssalopek)" w:date="2021-09-13T17:23:00Z">
                <w:rPr>
                  <w:ins w:id="447" w:author="Stjepan Salopek (ssalopek)" w:date="2021-09-13T17:23:00Z"/>
                  <w:rFonts w:eastAsiaTheme="minorEastAsia"/>
                  <w:noProof/>
                </w:rPr>
              </w:rPrChange>
            </w:rPr>
          </w:pPr>
          <w:ins w:id="448" w:author="Stjepan Salopek (ssalopek)" w:date="2021-09-13T17:23:00Z">
            <w:r w:rsidRPr="00A3456A">
              <w:rPr>
                <w:rStyle w:val="Hyperlink"/>
                <w:rFonts w:ascii="Times New Roman" w:hAnsi="Times New Roman" w:cs="Times New Roman"/>
                <w:noProof/>
                <w:sz w:val="24"/>
                <w:szCs w:val="24"/>
                <w:rPrChange w:id="449" w:author="Stjepan Salopek (ssalopek)" w:date="2021-09-13T17:23:00Z">
                  <w:rPr>
                    <w:rStyle w:val="Hyperlink"/>
                    <w:noProof/>
                  </w:rPr>
                </w:rPrChange>
              </w:rPr>
              <w:lastRenderedPageBreak/>
              <w:fldChar w:fldCharType="begin"/>
            </w:r>
            <w:r w:rsidRPr="00A3456A">
              <w:rPr>
                <w:rStyle w:val="Hyperlink"/>
                <w:rFonts w:ascii="Times New Roman" w:hAnsi="Times New Roman" w:cs="Times New Roman"/>
                <w:noProof/>
                <w:sz w:val="24"/>
                <w:szCs w:val="24"/>
                <w:rPrChange w:id="45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51" w:author="Stjepan Salopek (ssalopek)" w:date="2021-09-13T17:23:00Z">
                  <w:rPr>
                    <w:noProof/>
                  </w:rPr>
                </w:rPrChange>
              </w:rPr>
              <w:instrText>HYPERLINK \l "_Toc82446269"</w:instrText>
            </w:r>
            <w:r w:rsidRPr="00A3456A">
              <w:rPr>
                <w:rStyle w:val="Hyperlink"/>
                <w:rFonts w:ascii="Times New Roman" w:hAnsi="Times New Roman" w:cs="Times New Roman"/>
                <w:noProof/>
                <w:sz w:val="24"/>
                <w:szCs w:val="24"/>
                <w:rPrChange w:id="45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5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54" w:author="Stjepan Salopek (ssalopek)" w:date="2021-09-13T17:23:00Z">
                  <w:rPr>
                    <w:rStyle w:val="Hyperlink"/>
                    <w:noProof/>
                  </w:rPr>
                </w:rPrChange>
              </w:rPr>
              <w:t>3.3. Rad sa kreiranom neuronskom mrežom</w:t>
            </w:r>
            <w:r w:rsidRPr="00A3456A">
              <w:rPr>
                <w:rFonts w:ascii="Times New Roman" w:hAnsi="Times New Roman" w:cs="Times New Roman"/>
                <w:noProof/>
                <w:webHidden/>
                <w:sz w:val="24"/>
                <w:szCs w:val="24"/>
                <w:rPrChange w:id="455" w:author="Stjepan Salopek (ssalopek)" w:date="2021-09-13T17:23:00Z">
                  <w:rPr>
                    <w:noProof/>
                    <w:webHidden/>
                  </w:rPr>
                </w:rPrChange>
              </w:rPr>
              <w:tab/>
            </w:r>
            <w:r w:rsidRPr="00A3456A">
              <w:rPr>
                <w:rFonts w:ascii="Times New Roman" w:hAnsi="Times New Roman" w:cs="Times New Roman"/>
                <w:noProof/>
                <w:webHidden/>
                <w:sz w:val="24"/>
                <w:szCs w:val="24"/>
                <w:rPrChange w:id="45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57" w:author="Stjepan Salopek (ssalopek)" w:date="2021-09-13T17:23:00Z">
                  <w:rPr>
                    <w:noProof/>
                    <w:webHidden/>
                  </w:rPr>
                </w:rPrChange>
              </w:rPr>
              <w:instrText xml:space="preserve"> PAGEREF _Toc82446269 \h </w:instrText>
            </w:r>
          </w:ins>
          <w:r w:rsidRPr="00A3456A">
            <w:rPr>
              <w:rFonts w:ascii="Times New Roman" w:hAnsi="Times New Roman" w:cs="Times New Roman"/>
              <w:noProof/>
              <w:webHidden/>
              <w:sz w:val="24"/>
              <w:szCs w:val="24"/>
              <w:rPrChange w:id="45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59" w:author="Stjepan Salopek (ssalopek)" w:date="2021-09-13T17:23:00Z">
                <w:rPr>
                  <w:noProof/>
                  <w:webHidden/>
                </w:rPr>
              </w:rPrChange>
            </w:rPr>
            <w:fldChar w:fldCharType="separate"/>
          </w:r>
          <w:ins w:id="460" w:author="Stjepan Salopek (ssalopek)" w:date="2021-09-13T17:23:00Z">
            <w:r w:rsidRPr="00A3456A">
              <w:rPr>
                <w:rFonts w:ascii="Times New Roman" w:hAnsi="Times New Roman" w:cs="Times New Roman"/>
                <w:noProof/>
                <w:webHidden/>
                <w:sz w:val="24"/>
                <w:szCs w:val="24"/>
                <w:rPrChange w:id="461" w:author="Stjepan Salopek (ssalopek)" w:date="2021-09-13T17:23:00Z">
                  <w:rPr>
                    <w:noProof/>
                    <w:webHidden/>
                  </w:rPr>
                </w:rPrChange>
              </w:rPr>
              <w:t>26</w:t>
            </w:r>
            <w:r w:rsidRPr="00A3456A">
              <w:rPr>
                <w:rFonts w:ascii="Times New Roman" w:hAnsi="Times New Roman" w:cs="Times New Roman"/>
                <w:noProof/>
                <w:webHidden/>
                <w:sz w:val="24"/>
                <w:szCs w:val="24"/>
                <w:rPrChange w:id="46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63" w:author="Stjepan Salopek (ssalopek)" w:date="2021-09-13T17:23:00Z">
                  <w:rPr>
                    <w:rStyle w:val="Hyperlink"/>
                    <w:noProof/>
                  </w:rPr>
                </w:rPrChange>
              </w:rPr>
              <w:fldChar w:fldCharType="end"/>
            </w:r>
          </w:ins>
        </w:p>
        <w:p w14:paraId="2F1DFAF2" w14:textId="2A7C3886" w:rsidR="00A3456A" w:rsidRPr="00A3456A" w:rsidRDefault="00A3456A">
          <w:pPr>
            <w:pStyle w:val="TOC2"/>
            <w:rPr>
              <w:ins w:id="464" w:author="Stjepan Salopek (ssalopek)" w:date="2021-09-13T17:23:00Z"/>
              <w:rFonts w:ascii="Times New Roman" w:eastAsiaTheme="minorEastAsia" w:hAnsi="Times New Roman" w:cs="Times New Roman"/>
              <w:noProof/>
              <w:sz w:val="24"/>
              <w:szCs w:val="24"/>
              <w:rPrChange w:id="465" w:author="Stjepan Salopek (ssalopek)" w:date="2021-09-13T17:23:00Z">
                <w:rPr>
                  <w:ins w:id="466" w:author="Stjepan Salopek (ssalopek)" w:date="2021-09-13T17:23:00Z"/>
                  <w:rFonts w:eastAsiaTheme="minorEastAsia"/>
                  <w:noProof/>
                </w:rPr>
              </w:rPrChange>
            </w:rPr>
          </w:pPr>
          <w:ins w:id="467" w:author="Stjepan Salopek (ssalopek)" w:date="2021-09-13T17:23:00Z">
            <w:r w:rsidRPr="00A3456A">
              <w:rPr>
                <w:rStyle w:val="Hyperlink"/>
                <w:rFonts w:ascii="Times New Roman" w:hAnsi="Times New Roman" w:cs="Times New Roman"/>
                <w:noProof/>
                <w:sz w:val="24"/>
                <w:szCs w:val="24"/>
                <w:rPrChange w:id="46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6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70" w:author="Stjepan Salopek (ssalopek)" w:date="2021-09-13T17:23:00Z">
                  <w:rPr>
                    <w:noProof/>
                  </w:rPr>
                </w:rPrChange>
              </w:rPr>
              <w:instrText>HYPERLINK \l "_Toc82446270"</w:instrText>
            </w:r>
            <w:r w:rsidRPr="00A3456A">
              <w:rPr>
                <w:rStyle w:val="Hyperlink"/>
                <w:rFonts w:ascii="Times New Roman" w:hAnsi="Times New Roman" w:cs="Times New Roman"/>
                <w:noProof/>
                <w:sz w:val="24"/>
                <w:szCs w:val="24"/>
                <w:rPrChange w:id="47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7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73" w:author="Stjepan Salopek (ssalopek)" w:date="2021-09-13T17:23:00Z">
                  <w:rPr>
                    <w:rStyle w:val="Hyperlink"/>
                    <w:noProof/>
                  </w:rPr>
                </w:rPrChange>
              </w:rPr>
              <w:t>3.4. Rad i analiza rezultata</w:t>
            </w:r>
            <w:r w:rsidRPr="00A3456A">
              <w:rPr>
                <w:rFonts w:ascii="Times New Roman" w:hAnsi="Times New Roman" w:cs="Times New Roman"/>
                <w:noProof/>
                <w:webHidden/>
                <w:sz w:val="24"/>
                <w:szCs w:val="24"/>
                <w:rPrChange w:id="474" w:author="Stjepan Salopek (ssalopek)" w:date="2021-09-13T17:23:00Z">
                  <w:rPr>
                    <w:noProof/>
                    <w:webHidden/>
                  </w:rPr>
                </w:rPrChange>
              </w:rPr>
              <w:tab/>
            </w:r>
            <w:r w:rsidRPr="00A3456A">
              <w:rPr>
                <w:rFonts w:ascii="Times New Roman" w:hAnsi="Times New Roman" w:cs="Times New Roman"/>
                <w:noProof/>
                <w:webHidden/>
                <w:sz w:val="24"/>
                <w:szCs w:val="24"/>
                <w:rPrChange w:id="47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76" w:author="Stjepan Salopek (ssalopek)" w:date="2021-09-13T17:23:00Z">
                  <w:rPr>
                    <w:noProof/>
                    <w:webHidden/>
                  </w:rPr>
                </w:rPrChange>
              </w:rPr>
              <w:instrText xml:space="preserve"> PAGEREF _Toc82446270 \h </w:instrText>
            </w:r>
          </w:ins>
          <w:r w:rsidRPr="00A3456A">
            <w:rPr>
              <w:rFonts w:ascii="Times New Roman" w:hAnsi="Times New Roman" w:cs="Times New Roman"/>
              <w:noProof/>
              <w:webHidden/>
              <w:sz w:val="24"/>
              <w:szCs w:val="24"/>
              <w:rPrChange w:id="47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78" w:author="Stjepan Salopek (ssalopek)" w:date="2021-09-13T17:23:00Z">
                <w:rPr>
                  <w:noProof/>
                  <w:webHidden/>
                </w:rPr>
              </w:rPrChange>
            </w:rPr>
            <w:fldChar w:fldCharType="separate"/>
          </w:r>
          <w:ins w:id="479" w:author="Stjepan Salopek (ssalopek)" w:date="2021-09-13T17:23:00Z">
            <w:r w:rsidRPr="00A3456A">
              <w:rPr>
                <w:rFonts w:ascii="Times New Roman" w:hAnsi="Times New Roman" w:cs="Times New Roman"/>
                <w:noProof/>
                <w:webHidden/>
                <w:sz w:val="24"/>
                <w:szCs w:val="24"/>
                <w:rPrChange w:id="480" w:author="Stjepan Salopek (ssalopek)" w:date="2021-09-13T17:23:00Z">
                  <w:rPr>
                    <w:noProof/>
                    <w:webHidden/>
                  </w:rPr>
                </w:rPrChange>
              </w:rPr>
              <w:t>27</w:t>
            </w:r>
            <w:r w:rsidRPr="00A3456A">
              <w:rPr>
                <w:rFonts w:ascii="Times New Roman" w:hAnsi="Times New Roman" w:cs="Times New Roman"/>
                <w:noProof/>
                <w:webHidden/>
                <w:sz w:val="24"/>
                <w:szCs w:val="24"/>
                <w:rPrChange w:id="48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82" w:author="Stjepan Salopek (ssalopek)" w:date="2021-09-13T17:23:00Z">
                  <w:rPr>
                    <w:rStyle w:val="Hyperlink"/>
                    <w:noProof/>
                  </w:rPr>
                </w:rPrChange>
              </w:rPr>
              <w:fldChar w:fldCharType="end"/>
            </w:r>
          </w:ins>
        </w:p>
        <w:p w14:paraId="2C30E99C" w14:textId="7527174F" w:rsidR="00A3456A" w:rsidRPr="00A3456A" w:rsidRDefault="00A3456A">
          <w:pPr>
            <w:pStyle w:val="TOC1"/>
            <w:spacing w:line="360" w:lineRule="auto"/>
            <w:rPr>
              <w:ins w:id="483" w:author="Stjepan Salopek (ssalopek)" w:date="2021-09-13T17:23:00Z"/>
              <w:rFonts w:ascii="Times New Roman" w:eastAsiaTheme="minorEastAsia" w:hAnsi="Times New Roman" w:cs="Times New Roman"/>
              <w:noProof/>
              <w:sz w:val="24"/>
              <w:szCs w:val="24"/>
              <w:rPrChange w:id="484" w:author="Stjepan Salopek (ssalopek)" w:date="2021-09-13T17:23:00Z">
                <w:rPr>
                  <w:ins w:id="485" w:author="Stjepan Salopek (ssalopek)" w:date="2021-09-13T17:23:00Z"/>
                  <w:rFonts w:eastAsiaTheme="minorEastAsia"/>
                  <w:noProof/>
                </w:rPr>
              </w:rPrChange>
            </w:rPr>
            <w:pPrChange w:id="486" w:author="Stjepan Salopek (ssalopek)" w:date="2021-09-13T17:24:00Z">
              <w:pPr>
                <w:pStyle w:val="TOC1"/>
              </w:pPr>
            </w:pPrChange>
          </w:pPr>
          <w:ins w:id="487" w:author="Stjepan Salopek (ssalopek)" w:date="2021-09-13T17:23:00Z">
            <w:r w:rsidRPr="00A3456A">
              <w:rPr>
                <w:rStyle w:val="Hyperlink"/>
                <w:rFonts w:ascii="Times New Roman" w:hAnsi="Times New Roman" w:cs="Times New Roman"/>
                <w:noProof/>
                <w:sz w:val="24"/>
                <w:szCs w:val="24"/>
                <w:rPrChange w:id="48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8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90" w:author="Stjepan Salopek (ssalopek)" w:date="2021-09-13T17:23:00Z">
                  <w:rPr>
                    <w:noProof/>
                  </w:rPr>
                </w:rPrChange>
              </w:rPr>
              <w:instrText>HYPERLINK \l "_Toc82446271"</w:instrText>
            </w:r>
            <w:r w:rsidRPr="00A3456A">
              <w:rPr>
                <w:rStyle w:val="Hyperlink"/>
                <w:rFonts w:ascii="Times New Roman" w:hAnsi="Times New Roman" w:cs="Times New Roman"/>
                <w:noProof/>
                <w:sz w:val="24"/>
                <w:szCs w:val="24"/>
                <w:rPrChange w:id="49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9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93" w:author="Stjepan Salopek (ssalopek)" w:date="2021-09-13T17:23:00Z">
                  <w:rPr>
                    <w:rStyle w:val="Hyperlink"/>
                    <w:noProof/>
                  </w:rPr>
                </w:rPrChange>
              </w:rPr>
              <w:t>4. PRAKTIČNI ZADATAK</w:t>
            </w:r>
            <w:r w:rsidRPr="00A3456A">
              <w:rPr>
                <w:rFonts w:ascii="Times New Roman" w:hAnsi="Times New Roman" w:cs="Times New Roman"/>
                <w:noProof/>
                <w:webHidden/>
                <w:sz w:val="24"/>
                <w:szCs w:val="24"/>
                <w:rPrChange w:id="494" w:author="Stjepan Salopek (ssalopek)" w:date="2021-09-13T17:23:00Z">
                  <w:rPr>
                    <w:noProof/>
                    <w:webHidden/>
                  </w:rPr>
                </w:rPrChange>
              </w:rPr>
              <w:tab/>
            </w:r>
            <w:r w:rsidRPr="00A3456A">
              <w:rPr>
                <w:rFonts w:ascii="Times New Roman" w:hAnsi="Times New Roman" w:cs="Times New Roman"/>
                <w:noProof/>
                <w:webHidden/>
                <w:sz w:val="24"/>
                <w:szCs w:val="24"/>
                <w:rPrChange w:id="49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96" w:author="Stjepan Salopek (ssalopek)" w:date="2021-09-13T17:23:00Z">
                  <w:rPr>
                    <w:noProof/>
                    <w:webHidden/>
                  </w:rPr>
                </w:rPrChange>
              </w:rPr>
              <w:instrText xml:space="preserve"> PAGEREF _Toc82446271 \h </w:instrText>
            </w:r>
          </w:ins>
          <w:r w:rsidRPr="00A3456A">
            <w:rPr>
              <w:rFonts w:ascii="Times New Roman" w:hAnsi="Times New Roman" w:cs="Times New Roman"/>
              <w:noProof/>
              <w:webHidden/>
              <w:sz w:val="24"/>
              <w:szCs w:val="24"/>
              <w:rPrChange w:id="49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98" w:author="Stjepan Salopek (ssalopek)" w:date="2021-09-13T17:23:00Z">
                <w:rPr>
                  <w:noProof/>
                  <w:webHidden/>
                </w:rPr>
              </w:rPrChange>
            </w:rPr>
            <w:fldChar w:fldCharType="separate"/>
          </w:r>
          <w:ins w:id="499" w:author="Stjepan Salopek (ssalopek)" w:date="2021-09-13T17:23:00Z">
            <w:r w:rsidRPr="00A3456A">
              <w:rPr>
                <w:rFonts w:ascii="Times New Roman" w:hAnsi="Times New Roman" w:cs="Times New Roman"/>
                <w:noProof/>
                <w:webHidden/>
                <w:sz w:val="24"/>
                <w:szCs w:val="24"/>
                <w:rPrChange w:id="500" w:author="Stjepan Salopek (ssalopek)" w:date="2021-09-13T17:23:00Z">
                  <w:rPr>
                    <w:noProof/>
                    <w:webHidden/>
                  </w:rPr>
                </w:rPrChange>
              </w:rPr>
              <w:t>28</w:t>
            </w:r>
            <w:r w:rsidRPr="00A3456A">
              <w:rPr>
                <w:rFonts w:ascii="Times New Roman" w:hAnsi="Times New Roman" w:cs="Times New Roman"/>
                <w:noProof/>
                <w:webHidden/>
                <w:sz w:val="24"/>
                <w:szCs w:val="24"/>
                <w:rPrChange w:id="50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02" w:author="Stjepan Salopek (ssalopek)" w:date="2021-09-13T17:23:00Z">
                  <w:rPr>
                    <w:rStyle w:val="Hyperlink"/>
                    <w:noProof/>
                  </w:rPr>
                </w:rPrChange>
              </w:rPr>
              <w:fldChar w:fldCharType="end"/>
            </w:r>
          </w:ins>
        </w:p>
        <w:p w14:paraId="6B7EDB63" w14:textId="6B52C607" w:rsidR="00A3456A" w:rsidRPr="00A3456A" w:rsidRDefault="00A3456A">
          <w:pPr>
            <w:pStyle w:val="TOC2"/>
            <w:rPr>
              <w:ins w:id="503" w:author="Stjepan Salopek (ssalopek)" w:date="2021-09-13T17:23:00Z"/>
              <w:rFonts w:ascii="Times New Roman" w:eastAsiaTheme="minorEastAsia" w:hAnsi="Times New Roman" w:cs="Times New Roman"/>
              <w:noProof/>
              <w:sz w:val="24"/>
              <w:szCs w:val="24"/>
              <w:rPrChange w:id="504" w:author="Stjepan Salopek (ssalopek)" w:date="2021-09-13T17:23:00Z">
                <w:rPr>
                  <w:ins w:id="505" w:author="Stjepan Salopek (ssalopek)" w:date="2021-09-13T17:23:00Z"/>
                  <w:rFonts w:eastAsiaTheme="minorEastAsia"/>
                  <w:noProof/>
                </w:rPr>
              </w:rPrChange>
            </w:rPr>
          </w:pPr>
          <w:ins w:id="506" w:author="Stjepan Salopek (ssalopek)" w:date="2021-09-13T17:23:00Z">
            <w:r w:rsidRPr="00A3456A">
              <w:rPr>
                <w:rStyle w:val="Hyperlink"/>
                <w:rFonts w:ascii="Times New Roman" w:hAnsi="Times New Roman" w:cs="Times New Roman"/>
                <w:noProof/>
                <w:sz w:val="24"/>
                <w:szCs w:val="24"/>
                <w:rPrChange w:id="50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0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09" w:author="Stjepan Salopek (ssalopek)" w:date="2021-09-13T17:23:00Z">
                  <w:rPr>
                    <w:noProof/>
                  </w:rPr>
                </w:rPrChange>
              </w:rPr>
              <w:instrText>HYPERLINK \l "_Toc82446272"</w:instrText>
            </w:r>
            <w:r w:rsidRPr="00A3456A">
              <w:rPr>
                <w:rStyle w:val="Hyperlink"/>
                <w:rFonts w:ascii="Times New Roman" w:hAnsi="Times New Roman" w:cs="Times New Roman"/>
                <w:noProof/>
                <w:sz w:val="24"/>
                <w:szCs w:val="24"/>
                <w:rPrChange w:id="51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1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12" w:author="Stjepan Salopek (ssalopek)" w:date="2021-09-13T17:23:00Z">
                  <w:rPr>
                    <w:rStyle w:val="Hyperlink"/>
                    <w:noProof/>
                  </w:rPr>
                </w:rPrChange>
              </w:rPr>
              <w:t>4.1. Plan rada</w:t>
            </w:r>
            <w:r w:rsidRPr="00A3456A">
              <w:rPr>
                <w:rFonts w:ascii="Times New Roman" w:hAnsi="Times New Roman" w:cs="Times New Roman"/>
                <w:noProof/>
                <w:webHidden/>
                <w:sz w:val="24"/>
                <w:szCs w:val="24"/>
                <w:rPrChange w:id="513" w:author="Stjepan Salopek (ssalopek)" w:date="2021-09-13T17:23:00Z">
                  <w:rPr>
                    <w:noProof/>
                    <w:webHidden/>
                  </w:rPr>
                </w:rPrChange>
              </w:rPr>
              <w:tab/>
            </w:r>
            <w:r w:rsidRPr="00A3456A">
              <w:rPr>
                <w:rFonts w:ascii="Times New Roman" w:hAnsi="Times New Roman" w:cs="Times New Roman"/>
                <w:noProof/>
                <w:webHidden/>
                <w:sz w:val="24"/>
                <w:szCs w:val="24"/>
                <w:rPrChange w:id="51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15" w:author="Stjepan Salopek (ssalopek)" w:date="2021-09-13T17:23:00Z">
                  <w:rPr>
                    <w:noProof/>
                    <w:webHidden/>
                  </w:rPr>
                </w:rPrChange>
              </w:rPr>
              <w:instrText xml:space="preserve"> PAGEREF _Toc82446272 \h </w:instrText>
            </w:r>
          </w:ins>
          <w:r w:rsidRPr="00A3456A">
            <w:rPr>
              <w:rFonts w:ascii="Times New Roman" w:hAnsi="Times New Roman" w:cs="Times New Roman"/>
              <w:noProof/>
              <w:webHidden/>
              <w:sz w:val="24"/>
              <w:szCs w:val="24"/>
              <w:rPrChange w:id="51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17" w:author="Stjepan Salopek (ssalopek)" w:date="2021-09-13T17:23:00Z">
                <w:rPr>
                  <w:noProof/>
                  <w:webHidden/>
                </w:rPr>
              </w:rPrChange>
            </w:rPr>
            <w:fldChar w:fldCharType="separate"/>
          </w:r>
          <w:ins w:id="518" w:author="Stjepan Salopek (ssalopek)" w:date="2021-09-13T17:23:00Z">
            <w:r w:rsidRPr="00A3456A">
              <w:rPr>
                <w:rFonts w:ascii="Times New Roman" w:hAnsi="Times New Roman" w:cs="Times New Roman"/>
                <w:noProof/>
                <w:webHidden/>
                <w:sz w:val="24"/>
                <w:szCs w:val="24"/>
                <w:rPrChange w:id="519" w:author="Stjepan Salopek (ssalopek)" w:date="2021-09-13T17:23:00Z">
                  <w:rPr>
                    <w:noProof/>
                    <w:webHidden/>
                  </w:rPr>
                </w:rPrChange>
              </w:rPr>
              <w:t>28</w:t>
            </w:r>
            <w:r w:rsidRPr="00A3456A">
              <w:rPr>
                <w:rFonts w:ascii="Times New Roman" w:hAnsi="Times New Roman" w:cs="Times New Roman"/>
                <w:noProof/>
                <w:webHidden/>
                <w:sz w:val="24"/>
                <w:szCs w:val="24"/>
                <w:rPrChange w:id="52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21" w:author="Stjepan Salopek (ssalopek)" w:date="2021-09-13T17:23:00Z">
                  <w:rPr>
                    <w:rStyle w:val="Hyperlink"/>
                    <w:noProof/>
                  </w:rPr>
                </w:rPrChange>
              </w:rPr>
              <w:fldChar w:fldCharType="end"/>
            </w:r>
          </w:ins>
        </w:p>
        <w:p w14:paraId="7CB35D5F" w14:textId="1C0BE5EF" w:rsidR="00A3456A" w:rsidRPr="00A3456A" w:rsidRDefault="00A3456A">
          <w:pPr>
            <w:pStyle w:val="TOC2"/>
            <w:rPr>
              <w:ins w:id="522" w:author="Stjepan Salopek (ssalopek)" w:date="2021-09-13T17:23:00Z"/>
              <w:rFonts w:ascii="Times New Roman" w:eastAsiaTheme="minorEastAsia" w:hAnsi="Times New Roman" w:cs="Times New Roman"/>
              <w:noProof/>
              <w:sz w:val="24"/>
              <w:szCs w:val="24"/>
              <w:rPrChange w:id="523" w:author="Stjepan Salopek (ssalopek)" w:date="2021-09-13T17:23:00Z">
                <w:rPr>
                  <w:ins w:id="524" w:author="Stjepan Salopek (ssalopek)" w:date="2021-09-13T17:23:00Z"/>
                  <w:rFonts w:eastAsiaTheme="minorEastAsia"/>
                  <w:noProof/>
                </w:rPr>
              </w:rPrChange>
            </w:rPr>
          </w:pPr>
          <w:ins w:id="525" w:author="Stjepan Salopek (ssalopek)" w:date="2021-09-13T17:23:00Z">
            <w:r w:rsidRPr="00A3456A">
              <w:rPr>
                <w:rStyle w:val="Hyperlink"/>
                <w:rFonts w:ascii="Times New Roman" w:hAnsi="Times New Roman" w:cs="Times New Roman"/>
                <w:noProof/>
                <w:sz w:val="24"/>
                <w:szCs w:val="24"/>
                <w:rPrChange w:id="52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2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28" w:author="Stjepan Salopek (ssalopek)" w:date="2021-09-13T17:23:00Z">
                  <w:rPr>
                    <w:noProof/>
                  </w:rPr>
                </w:rPrChange>
              </w:rPr>
              <w:instrText>HYPERLINK \l "_Toc82446273"</w:instrText>
            </w:r>
            <w:r w:rsidRPr="00A3456A">
              <w:rPr>
                <w:rStyle w:val="Hyperlink"/>
                <w:rFonts w:ascii="Times New Roman" w:hAnsi="Times New Roman" w:cs="Times New Roman"/>
                <w:noProof/>
                <w:sz w:val="24"/>
                <w:szCs w:val="24"/>
                <w:rPrChange w:id="52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3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31" w:author="Stjepan Salopek (ssalopek)" w:date="2021-09-13T17:23:00Z">
                  <w:rPr>
                    <w:rStyle w:val="Hyperlink"/>
                    <w:noProof/>
                  </w:rPr>
                </w:rPrChange>
              </w:rPr>
              <w:t>4.2. Postavljanje razvojnog okruženja</w:t>
            </w:r>
            <w:r w:rsidRPr="00A3456A">
              <w:rPr>
                <w:rFonts w:ascii="Times New Roman" w:hAnsi="Times New Roman" w:cs="Times New Roman"/>
                <w:noProof/>
                <w:webHidden/>
                <w:sz w:val="24"/>
                <w:szCs w:val="24"/>
                <w:rPrChange w:id="532" w:author="Stjepan Salopek (ssalopek)" w:date="2021-09-13T17:23:00Z">
                  <w:rPr>
                    <w:noProof/>
                    <w:webHidden/>
                  </w:rPr>
                </w:rPrChange>
              </w:rPr>
              <w:tab/>
            </w:r>
            <w:r w:rsidRPr="00A3456A">
              <w:rPr>
                <w:rFonts w:ascii="Times New Roman" w:hAnsi="Times New Roman" w:cs="Times New Roman"/>
                <w:noProof/>
                <w:webHidden/>
                <w:sz w:val="24"/>
                <w:szCs w:val="24"/>
                <w:rPrChange w:id="53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34" w:author="Stjepan Salopek (ssalopek)" w:date="2021-09-13T17:23:00Z">
                  <w:rPr>
                    <w:noProof/>
                    <w:webHidden/>
                  </w:rPr>
                </w:rPrChange>
              </w:rPr>
              <w:instrText xml:space="preserve"> PAGEREF _Toc82446273 \h </w:instrText>
            </w:r>
          </w:ins>
          <w:r w:rsidRPr="00A3456A">
            <w:rPr>
              <w:rFonts w:ascii="Times New Roman" w:hAnsi="Times New Roman" w:cs="Times New Roman"/>
              <w:noProof/>
              <w:webHidden/>
              <w:sz w:val="24"/>
              <w:szCs w:val="24"/>
              <w:rPrChange w:id="53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36" w:author="Stjepan Salopek (ssalopek)" w:date="2021-09-13T17:23:00Z">
                <w:rPr>
                  <w:noProof/>
                  <w:webHidden/>
                </w:rPr>
              </w:rPrChange>
            </w:rPr>
            <w:fldChar w:fldCharType="separate"/>
          </w:r>
          <w:ins w:id="537" w:author="Stjepan Salopek (ssalopek)" w:date="2021-09-13T17:23:00Z">
            <w:r w:rsidRPr="00A3456A">
              <w:rPr>
                <w:rFonts w:ascii="Times New Roman" w:hAnsi="Times New Roman" w:cs="Times New Roman"/>
                <w:noProof/>
                <w:webHidden/>
                <w:sz w:val="24"/>
                <w:szCs w:val="24"/>
                <w:rPrChange w:id="538" w:author="Stjepan Salopek (ssalopek)" w:date="2021-09-13T17:23:00Z">
                  <w:rPr>
                    <w:noProof/>
                    <w:webHidden/>
                  </w:rPr>
                </w:rPrChange>
              </w:rPr>
              <w:t>28</w:t>
            </w:r>
            <w:r w:rsidRPr="00A3456A">
              <w:rPr>
                <w:rFonts w:ascii="Times New Roman" w:hAnsi="Times New Roman" w:cs="Times New Roman"/>
                <w:noProof/>
                <w:webHidden/>
                <w:sz w:val="24"/>
                <w:szCs w:val="24"/>
                <w:rPrChange w:id="53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40" w:author="Stjepan Salopek (ssalopek)" w:date="2021-09-13T17:23:00Z">
                  <w:rPr>
                    <w:rStyle w:val="Hyperlink"/>
                    <w:noProof/>
                  </w:rPr>
                </w:rPrChange>
              </w:rPr>
              <w:fldChar w:fldCharType="end"/>
            </w:r>
          </w:ins>
        </w:p>
        <w:p w14:paraId="081201D2" w14:textId="4DC366BB" w:rsidR="00A3456A" w:rsidRPr="00A3456A" w:rsidRDefault="00A3456A">
          <w:pPr>
            <w:pStyle w:val="TOC2"/>
            <w:rPr>
              <w:ins w:id="541" w:author="Stjepan Salopek (ssalopek)" w:date="2021-09-13T17:23:00Z"/>
              <w:rFonts w:ascii="Times New Roman" w:eastAsiaTheme="minorEastAsia" w:hAnsi="Times New Roman" w:cs="Times New Roman"/>
              <w:noProof/>
              <w:sz w:val="24"/>
              <w:szCs w:val="24"/>
              <w:rPrChange w:id="542" w:author="Stjepan Salopek (ssalopek)" w:date="2021-09-13T17:23:00Z">
                <w:rPr>
                  <w:ins w:id="543" w:author="Stjepan Salopek (ssalopek)" w:date="2021-09-13T17:23:00Z"/>
                  <w:rFonts w:eastAsiaTheme="minorEastAsia"/>
                  <w:noProof/>
                </w:rPr>
              </w:rPrChange>
            </w:rPr>
          </w:pPr>
          <w:ins w:id="544" w:author="Stjepan Salopek (ssalopek)" w:date="2021-09-13T17:23:00Z">
            <w:r w:rsidRPr="00A3456A">
              <w:rPr>
                <w:rStyle w:val="Hyperlink"/>
                <w:rFonts w:ascii="Times New Roman" w:hAnsi="Times New Roman" w:cs="Times New Roman"/>
                <w:noProof/>
                <w:sz w:val="24"/>
                <w:szCs w:val="24"/>
                <w:rPrChange w:id="54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4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47" w:author="Stjepan Salopek (ssalopek)" w:date="2021-09-13T17:23:00Z">
                  <w:rPr>
                    <w:noProof/>
                  </w:rPr>
                </w:rPrChange>
              </w:rPr>
              <w:instrText>HYPERLINK \l "_Toc82446274"</w:instrText>
            </w:r>
            <w:r w:rsidRPr="00A3456A">
              <w:rPr>
                <w:rStyle w:val="Hyperlink"/>
                <w:rFonts w:ascii="Times New Roman" w:hAnsi="Times New Roman" w:cs="Times New Roman"/>
                <w:noProof/>
                <w:sz w:val="24"/>
                <w:szCs w:val="24"/>
                <w:rPrChange w:id="54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4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50" w:author="Stjepan Salopek (ssalopek)" w:date="2021-09-13T17:23:00Z">
                  <w:rPr>
                    <w:rStyle w:val="Hyperlink"/>
                    <w:noProof/>
                  </w:rPr>
                </w:rPrChange>
              </w:rPr>
              <w:t>4.3. Preuzimanje podatkovnog skupa</w:t>
            </w:r>
            <w:r w:rsidRPr="00A3456A">
              <w:rPr>
                <w:rFonts w:ascii="Times New Roman" w:hAnsi="Times New Roman" w:cs="Times New Roman"/>
                <w:noProof/>
                <w:webHidden/>
                <w:sz w:val="24"/>
                <w:szCs w:val="24"/>
                <w:rPrChange w:id="551" w:author="Stjepan Salopek (ssalopek)" w:date="2021-09-13T17:23:00Z">
                  <w:rPr>
                    <w:noProof/>
                    <w:webHidden/>
                  </w:rPr>
                </w:rPrChange>
              </w:rPr>
              <w:tab/>
            </w:r>
            <w:r w:rsidRPr="00A3456A">
              <w:rPr>
                <w:rFonts w:ascii="Times New Roman" w:hAnsi="Times New Roman" w:cs="Times New Roman"/>
                <w:noProof/>
                <w:webHidden/>
                <w:sz w:val="24"/>
                <w:szCs w:val="24"/>
                <w:rPrChange w:id="55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53" w:author="Stjepan Salopek (ssalopek)" w:date="2021-09-13T17:23:00Z">
                  <w:rPr>
                    <w:noProof/>
                    <w:webHidden/>
                  </w:rPr>
                </w:rPrChange>
              </w:rPr>
              <w:instrText xml:space="preserve"> PAGEREF _Toc82446274 \h </w:instrText>
            </w:r>
          </w:ins>
          <w:r w:rsidRPr="00A3456A">
            <w:rPr>
              <w:rFonts w:ascii="Times New Roman" w:hAnsi="Times New Roman" w:cs="Times New Roman"/>
              <w:noProof/>
              <w:webHidden/>
              <w:sz w:val="24"/>
              <w:szCs w:val="24"/>
              <w:rPrChange w:id="55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55" w:author="Stjepan Salopek (ssalopek)" w:date="2021-09-13T17:23:00Z">
                <w:rPr>
                  <w:noProof/>
                  <w:webHidden/>
                </w:rPr>
              </w:rPrChange>
            </w:rPr>
            <w:fldChar w:fldCharType="separate"/>
          </w:r>
          <w:ins w:id="556" w:author="Stjepan Salopek (ssalopek)" w:date="2021-09-13T17:23:00Z">
            <w:r w:rsidRPr="00A3456A">
              <w:rPr>
                <w:rFonts w:ascii="Times New Roman" w:hAnsi="Times New Roman" w:cs="Times New Roman"/>
                <w:noProof/>
                <w:webHidden/>
                <w:sz w:val="24"/>
                <w:szCs w:val="24"/>
                <w:rPrChange w:id="557" w:author="Stjepan Salopek (ssalopek)" w:date="2021-09-13T17:23:00Z">
                  <w:rPr>
                    <w:noProof/>
                    <w:webHidden/>
                  </w:rPr>
                </w:rPrChange>
              </w:rPr>
              <w:t>29</w:t>
            </w:r>
            <w:r w:rsidRPr="00A3456A">
              <w:rPr>
                <w:rFonts w:ascii="Times New Roman" w:hAnsi="Times New Roman" w:cs="Times New Roman"/>
                <w:noProof/>
                <w:webHidden/>
                <w:sz w:val="24"/>
                <w:szCs w:val="24"/>
                <w:rPrChange w:id="55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59" w:author="Stjepan Salopek (ssalopek)" w:date="2021-09-13T17:23:00Z">
                  <w:rPr>
                    <w:rStyle w:val="Hyperlink"/>
                    <w:noProof/>
                  </w:rPr>
                </w:rPrChange>
              </w:rPr>
              <w:fldChar w:fldCharType="end"/>
            </w:r>
          </w:ins>
        </w:p>
        <w:p w14:paraId="35DC95F4" w14:textId="3C41FEB4" w:rsidR="00A3456A" w:rsidRPr="00A3456A" w:rsidRDefault="00A3456A">
          <w:pPr>
            <w:pStyle w:val="TOC2"/>
            <w:rPr>
              <w:ins w:id="560" w:author="Stjepan Salopek (ssalopek)" w:date="2021-09-13T17:23:00Z"/>
              <w:rFonts w:ascii="Times New Roman" w:eastAsiaTheme="minorEastAsia" w:hAnsi="Times New Roman" w:cs="Times New Roman"/>
              <w:noProof/>
              <w:sz w:val="24"/>
              <w:szCs w:val="24"/>
              <w:rPrChange w:id="561" w:author="Stjepan Salopek (ssalopek)" w:date="2021-09-13T17:23:00Z">
                <w:rPr>
                  <w:ins w:id="562" w:author="Stjepan Salopek (ssalopek)" w:date="2021-09-13T17:23:00Z"/>
                  <w:rFonts w:eastAsiaTheme="minorEastAsia"/>
                  <w:noProof/>
                </w:rPr>
              </w:rPrChange>
            </w:rPr>
          </w:pPr>
          <w:ins w:id="563" w:author="Stjepan Salopek (ssalopek)" w:date="2021-09-13T17:23:00Z">
            <w:r w:rsidRPr="00A3456A">
              <w:rPr>
                <w:rStyle w:val="Hyperlink"/>
                <w:rFonts w:ascii="Times New Roman" w:hAnsi="Times New Roman" w:cs="Times New Roman"/>
                <w:noProof/>
                <w:sz w:val="24"/>
                <w:szCs w:val="24"/>
                <w:rPrChange w:id="56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6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66" w:author="Stjepan Salopek (ssalopek)" w:date="2021-09-13T17:23:00Z">
                  <w:rPr>
                    <w:noProof/>
                  </w:rPr>
                </w:rPrChange>
              </w:rPr>
              <w:instrText>HYPERLINK \l "_Toc82446276"</w:instrText>
            </w:r>
            <w:r w:rsidRPr="00A3456A">
              <w:rPr>
                <w:rStyle w:val="Hyperlink"/>
                <w:rFonts w:ascii="Times New Roman" w:hAnsi="Times New Roman" w:cs="Times New Roman"/>
                <w:noProof/>
                <w:sz w:val="24"/>
                <w:szCs w:val="24"/>
                <w:rPrChange w:id="56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6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69" w:author="Stjepan Salopek (ssalopek)" w:date="2021-09-13T17:23:00Z">
                  <w:rPr>
                    <w:rStyle w:val="Hyperlink"/>
                    <w:noProof/>
                  </w:rPr>
                </w:rPrChange>
              </w:rPr>
              <w:t>4.4. Priprema podatkovnog skupa</w:t>
            </w:r>
            <w:r w:rsidRPr="00A3456A">
              <w:rPr>
                <w:rFonts w:ascii="Times New Roman" w:hAnsi="Times New Roman" w:cs="Times New Roman"/>
                <w:noProof/>
                <w:webHidden/>
                <w:sz w:val="24"/>
                <w:szCs w:val="24"/>
                <w:rPrChange w:id="570" w:author="Stjepan Salopek (ssalopek)" w:date="2021-09-13T17:23:00Z">
                  <w:rPr>
                    <w:noProof/>
                    <w:webHidden/>
                  </w:rPr>
                </w:rPrChange>
              </w:rPr>
              <w:tab/>
            </w:r>
            <w:r w:rsidRPr="00A3456A">
              <w:rPr>
                <w:rFonts w:ascii="Times New Roman" w:hAnsi="Times New Roman" w:cs="Times New Roman"/>
                <w:noProof/>
                <w:webHidden/>
                <w:sz w:val="24"/>
                <w:szCs w:val="24"/>
                <w:rPrChange w:id="57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72" w:author="Stjepan Salopek (ssalopek)" w:date="2021-09-13T17:23:00Z">
                  <w:rPr>
                    <w:noProof/>
                    <w:webHidden/>
                  </w:rPr>
                </w:rPrChange>
              </w:rPr>
              <w:instrText xml:space="preserve"> PAGEREF _Toc82446276 \h </w:instrText>
            </w:r>
          </w:ins>
          <w:r w:rsidRPr="00A3456A">
            <w:rPr>
              <w:rFonts w:ascii="Times New Roman" w:hAnsi="Times New Roman" w:cs="Times New Roman"/>
              <w:noProof/>
              <w:webHidden/>
              <w:sz w:val="24"/>
              <w:szCs w:val="24"/>
              <w:rPrChange w:id="57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74" w:author="Stjepan Salopek (ssalopek)" w:date="2021-09-13T17:23:00Z">
                <w:rPr>
                  <w:noProof/>
                  <w:webHidden/>
                </w:rPr>
              </w:rPrChange>
            </w:rPr>
            <w:fldChar w:fldCharType="separate"/>
          </w:r>
          <w:ins w:id="575" w:author="Stjepan Salopek (ssalopek)" w:date="2021-09-13T17:23:00Z">
            <w:r w:rsidRPr="00A3456A">
              <w:rPr>
                <w:rFonts w:ascii="Times New Roman" w:hAnsi="Times New Roman" w:cs="Times New Roman"/>
                <w:noProof/>
                <w:webHidden/>
                <w:sz w:val="24"/>
                <w:szCs w:val="24"/>
                <w:rPrChange w:id="576" w:author="Stjepan Salopek (ssalopek)" w:date="2021-09-13T17:23:00Z">
                  <w:rPr>
                    <w:noProof/>
                    <w:webHidden/>
                  </w:rPr>
                </w:rPrChange>
              </w:rPr>
              <w:t>29</w:t>
            </w:r>
            <w:r w:rsidRPr="00A3456A">
              <w:rPr>
                <w:rFonts w:ascii="Times New Roman" w:hAnsi="Times New Roman" w:cs="Times New Roman"/>
                <w:noProof/>
                <w:webHidden/>
                <w:sz w:val="24"/>
                <w:szCs w:val="24"/>
                <w:rPrChange w:id="57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78" w:author="Stjepan Salopek (ssalopek)" w:date="2021-09-13T17:23:00Z">
                  <w:rPr>
                    <w:rStyle w:val="Hyperlink"/>
                    <w:noProof/>
                  </w:rPr>
                </w:rPrChange>
              </w:rPr>
              <w:fldChar w:fldCharType="end"/>
            </w:r>
          </w:ins>
        </w:p>
        <w:p w14:paraId="6A71821D" w14:textId="2F2FC08B" w:rsidR="00A3456A" w:rsidRPr="002F0BD6" w:rsidRDefault="00A3456A" w:rsidP="004D6649">
          <w:pPr>
            <w:pStyle w:val="TOC3"/>
            <w:rPr>
              <w:ins w:id="579" w:author="Stjepan Salopek (ssalopek)" w:date="2021-09-13T17:23:00Z"/>
              <w:rFonts w:eastAsiaTheme="minorEastAsia"/>
              <w:noProof/>
            </w:rPr>
          </w:pPr>
          <w:ins w:id="580" w:author="Stjepan Salopek (ssalopek)" w:date="2021-09-13T17:23:00Z">
            <w:r w:rsidRPr="00A3456A">
              <w:rPr>
                <w:rStyle w:val="Hyperlink"/>
                <w:rFonts w:ascii="Times New Roman" w:hAnsi="Times New Roman" w:cs="Times New Roman"/>
                <w:noProof/>
                <w:sz w:val="24"/>
                <w:szCs w:val="24"/>
                <w:rPrChange w:id="58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82" w:author="Stjepan Salopek (ssalopek)" w:date="2021-09-13T17:23:00Z">
                  <w:rPr>
                    <w:rStyle w:val="Hyperlink"/>
                    <w:noProof/>
                  </w:rPr>
                </w:rPrChange>
              </w:rPr>
              <w:instrText xml:space="preserve"> </w:instrText>
            </w:r>
            <w:r w:rsidRPr="002F0BD6">
              <w:rPr>
                <w:noProof/>
              </w:rPr>
              <w:instrText>HYPERLINK \l "_Toc82446277"</w:instrText>
            </w:r>
            <w:r w:rsidRPr="00A3456A">
              <w:rPr>
                <w:rStyle w:val="Hyperlink"/>
                <w:rFonts w:ascii="Times New Roman" w:hAnsi="Times New Roman" w:cs="Times New Roman"/>
                <w:noProof/>
                <w:sz w:val="24"/>
                <w:szCs w:val="24"/>
                <w:rPrChange w:id="58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8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85" w:author="Stjepan Salopek (ssalopek)" w:date="2021-09-13T17:23:00Z">
                  <w:rPr>
                    <w:rStyle w:val="Hyperlink"/>
                    <w:noProof/>
                  </w:rPr>
                </w:rPrChange>
              </w:rPr>
              <w:t>4.4.1. Funkcija za obradu slike</w:t>
            </w:r>
            <w:r w:rsidRPr="002F0BD6">
              <w:rPr>
                <w:noProof/>
                <w:webHidden/>
              </w:rPr>
              <w:tab/>
            </w:r>
            <w:r w:rsidRPr="002F0BD6">
              <w:rPr>
                <w:noProof/>
                <w:webHidden/>
              </w:rPr>
              <w:fldChar w:fldCharType="begin"/>
            </w:r>
            <w:r w:rsidRPr="002F0BD6">
              <w:rPr>
                <w:noProof/>
                <w:webHidden/>
              </w:rPr>
              <w:instrText xml:space="preserve"> PAGEREF _Toc82446277 \h </w:instrText>
            </w:r>
          </w:ins>
          <w:r w:rsidRPr="002F0BD6">
            <w:rPr>
              <w:noProof/>
              <w:webHidden/>
            </w:rPr>
          </w:r>
          <w:r w:rsidRPr="002F0BD6">
            <w:rPr>
              <w:noProof/>
              <w:webHidden/>
            </w:rPr>
            <w:fldChar w:fldCharType="separate"/>
          </w:r>
          <w:ins w:id="586" w:author="Stjepan Salopek (ssalopek)" w:date="2021-09-13T17:23:00Z">
            <w:r w:rsidRPr="002F0BD6">
              <w:rPr>
                <w:noProof/>
                <w:webHidden/>
              </w:rPr>
              <w:t>29</w:t>
            </w:r>
            <w:r w:rsidRPr="002F0BD6">
              <w:rPr>
                <w:noProof/>
                <w:webHidden/>
              </w:rPr>
              <w:fldChar w:fldCharType="end"/>
            </w:r>
            <w:r w:rsidRPr="00A3456A">
              <w:rPr>
                <w:rStyle w:val="Hyperlink"/>
                <w:rFonts w:ascii="Times New Roman" w:hAnsi="Times New Roman" w:cs="Times New Roman"/>
                <w:noProof/>
                <w:sz w:val="24"/>
                <w:szCs w:val="24"/>
                <w:rPrChange w:id="587" w:author="Stjepan Salopek (ssalopek)" w:date="2021-09-13T17:23:00Z">
                  <w:rPr>
                    <w:rStyle w:val="Hyperlink"/>
                    <w:noProof/>
                  </w:rPr>
                </w:rPrChange>
              </w:rPr>
              <w:fldChar w:fldCharType="end"/>
            </w:r>
          </w:ins>
        </w:p>
        <w:p w14:paraId="1F996F86" w14:textId="6FA7384E" w:rsidR="00A3456A" w:rsidRPr="002F0BD6" w:rsidRDefault="00A3456A" w:rsidP="004D6649">
          <w:pPr>
            <w:pStyle w:val="TOC3"/>
            <w:rPr>
              <w:ins w:id="588" w:author="Stjepan Salopek (ssalopek)" w:date="2021-09-13T17:23:00Z"/>
              <w:rFonts w:eastAsiaTheme="minorEastAsia"/>
              <w:noProof/>
            </w:rPr>
          </w:pPr>
          <w:ins w:id="589" w:author="Stjepan Salopek (ssalopek)" w:date="2021-09-13T17:23:00Z">
            <w:r w:rsidRPr="00A3456A">
              <w:rPr>
                <w:rStyle w:val="Hyperlink"/>
                <w:rFonts w:ascii="Times New Roman" w:hAnsi="Times New Roman" w:cs="Times New Roman"/>
                <w:noProof/>
                <w:sz w:val="24"/>
                <w:szCs w:val="24"/>
                <w:rPrChange w:id="59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91" w:author="Stjepan Salopek (ssalopek)" w:date="2021-09-13T17:23:00Z">
                  <w:rPr>
                    <w:rStyle w:val="Hyperlink"/>
                    <w:noProof/>
                  </w:rPr>
                </w:rPrChange>
              </w:rPr>
              <w:instrText xml:space="preserve"> </w:instrText>
            </w:r>
            <w:r w:rsidRPr="002F0BD6">
              <w:rPr>
                <w:noProof/>
              </w:rPr>
              <w:instrText>HYPERLINK \l "_Toc82446278"</w:instrText>
            </w:r>
            <w:r w:rsidRPr="00A3456A">
              <w:rPr>
                <w:rStyle w:val="Hyperlink"/>
                <w:rFonts w:ascii="Times New Roman" w:hAnsi="Times New Roman" w:cs="Times New Roman"/>
                <w:noProof/>
                <w:sz w:val="24"/>
                <w:szCs w:val="24"/>
                <w:rPrChange w:id="59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9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94" w:author="Stjepan Salopek (ssalopek)" w:date="2021-09-13T17:23:00Z">
                  <w:rPr>
                    <w:rStyle w:val="Hyperlink"/>
                    <w:noProof/>
                  </w:rPr>
                </w:rPrChange>
              </w:rPr>
              <w:t>4.4.2. Filtriranje i konačna obrada</w:t>
            </w:r>
            <w:r w:rsidRPr="002F0BD6">
              <w:rPr>
                <w:noProof/>
                <w:webHidden/>
              </w:rPr>
              <w:tab/>
            </w:r>
            <w:r w:rsidRPr="002F0BD6">
              <w:rPr>
                <w:noProof/>
                <w:webHidden/>
              </w:rPr>
              <w:fldChar w:fldCharType="begin"/>
            </w:r>
            <w:r w:rsidRPr="002F0BD6">
              <w:rPr>
                <w:noProof/>
                <w:webHidden/>
              </w:rPr>
              <w:instrText xml:space="preserve"> PAGEREF _Toc82446278 \h </w:instrText>
            </w:r>
          </w:ins>
          <w:r w:rsidRPr="002F0BD6">
            <w:rPr>
              <w:noProof/>
              <w:webHidden/>
            </w:rPr>
          </w:r>
          <w:r w:rsidRPr="002F0BD6">
            <w:rPr>
              <w:noProof/>
              <w:webHidden/>
            </w:rPr>
            <w:fldChar w:fldCharType="separate"/>
          </w:r>
          <w:ins w:id="595" w:author="Stjepan Salopek (ssalopek)" w:date="2021-09-13T17:23:00Z">
            <w:r w:rsidRPr="002F0BD6">
              <w:rPr>
                <w:noProof/>
                <w:webHidden/>
              </w:rPr>
              <w:t>31</w:t>
            </w:r>
            <w:r w:rsidRPr="002F0BD6">
              <w:rPr>
                <w:noProof/>
                <w:webHidden/>
              </w:rPr>
              <w:fldChar w:fldCharType="end"/>
            </w:r>
            <w:r w:rsidRPr="00A3456A">
              <w:rPr>
                <w:rStyle w:val="Hyperlink"/>
                <w:rFonts w:ascii="Times New Roman" w:hAnsi="Times New Roman" w:cs="Times New Roman"/>
                <w:noProof/>
                <w:sz w:val="24"/>
                <w:szCs w:val="24"/>
                <w:rPrChange w:id="596" w:author="Stjepan Salopek (ssalopek)" w:date="2021-09-13T17:23:00Z">
                  <w:rPr>
                    <w:rStyle w:val="Hyperlink"/>
                    <w:noProof/>
                  </w:rPr>
                </w:rPrChange>
              </w:rPr>
              <w:fldChar w:fldCharType="end"/>
            </w:r>
          </w:ins>
        </w:p>
        <w:p w14:paraId="5C582B1D" w14:textId="726104E7" w:rsidR="00A3456A" w:rsidRPr="00A3456A" w:rsidRDefault="00A3456A">
          <w:pPr>
            <w:pStyle w:val="TOC2"/>
            <w:rPr>
              <w:ins w:id="597" w:author="Stjepan Salopek (ssalopek)" w:date="2021-09-13T17:23:00Z"/>
              <w:rFonts w:ascii="Times New Roman" w:eastAsiaTheme="minorEastAsia" w:hAnsi="Times New Roman" w:cs="Times New Roman"/>
              <w:noProof/>
              <w:sz w:val="24"/>
              <w:szCs w:val="24"/>
              <w:rPrChange w:id="598" w:author="Stjepan Salopek (ssalopek)" w:date="2021-09-13T17:23:00Z">
                <w:rPr>
                  <w:ins w:id="599" w:author="Stjepan Salopek (ssalopek)" w:date="2021-09-13T17:23:00Z"/>
                  <w:rFonts w:eastAsiaTheme="minorEastAsia"/>
                  <w:noProof/>
                </w:rPr>
              </w:rPrChange>
            </w:rPr>
          </w:pPr>
          <w:ins w:id="600" w:author="Stjepan Salopek (ssalopek)" w:date="2021-09-13T17:23:00Z">
            <w:r w:rsidRPr="00A3456A">
              <w:rPr>
                <w:rStyle w:val="Hyperlink"/>
                <w:rFonts w:ascii="Times New Roman" w:hAnsi="Times New Roman" w:cs="Times New Roman"/>
                <w:noProof/>
                <w:sz w:val="24"/>
                <w:szCs w:val="24"/>
                <w:rPrChange w:id="60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0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03" w:author="Stjepan Salopek (ssalopek)" w:date="2021-09-13T17:23:00Z">
                  <w:rPr>
                    <w:noProof/>
                  </w:rPr>
                </w:rPrChange>
              </w:rPr>
              <w:instrText>HYPERLINK \l "_Toc82446279"</w:instrText>
            </w:r>
            <w:r w:rsidRPr="00A3456A">
              <w:rPr>
                <w:rStyle w:val="Hyperlink"/>
                <w:rFonts w:ascii="Times New Roman" w:hAnsi="Times New Roman" w:cs="Times New Roman"/>
                <w:noProof/>
                <w:sz w:val="24"/>
                <w:szCs w:val="24"/>
                <w:rPrChange w:id="60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0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06" w:author="Stjepan Salopek (ssalopek)" w:date="2021-09-13T17:23:00Z">
                  <w:rPr>
                    <w:rStyle w:val="Hyperlink"/>
                    <w:noProof/>
                  </w:rPr>
                </w:rPrChange>
              </w:rPr>
              <w:t>4.5. Dizajniranje neuronske mreže</w:t>
            </w:r>
            <w:r w:rsidRPr="00A3456A">
              <w:rPr>
                <w:rFonts w:ascii="Times New Roman" w:hAnsi="Times New Roman" w:cs="Times New Roman"/>
                <w:noProof/>
                <w:webHidden/>
                <w:sz w:val="24"/>
                <w:szCs w:val="24"/>
                <w:rPrChange w:id="607" w:author="Stjepan Salopek (ssalopek)" w:date="2021-09-13T17:23:00Z">
                  <w:rPr>
                    <w:noProof/>
                    <w:webHidden/>
                  </w:rPr>
                </w:rPrChange>
              </w:rPr>
              <w:tab/>
            </w:r>
            <w:r w:rsidRPr="00A3456A">
              <w:rPr>
                <w:rFonts w:ascii="Times New Roman" w:hAnsi="Times New Roman" w:cs="Times New Roman"/>
                <w:noProof/>
                <w:webHidden/>
                <w:sz w:val="24"/>
                <w:szCs w:val="24"/>
                <w:rPrChange w:id="60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09" w:author="Stjepan Salopek (ssalopek)" w:date="2021-09-13T17:23:00Z">
                  <w:rPr>
                    <w:noProof/>
                    <w:webHidden/>
                  </w:rPr>
                </w:rPrChange>
              </w:rPr>
              <w:instrText xml:space="preserve"> PAGEREF _Toc82446279 \h </w:instrText>
            </w:r>
          </w:ins>
          <w:r w:rsidRPr="00A3456A">
            <w:rPr>
              <w:rFonts w:ascii="Times New Roman" w:hAnsi="Times New Roman" w:cs="Times New Roman"/>
              <w:noProof/>
              <w:webHidden/>
              <w:sz w:val="24"/>
              <w:szCs w:val="24"/>
              <w:rPrChange w:id="61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11" w:author="Stjepan Salopek (ssalopek)" w:date="2021-09-13T17:23:00Z">
                <w:rPr>
                  <w:noProof/>
                  <w:webHidden/>
                </w:rPr>
              </w:rPrChange>
            </w:rPr>
            <w:fldChar w:fldCharType="separate"/>
          </w:r>
          <w:ins w:id="612" w:author="Stjepan Salopek (ssalopek)" w:date="2021-09-13T17:23:00Z">
            <w:r w:rsidRPr="00A3456A">
              <w:rPr>
                <w:rFonts w:ascii="Times New Roman" w:hAnsi="Times New Roman" w:cs="Times New Roman"/>
                <w:noProof/>
                <w:webHidden/>
                <w:sz w:val="24"/>
                <w:szCs w:val="24"/>
                <w:rPrChange w:id="613" w:author="Stjepan Salopek (ssalopek)" w:date="2021-09-13T17:23:00Z">
                  <w:rPr>
                    <w:noProof/>
                    <w:webHidden/>
                  </w:rPr>
                </w:rPrChange>
              </w:rPr>
              <w:t>32</w:t>
            </w:r>
            <w:r w:rsidRPr="00A3456A">
              <w:rPr>
                <w:rFonts w:ascii="Times New Roman" w:hAnsi="Times New Roman" w:cs="Times New Roman"/>
                <w:noProof/>
                <w:webHidden/>
                <w:sz w:val="24"/>
                <w:szCs w:val="24"/>
                <w:rPrChange w:id="61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15" w:author="Stjepan Salopek (ssalopek)" w:date="2021-09-13T17:23:00Z">
                  <w:rPr>
                    <w:rStyle w:val="Hyperlink"/>
                    <w:noProof/>
                  </w:rPr>
                </w:rPrChange>
              </w:rPr>
              <w:fldChar w:fldCharType="end"/>
            </w:r>
          </w:ins>
        </w:p>
        <w:p w14:paraId="3D7AE3A8" w14:textId="759C7DC1" w:rsidR="00A3456A" w:rsidRPr="002F0BD6" w:rsidRDefault="00A3456A" w:rsidP="004D6649">
          <w:pPr>
            <w:pStyle w:val="TOC3"/>
            <w:rPr>
              <w:ins w:id="616" w:author="Stjepan Salopek (ssalopek)" w:date="2021-09-13T17:23:00Z"/>
              <w:rFonts w:eastAsiaTheme="minorEastAsia"/>
              <w:noProof/>
            </w:rPr>
          </w:pPr>
          <w:ins w:id="617" w:author="Stjepan Salopek (ssalopek)" w:date="2021-09-13T17:23:00Z">
            <w:r w:rsidRPr="00A3456A">
              <w:rPr>
                <w:rStyle w:val="Hyperlink"/>
                <w:rFonts w:ascii="Times New Roman" w:hAnsi="Times New Roman" w:cs="Times New Roman"/>
                <w:noProof/>
                <w:sz w:val="24"/>
                <w:szCs w:val="24"/>
                <w:rPrChange w:id="61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19" w:author="Stjepan Salopek (ssalopek)" w:date="2021-09-13T17:23:00Z">
                  <w:rPr>
                    <w:rStyle w:val="Hyperlink"/>
                    <w:noProof/>
                  </w:rPr>
                </w:rPrChange>
              </w:rPr>
              <w:instrText xml:space="preserve"> </w:instrText>
            </w:r>
            <w:r w:rsidRPr="002F0BD6">
              <w:rPr>
                <w:noProof/>
              </w:rPr>
              <w:instrText>HYPERLINK \l "_Toc82446280"</w:instrText>
            </w:r>
            <w:r w:rsidRPr="00A3456A">
              <w:rPr>
                <w:rStyle w:val="Hyperlink"/>
                <w:rFonts w:ascii="Times New Roman" w:hAnsi="Times New Roman" w:cs="Times New Roman"/>
                <w:noProof/>
                <w:sz w:val="24"/>
                <w:szCs w:val="24"/>
                <w:rPrChange w:id="62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2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22" w:author="Stjepan Salopek (ssalopek)" w:date="2021-09-13T17:23:00Z">
                  <w:rPr>
                    <w:rStyle w:val="Hyperlink"/>
                    <w:noProof/>
                  </w:rPr>
                </w:rPrChange>
              </w:rPr>
              <w:t>4.5.1. RecognitionNet</w:t>
            </w:r>
            <w:r w:rsidRPr="002F0BD6">
              <w:rPr>
                <w:noProof/>
                <w:webHidden/>
              </w:rPr>
              <w:tab/>
            </w:r>
            <w:r w:rsidRPr="002F0BD6">
              <w:rPr>
                <w:noProof/>
                <w:webHidden/>
              </w:rPr>
              <w:fldChar w:fldCharType="begin"/>
            </w:r>
            <w:r w:rsidRPr="002F0BD6">
              <w:rPr>
                <w:noProof/>
                <w:webHidden/>
              </w:rPr>
              <w:instrText xml:space="preserve"> PAGEREF _Toc82446280 \h </w:instrText>
            </w:r>
          </w:ins>
          <w:r w:rsidRPr="002F0BD6">
            <w:rPr>
              <w:noProof/>
              <w:webHidden/>
            </w:rPr>
          </w:r>
          <w:r w:rsidRPr="002F0BD6">
            <w:rPr>
              <w:noProof/>
              <w:webHidden/>
            </w:rPr>
            <w:fldChar w:fldCharType="separate"/>
          </w:r>
          <w:ins w:id="623" w:author="Stjepan Salopek (ssalopek)" w:date="2021-09-13T17:23:00Z">
            <w:r w:rsidRPr="002F0BD6">
              <w:rPr>
                <w:noProof/>
                <w:webHidden/>
              </w:rPr>
              <w:t>32</w:t>
            </w:r>
            <w:r w:rsidRPr="002F0BD6">
              <w:rPr>
                <w:noProof/>
                <w:webHidden/>
              </w:rPr>
              <w:fldChar w:fldCharType="end"/>
            </w:r>
            <w:r w:rsidRPr="00A3456A">
              <w:rPr>
                <w:rStyle w:val="Hyperlink"/>
                <w:rFonts w:ascii="Times New Roman" w:hAnsi="Times New Roman" w:cs="Times New Roman"/>
                <w:noProof/>
                <w:sz w:val="24"/>
                <w:szCs w:val="24"/>
                <w:rPrChange w:id="624" w:author="Stjepan Salopek (ssalopek)" w:date="2021-09-13T17:23:00Z">
                  <w:rPr>
                    <w:rStyle w:val="Hyperlink"/>
                    <w:noProof/>
                  </w:rPr>
                </w:rPrChange>
              </w:rPr>
              <w:fldChar w:fldCharType="end"/>
            </w:r>
          </w:ins>
        </w:p>
        <w:p w14:paraId="2E7C81FE" w14:textId="4346F40D" w:rsidR="00A3456A" w:rsidRPr="002F0BD6" w:rsidRDefault="00A3456A" w:rsidP="004D6649">
          <w:pPr>
            <w:pStyle w:val="TOC3"/>
            <w:rPr>
              <w:ins w:id="625" w:author="Stjepan Salopek (ssalopek)" w:date="2021-09-13T17:23:00Z"/>
              <w:rFonts w:eastAsiaTheme="minorEastAsia"/>
              <w:noProof/>
            </w:rPr>
          </w:pPr>
          <w:ins w:id="626" w:author="Stjepan Salopek (ssalopek)" w:date="2021-09-13T17:23:00Z">
            <w:r w:rsidRPr="00A3456A">
              <w:rPr>
                <w:rStyle w:val="Hyperlink"/>
                <w:rFonts w:ascii="Times New Roman" w:hAnsi="Times New Roman" w:cs="Times New Roman"/>
                <w:noProof/>
                <w:sz w:val="24"/>
                <w:szCs w:val="24"/>
                <w:rPrChange w:id="62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28" w:author="Stjepan Salopek (ssalopek)" w:date="2021-09-13T17:23:00Z">
                  <w:rPr>
                    <w:rStyle w:val="Hyperlink"/>
                    <w:noProof/>
                  </w:rPr>
                </w:rPrChange>
              </w:rPr>
              <w:instrText xml:space="preserve"> </w:instrText>
            </w:r>
            <w:r w:rsidRPr="002F0BD6">
              <w:rPr>
                <w:noProof/>
              </w:rPr>
              <w:instrText>HYPERLINK \l "_Toc82446281"</w:instrText>
            </w:r>
            <w:r w:rsidRPr="00A3456A">
              <w:rPr>
                <w:rStyle w:val="Hyperlink"/>
                <w:rFonts w:ascii="Times New Roman" w:hAnsi="Times New Roman" w:cs="Times New Roman"/>
                <w:noProof/>
                <w:sz w:val="24"/>
                <w:szCs w:val="24"/>
                <w:rPrChange w:id="62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3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31" w:author="Stjepan Salopek (ssalopek)" w:date="2021-09-13T17:23:00Z">
                  <w:rPr>
                    <w:rStyle w:val="Hyperlink"/>
                    <w:noProof/>
                  </w:rPr>
                </w:rPrChange>
              </w:rPr>
              <w:t>4.5.2. ConvolutionalNet</w:t>
            </w:r>
            <w:r w:rsidRPr="002F0BD6">
              <w:rPr>
                <w:noProof/>
                <w:webHidden/>
              </w:rPr>
              <w:tab/>
            </w:r>
            <w:r w:rsidRPr="002F0BD6">
              <w:rPr>
                <w:noProof/>
                <w:webHidden/>
              </w:rPr>
              <w:fldChar w:fldCharType="begin"/>
            </w:r>
            <w:r w:rsidRPr="002F0BD6">
              <w:rPr>
                <w:noProof/>
                <w:webHidden/>
              </w:rPr>
              <w:instrText xml:space="preserve"> PAGEREF _Toc82446281 \h </w:instrText>
            </w:r>
          </w:ins>
          <w:r w:rsidRPr="002F0BD6">
            <w:rPr>
              <w:noProof/>
              <w:webHidden/>
            </w:rPr>
          </w:r>
          <w:r w:rsidRPr="002F0BD6">
            <w:rPr>
              <w:noProof/>
              <w:webHidden/>
            </w:rPr>
            <w:fldChar w:fldCharType="separate"/>
          </w:r>
          <w:ins w:id="632" w:author="Stjepan Salopek (ssalopek)" w:date="2021-09-13T17:23:00Z">
            <w:r w:rsidRPr="002F0BD6">
              <w:rPr>
                <w:noProof/>
                <w:webHidden/>
              </w:rPr>
              <w:t>33</w:t>
            </w:r>
            <w:r w:rsidRPr="002F0BD6">
              <w:rPr>
                <w:noProof/>
                <w:webHidden/>
              </w:rPr>
              <w:fldChar w:fldCharType="end"/>
            </w:r>
            <w:r w:rsidRPr="00A3456A">
              <w:rPr>
                <w:rStyle w:val="Hyperlink"/>
                <w:rFonts w:ascii="Times New Roman" w:hAnsi="Times New Roman" w:cs="Times New Roman"/>
                <w:noProof/>
                <w:sz w:val="24"/>
                <w:szCs w:val="24"/>
                <w:rPrChange w:id="633" w:author="Stjepan Salopek (ssalopek)" w:date="2021-09-13T17:23:00Z">
                  <w:rPr>
                    <w:rStyle w:val="Hyperlink"/>
                    <w:noProof/>
                  </w:rPr>
                </w:rPrChange>
              </w:rPr>
              <w:fldChar w:fldCharType="end"/>
            </w:r>
          </w:ins>
        </w:p>
        <w:p w14:paraId="7993BE91" w14:textId="5F7CE7EE" w:rsidR="00A3456A" w:rsidRPr="00A3456A" w:rsidRDefault="00A3456A">
          <w:pPr>
            <w:pStyle w:val="TOC2"/>
            <w:rPr>
              <w:ins w:id="634" w:author="Stjepan Salopek (ssalopek)" w:date="2021-09-13T17:23:00Z"/>
              <w:rFonts w:ascii="Times New Roman" w:eastAsiaTheme="minorEastAsia" w:hAnsi="Times New Roman" w:cs="Times New Roman"/>
              <w:noProof/>
              <w:sz w:val="24"/>
              <w:szCs w:val="24"/>
              <w:rPrChange w:id="635" w:author="Stjepan Salopek (ssalopek)" w:date="2021-09-13T17:23:00Z">
                <w:rPr>
                  <w:ins w:id="636" w:author="Stjepan Salopek (ssalopek)" w:date="2021-09-13T17:23:00Z"/>
                  <w:rFonts w:eastAsiaTheme="minorEastAsia"/>
                  <w:noProof/>
                </w:rPr>
              </w:rPrChange>
            </w:rPr>
          </w:pPr>
          <w:ins w:id="637" w:author="Stjepan Salopek (ssalopek)" w:date="2021-09-13T17:23:00Z">
            <w:r w:rsidRPr="00A3456A">
              <w:rPr>
                <w:rStyle w:val="Hyperlink"/>
                <w:rFonts w:ascii="Times New Roman" w:hAnsi="Times New Roman" w:cs="Times New Roman"/>
                <w:noProof/>
                <w:sz w:val="24"/>
                <w:szCs w:val="24"/>
                <w:rPrChange w:id="63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3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40" w:author="Stjepan Salopek (ssalopek)" w:date="2021-09-13T17:23:00Z">
                  <w:rPr>
                    <w:noProof/>
                  </w:rPr>
                </w:rPrChange>
              </w:rPr>
              <w:instrText>HYPERLINK \l "_Toc82446282"</w:instrText>
            </w:r>
            <w:r w:rsidRPr="00A3456A">
              <w:rPr>
                <w:rStyle w:val="Hyperlink"/>
                <w:rFonts w:ascii="Times New Roman" w:hAnsi="Times New Roman" w:cs="Times New Roman"/>
                <w:noProof/>
                <w:sz w:val="24"/>
                <w:szCs w:val="24"/>
                <w:rPrChange w:id="64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4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43" w:author="Stjepan Salopek (ssalopek)" w:date="2021-09-13T17:23:00Z">
                  <w:rPr>
                    <w:rStyle w:val="Hyperlink"/>
                    <w:noProof/>
                  </w:rPr>
                </w:rPrChange>
              </w:rPr>
              <w:t>4.6. Učitavanje podataka</w:t>
            </w:r>
            <w:r w:rsidRPr="00A3456A">
              <w:rPr>
                <w:rFonts w:ascii="Times New Roman" w:hAnsi="Times New Roman" w:cs="Times New Roman"/>
                <w:noProof/>
                <w:webHidden/>
                <w:sz w:val="24"/>
                <w:szCs w:val="24"/>
                <w:rPrChange w:id="644" w:author="Stjepan Salopek (ssalopek)" w:date="2021-09-13T17:23:00Z">
                  <w:rPr>
                    <w:noProof/>
                    <w:webHidden/>
                  </w:rPr>
                </w:rPrChange>
              </w:rPr>
              <w:tab/>
            </w:r>
            <w:r w:rsidRPr="00A3456A">
              <w:rPr>
                <w:rFonts w:ascii="Times New Roman" w:hAnsi="Times New Roman" w:cs="Times New Roman"/>
                <w:noProof/>
                <w:webHidden/>
                <w:sz w:val="24"/>
                <w:szCs w:val="24"/>
                <w:rPrChange w:id="64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46" w:author="Stjepan Salopek (ssalopek)" w:date="2021-09-13T17:23:00Z">
                  <w:rPr>
                    <w:noProof/>
                    <w:webHidden/>
                  </w:rPr>
                </w:rPrChange>
              </w:rPr>
              <w:instrText xml:space="preserve"> PAGEREF _Toc82446282 \h </w:instrText>
            </w:r>
          </w:ins>
          <w:r w:rsidRPr="00A3456A">
            <w:rPr>
              <w:rFonts w:ascii="Times New Roman" w:hAnsi="Times New Roman" w:cs="Times New Roman"/>
              <w:noProof/>
              <w:webHidden/>
              <w:sz w:val="24"/>
              <w:szCs w:val="24"/>
              <w:rPrChange w:id="64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48" w:author="Stjepan Salopek (ssalopek)" w:date="2021-09-13T17:23:00Z">
                <w:rPr>
                  <w:noProof/>
                  <w:webHidden/>
                </w:rPr>
              </w:rPrChange>
            </w:rPr>
            <w:fldChar w:fldCharType="separate"/>
          </w:r>
          <w:ins w:id="649" w:author="Stjepan Salopek (ssalopek)" w:date="2021-09-13T17:23:00Z">
            <w:r w:rsidRPr="00A3456A">
              <w:rPr>
                <w:rFonts w:ascii="Times New Roman" w:hAnsi="Times New Roman" w:cs="Times New Roman"/>
                <w:noProof/>
                <w:webHidden/>
                <w:sz w:val="24"/>
                <w:szCs w:val="24"/>
                <w:rPrChange w:id="650" w:author="Stjepan Salopek (ssalopek)" w:date="2021-09-13T17:23:00Z">
                  <w:rPr>
                    <w:noProof/>
                    <w:webHidden/>
                  </w:rPr>
                </w:rPrChange>
              </w:rPr>
              <w:t>34</w:t>
            </w:r>
            <w:r w:rsidRPr="00A3456A">
              <w:rPr>
                <w:rFonts w:ascii="Times New Roman" w:hAnsi="Times New Roman" w:cs="Times New Roman"/>
                <w:noProof/>
                <w:webHidden/>
                <w:sz w:val="24"/>
                <w:szCs w:val="24"/>
                <w:rPrChange w:id="65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52" w:author="Stjepan Salopek (ssalopek)" w:date="2021-09-13T17:23:00Z">
                  <w:rPr>
                    <w:rStyle w:val="Hyperlink"/>
                    <w:noProof/>
                  </w:rPr>
                </w:rPrChange>
              </w:rPr>
              <w:fldChar w:fldCharType="end"/>
            </w:r>
          </w:ins>
        </w:p>
        <w:p w14:paraId="3402C3F4" w14:textId="0B37CA95" w:rsidR="00A3456A" w:rsidRPr="00A3456A" w:rsidRDefault="00A3456A">
          <w:pPr>
            <w:pStyle w:val="TOC2"/>
            <w:rPr>
              <w:ins w:id="653" w:author="Stjepan Salopek (ssalopek)" w:date="2021-09-13T17:23:00Z"/>
              <w:rFonts w:ascii="Times New Roman" w:eastAsiaTheme="minorEastAsia" w:hAnsi="Times New Roman" w:cs="Times New Roman"/>
              <w:noProof/>
              <w:sz w:val="24"/>
              <w:szCs w:val="24"/>
              <w:rPrChange w:id="654" w:author="Stjepan Salopek (ssalopek)" w:date="2021-09-13T17:23:00Z">
                <w:rPr>
                  <w:ins w:id="655" w:author="Stjepan Salopek (ssalopek)" w:date="2021-09-13T17:23:00Z"/>
                  <w:rFonts w:eastAsiaTheme="minorEastAsia"/>
                  <w:noProof/>
                </w:rPr>
              </w:rPrChange>
            </w:rPr>
          </w:pPr>
          <w:ins w:id="656" w:author="Stjepan Salopek (ssalopek)" w:date="2021-09-13T17:23:00Z">
            <w:r w:rsidRPr="00A3456A">
              <w:rPr>
                <w:rStyle w:val="Hyperlink"/>
                <w:rFonts w:ascii="Times New Roman" w:hAnsi="Times New Roman" w:cs="Times New Roman"/>
                <w:noProof/>
                <w:sz w:val="24"/>
                <w:szCs w:val="24"/>
                <w:rPrChange w:id="65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5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59" w:author="Stjepan Salopek (ssalopek)" w:date="2021-09-13T17:23:00Z">
                  <w:rPr>
                    <w:noProof/>
                  </w:rPr>
                </w:rPrChange>
              </w:rPr>
              <w:instrText>HYPERLINK \l "_Toc82446283"</w:instrText>
            </w:r>
            <w:r w:rsidRPr="00A3456A">
              <w:rPr>
                <w:rStyle w:val="Hyperlink"/>
                <w:rFonts w:ascii="Times New Roman" w:hAnsi="Times New Roman" w:cs="Times New Roman"/>
                <w:noProof/>
                <w:sz w:val="24"/>
                <w:szCs w:val="24"/>
                <w:rPrChange w:id="66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6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62" w:author="Stjepan Salopek (ssalopek)" w:date="2021-09-13T17:23:00Z">
                  <w:rPr>
                    <w:rStyle w:val="Hyperlink"/>
                    <w:noProof/>
                  </w:rPr>
                </w:rPrChange>
              </w:rPr>
              <w:t>4.7. Postavljanje varijabli</w:t>
            </w:r>
            <w:r w:rsidRPr="00A3456A">
              <w:rPr>
                <w:rFonts w:ascii="Times New Roman" w:hAnsi="Times New Roman" w:cs="Times New Roman"/>
                <w:noProof/>
                <w:webHidden/>
                <w:sz w:val="24"/>
                <w:szCs w:val="24"/>
                <w:rPrChange w:id="663" w:author="Stjepan Salopek (ssalopek)" w:date="2021-09-13T17:23:00Z">
                  <w:rPr>
                    <w:noProof/>
                    <w:webHidden/>
                  </w:rPr>
                </w:rPrChange>
              </w:rPr>
              <w:tab/>
            </w:r>
            <w:r w:rsidRPr="00A3456A">
              <w:rPr>
                <w:rFonts w:ascii="Times New Roman" w:hAnsi="Times New Roman" w:cs="Times New Roman"/>
                <w:noProof/>
                <w:webHidden/>
                <w:sz w:val="24"/>
                <w:szCs w:val="24"/>
                <w:rPrChange w:id="66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65" w:author="Stjepan Salopek (ssalopek)" w:date="2021-09-13T17:23:00Z">
                  <w:rPr>
                    <w:noProof/>
                    <w:webHidden/>
                  </w:rPr>
                </w:rPrChange>
              </w:rPr>
              <w:instrText xml:space="preserve"> PAGEREF _Toc82446283 \h </w:instrText>
            </w:r>
          </w:ins>
          <w:r w:rsidRPr="00A3456A">
            <w:rPr>
              <w:rFonts w:ascii="Times New Roman" w:hAnsi="Times New Roman" w:cs="Times New Roman"/>
              <w:noProof/>
              <w:webHidden/>
              <w:sz w:val="24"/>
              <w:szCs w:val="24"/>
              <w:rPrChange w:id="66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67" w:author="Stjepan Salopek (ssalopek)" w:date="2021-09-13T17:23:00Z">
                <w:rPr>
                  <w:noProof/>
                  <w:webHidden/>
                </w:rPr>
              </w:rPrChange>
            </w:rPr>
            <w:fldChar w:fldCharType="separate"/>
          </w:r>
          <w:ins w:id="668" w:author="Stjepan Salopek (ssalopek)" w:date="2021-09-13T17:23:00Z">
            <w:r w:rsidRPr="00A3456A">
              <w:rPr>
                <w:rFonts w:ascii="Times New Roman" w:hAnsi="Times New Roman" w:cs="Times New Roman"/>
                <w:noProof/>
                <w:webHidden/>
                <w:sz w:val="24"/>
                <w:szCs w:val="24"/>
                <w:rPrChange w:id="669" w:author="Stjepan Salopek (ssalopek)" w:date="2021-09-13T17:23:00Z">
                  <w:rPr>
                    <w:noProof/>
                    <w:webHidden/>
                  </w:rPr>
                </w:rPrChange>
              </w:rPr>
              <w:t>34</w:t>
            </w:r>
            <w:r w:rsidRPr="00A3456A">
              <w:rPr>
                <w:rFonts w:ascii="Times New Roman" w:hAnsi="Times New Roman" w:cs="Times New Roman"/>
                <w:noProof/>
                <w:webHidden/>
                <w:sz w:val="24"/>
                <w:szCs w:val="24"/>
                <w:rPrChange w:id="67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71" w:author="Stjepan Salopek (ssalopek)" w:date="2021-09-13T17:23:00Z">
                  <w:rPr>
                    <w:rStyle w:val="Hyperlink"/>
                    <w:noProof/>
                  </w:rPr>
                </w:rPrChange>
              </w:rPr>
              <w:fldChar w:fldCharType="end"/>
            </w:r>
          </w:ins>
        </w:p>
        <w:p w14:paraId="6924241B" w14:textId="37F1412A" w:rsidR="00A3456A" w:rsidRPr="00A3456A" w:rsidRDefault="00A3456A">
          <w:pPr>
            <w:pStyle w:val="TOC2"/>
            <w:rPr>
              <w:ins w:id="672" w:author="Stjepan Salopek (ssalopek)" w:date="2021-09-13T17:23:00Z"/>
              <w:rFonts w:ascii="Times New Roman" w:eastAsiaTheme="minorEastAsia" w:hAnsi="Times New Roman" w:cs="Times New Roman"/>
              <w:noProof/>
              <w:sz w:val="24"/>
              <w:szCs w:val="24"/>
              <w:rPrChange w:id="673" w:author="Stjepan Salopek (ssalopek)" w:date="2021-09-13T17:23:00Z">
                <w:rPr>
                  <w:ins w:id="674" w:author="Stjepan Salopek (ssalopek)" w:date="2021-09-13T17:23:00Z"/>
                  <w:rFonts w:eastAsiaTheme="minorEastAsia"/>
                  <w:noProof/>
                </w:rPr>
              </w:rPrChange>
            </w:rPr>
          </w:pPr>
          <w:ins w:id="675" w:author="Stjepan Salopek (ssalopek)" w:date="2021-09-13T17:23:00Z">
            <w:r w:rsidRPr="00A3456A">
              <w:rPr>
                <w:rStyle w:val="Hyperlink"/>
                <w:rFonts w:ascii="Times New Roman" w:hAnsi="Times New Roman" w:cs="Times New Roman"/>
                <w:noProof/>
                <w:sz w:val="24"/>
                <w:szCs w:val="24"/>
                <w:rPrChange w:id="67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7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78" w:author="Stjepan Salopek (ssalopek)" w:date="2021-09-13T17:23:00Z">
                  <w:rPr>
                    <w:noProof/>
                  </w:rPr>
                </w:rPrChange>
              </w:rPr>
              <w:instrText>HYPERLINK \l "_Toc82446284"</w:instrText>
            </w:r>
            <w:r w:rsidRPr="00A3456A">
              <w:rPr>
                <w:rStyle w:val="Hyperlink"/>
                <w:rFonts w:ascii="Times New Roman" w:hAnsi="Times New Roman" w:cs="Times New Roman"/>
                <w:noProof/>
                <w:sz w:val="24"/>
                <w:szCs w:val="24"/>
                <w:rPrChange w:id="67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8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81" w:author="Stjepan Salopek (ssalopek)" w:date="2021-09-13T17:23:00Z">
                  <w:rPr>
                    <w:rStyle w:val="Hyperlink"/>
                    <w:noProof/>
                  </w:rPr>
                </w:rPrChange>
              </w:rPr>
              <w:t>4.8. Petlja treniranja</w:t>
            </w:r>
            <w:r w:rsidRPr="00A3456A">
              <w:rPr>
                <w:rFonts w:ascii="Times New Roman" w:hAnsi="Times New Roman" w:cs="Times New Roman"/>
                <w:noProof/>
                <w:webHidden/>
                <w:sz w:val="24"/>
                <w:szCs w:val="24"/>
                <w:rPrChange w:id="682" w:author="Stjepan Salopek (ssalopek)" w:date="2021-09-13T17:23:00Z">
                  <w:rPr>
                    <w:noProof/>
                    <w:webHidden/>
                  </w:rPr>
                </w:rPrChange>
              </w:rPr>
              <w:tab/>
            </w:r>
            <w:r w:rsidRPr="00A3456A">
              <w:rPr>
                <w:rFonts w:ascii="Times New Roman" w:hAnsi="Times New Roman" w:cs="Times New Roman"/>
                <w:noProof/>
                <w:webHidden/>
                <w:sz w:val="24"/>
                <w:szCs w:val="24"/>
                <w:rPrChange w:id="68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84" w:author="Stjepan Salopek (ssalopek)" w:date="2021-09-13T17:23:00Z">
                  <w:rPr>
                    <w:noProof/>
                    <w:webHidden/>
                  </w:rPr>
                </w:rPrChange>
              </w:rPr>
              <w:instrText xml:space="preserve"> PAGEREF _Toc82446284 \h </w:instrText>
            </w:r>
          </w:ins>
          <w:r w:rsidRPr="00A3456A">
            <w:rPr>
              <w:rFonts w:ascii="Times New Roman" w:hAnsi="Times New Roman" w:cs="Times New Roman"/>
              <w:noProof/>
              <w:webHidden/>
              <w:sz w:val="24"/>
              <w:szCs w:val="24"/>
              <w:rPrChange w:id="68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86" w:author="Stjepan Salopek (ssalopek)" w:date="2021-09-13T17:23:00Z">
                <w:rPr>
                  <w:noProof/>
                  <w:webHidden/>
                </w:rPr>
              </w:rPrChange>
            </w:rPr>
            <w:fldChar w:fldCharType="separate"/>
          </w:r>
          <w:ins w:id="687" w:author="Stjepan Salopek (ssalopek)" w:date="2021-09-13T17:23:00Z">
            <w:r w:rsidRPr="00A3456A">
              <w:rPr>
                <w:rFonts w:ascii="Times New Roman" w:hAnsi="Times New Roman" w:cs="Times New Roman"/>
                <w:noProof/>
                <w:webHidden/>
                <w:sz w:val="24"/>
                <w:szCs w:val="24"/>
                <w:rPrChange w:id="688" w:author="Stjepan Salopek (ssalopek)" w:date="2021-09-13T17:23:00Z">
                  <w:rPr>
                    <w:noProof/>
                    <w:webHidden/>
                  </w:rPr>
                </w:rPrChange>
              </w:rPr>
              <w:t>36</w:t>
            </w:r>
            <w:r w:rsidRPr="00A3456A">
              <w:rPr>
                <w:rFonts w:ascii="Times New Roman" w:hAnsi="Times New Roman" w:cs="Times New Roman"/>
                <w:noProof/>
                <w:webHidden/>
                <w:sz w:val="24"/>
                <w:szCs w:val="24"/>
                <w:rPrChange w:id="68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90" w:author="Stjepan Salopek (ssalopek)" w:date="2021-09-13T17:23:00Z">
                  <w:rPr>
                    <w:rStyle w:val="Hyperlink"/>
                    <w:noProof/>
                  </w:rPr>
                </w:rPrChange>
              </w:rPr>
              <w:fldChar w:fldCharType="end"/>
            </w:r>
          </w:ins>
        </w:p>
        <w:p w14:paraId="2A8A100E" w14:textId="0B462162" w:rsidR="00A3456A" w:rsidRPr="00A3456A" w:rsidRDefault="00A3456A">
          <w:pPr>
            <w:pStyle w:val="TOC2"/>
            <w:rPr>
              <w:ins w:id="691" w:author="Stjepan Salopek (ssalopek)" w:date="2021-09-13T17:23:00Z"/>
              <w:rFonts w:ascii="Times New Roman" w:eastAsiaTheme="minorEastAsia" w:hAnsi="Times New Roman" w:cs="Times New Roman"/>
              <w:noProof/>
              <w:sz w:val="24"/>
              <w:szCs w:val="24"/>
              <w:rPrChange w:id="692" w:author="Stjepan Salopek (ssalopek)" w:date="2021-09-13T17:23:00Z">
                <w:rPr>
                  <w:ins w:id="693" w:author="Stjepan Salopek (ssalopek)" w:date="2021-09-13T17:23:00Z"/>
                  <w:rFonts w:eastAsiaTheme="minorEastAsia"/>
                  <w:noProof/>
                </w:rPr>
              </w:rPrChange>
            </w:rPr>
          </w:pPr>
          <w:ins w:id="694" w:author="Stjepan Salopek (ssalopek)" w:date="2021-09-13T17:23:00Z">
            <w:r w:rsidRPr="00A3456A">
              <w:rPr>
                <w:rStyle w:val="Hyperlink"/>
                <w:rFonts w:ascii="Times New Roman" w:hAnsi="Times New Roman" w:cs="Times New Roman"/>
                <w:noProof/>
                <w:sz w:val="24"/>
                <w:szCs w:val="24"/>
                <w:rPrChange w:id="69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9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97" w:author="Stjepan Salopek (ssalopek)" w:date="2021-09-13T17:23:00Z">
                  <w:rPr>
                    <w:noProof/>
                  </w:rPr>
                </w:rPrChange>
              </w:rPr>
              <w:instrText>HYPERLINK \l "_Toc82446285"</w:instrText>
            </w:r>
            <w:r w:rsidRPr="00A3456A">
              <w:rPr>
                <w:rStyle w:val="Hyperlink"/>
                <w:rFonts w:ascii="Times New Roman" w:hAnsi="Times New Roman" w:cs="Times New Roman"/>
                <w:noProof/>
                <w:sz w:val="24"/>
                <w:szCs w:val="24"/>
                <w:rPrChange w:id="69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9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00" w:author="Stjepan Salopek (ssalopek)" w:date="2021-09-13T17:23:00Z">
                  <w:rPr>
                    <w:rStyle w:val="Hyperlink"/>
                    <w:noProof/>
                  </w:rPr>
                </w:rPrChange>
              </w:rPr>
              <w:t>4.9. Petlja testiranja</w:t>
            </w:r>
            <w:r w:rsidRPr="00A3456A">
              <w:rPr>
                <w:rFonts w:ascii="Times New Roman" w:hAnsi="Times New Roman" w:cs="Times New Roman"/>
                <w:noProof/>
                <w:webHidden/>
                <w:sz w:val="24"/>
                <w:szCs w:val="24"/>
                <w:rPrChange w:id="701" w:author="Stjepan Salopek (ssalopek)" w:date="2021-09-13T17:23:00Z">
                  <w:rPr>
                    <w:noProof/>
                    <w:webHidden/>
                  </w:rPr>
                </w:rPrChange>
              </w:rPr>
              <w:tab/>
            </w:r>
            <w:r w:rsidRPr="00A3456A">
              <w:rPr>
                <w:rFonts w:ascii="Times New Roman" w:hAnsi="Times New Roman" w:cs="Times New Roman"/>
                <w:noProof/>
                <w:webHidden/>
                <w:sz w:val="24"/>
                <w:szCs w:val="24"/>
                <w:rPrChange w:id="70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03" w:author="Stjepan Salopek (ssalopek)" w:date="2021-09-13T17:23:00Z">
                  <w:rPr>
                    <w:noProof/>
                    <w:webHidden/>
                  </w:rPr>
                </w:rPrChange>
              </w:rPr>
              <w:instrText xml:space="preserve"> PAGEREF _Toc82446285 \h </w:instrText>
            </w:r>
          </w:ins>
          <w:r w:rsidRPr="00A3456A">
            <w:rPr>
              <w:rFonts w:ascii="Times New Roman" w:hAnsi="Times New Roman" w:cs="Times New Roman"/>
              <w:noProof/>
              <w:webHidden/>
              <w:sz w:val="24"/>
              <w:szCs w:val="24"/>
              <w:rPrChange w:id="70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05" w:author="Stjepan Salopek (ssalopek)" w:date="2021-09-13T17:23:00Z">
                <w:rPr>
                  <w:noProof/>
                  <w:webHidden/>
                </w:rPr>
              </w:rPrChange>
            </w:rPr>
            <w:fldChar w:fldCharType="separate"/>
          </w:r>
          <w:ins w:id="706" w:author="Stjepan Salopek (ssalopek)" w:date="2021-09-13T17:23:00Z">
            <w:r w:rsidRPr="00A3456A">
              <w:rPr>
                <w:rFonts w:ascii="Times New Roman" w:hAnsi="Times New Roman" w:cs="Times New Roman"/>
                <w:noProof/>
                <w:webHidden/>
                <w:sz w:val="24"/>
                <w:szCs w:val="24"/>
                <w:rPrChange w:id="707" w:author="Stjepan Salopek (ssalopek)" w:date="2021-09-13T17:23:00Z">
                  <w:rPr>
                    <w:noProof/>
                    <w:webHidden/>
                  </w:rPr>
                </w:rPrChange>
              </w:rPr>
              <w:t>37</w:t>
            </w:r>
            <w:r w:rsidRPr="00A3456A">
              <w:rPr>
                <w:rFonts w:ascii="Times New Roman" w:hAnsi="Times New Roman" w:cs="Times New Roman"/>
                <w:noProof/>
                <w:webHidden/>
                <w:sz w:val="24"/>
                <w:szCs w:val="24"/>
                <w:rPrChange w:id="70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09" w:author="Stjepan Salopek (ssalopek)" w:date="2021-09-13T17:23:00Z">
                  <w:rPr>
                    <w:rStyle w:val="Hyperlink"/>
                    <w:noProof/>
                  </w:rPr>
                </w:rPrChange>
              </w:rPr>
              <w:fldChar w:fldCharType="end"/>
            </w:r>
          </w:ins>
        </w:p>
        <w:p w14:paraId="0D96A050" w14:textId="2C9086F7" w:rsidR="00A3456A" w:rsidRPr="00A3456A" w:rsidRDefault="00A3456A">
          <w:pPr>
            <w:pStyle w:val="TOC2"/>
            <w:rPr>
              <w:ins w:id="710" w:author="Stjepan Salopek (ssalopek)" w:date="2021-09-13T17:23:00Z"/>
              <w:rFonts w:ascii="Times New Roman" w:eastAsiaTheme="minorEastAsia" w:hAnsi="Times New Roman" w:cs="Times New Roman"/>
              <w:noProof/>
              <w:sz w:val="24"/>
              <w:szCs w:val="24"/>
              <w:rPrChange w:id="711" w:author="Stjepan Salopek (ssalopek)" w:date="2021-09-13T17:23:00Z">
                <w:rPr>
                  <w:ins w:id="712" w:author="Stjepan Salopek (ssalopek)" w:date="2021-09-13T17:23:00Z"/>
                  <w:rFonts w:eastAsiaTheme="minorEastAsia"/>
                  <w:noProof/>
                </w:rPr>
              </w:rPrChange>
            </w:rPr>
          </w:pPr>
          <w:ins w:id="713" w:author="Stjepan Salopek (ssalopek)" w:date="2021-09-13T17:23:00Z">
            <w:r w:rsidRPr="00A3456A">
              <w:rPr>
                <w:rStyle w:val="Hyperlink"/>
                <w:rFonts w:ascii="Times New Roman" w:hAnsi="Times New Roman" w:cs="Times New Roman"/>
                <w:noProof/>
                <w:sz w:val="24"/>
                <w:szCs w:val="24"/>
                <w:rPrChange w:id="71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1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16" w:author="Stjepan Salopek (ssalopek)" w:date="2021-09-13T17:23:00Z">
                  <w:rPr>
                    <w:noProof/>
                  </w:rPr>
                </w:rPrChange>
              </w:rPr>
              <w:instrText>HYPERLINK \l "_Toc82446286"</w:instrText>
            </w:r>
            <w:r w:rsidRPr="00A3456A">
              <w:rPr>
                <w:rStyle w:val="Hyperlink"/>
                <w:rFonts w:ascii="Times New Roman" w:hAnsi="Times New Roman" w:cs="Times New Roman"/>
                <w:noProof/>
                <w:sz w:val="24"/>
                <w:szCs w:val="24"/>
                <w:rPrChange w:id="71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1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19" w:author="Stjepan Salopek (ssalopek)" w:date="2021-09-13T17:23:00Z">
                  <w:rPr>
                    <w:rStyle w:val="Hyperlink"/>
                    <w:noProof/>
                  </w:rPr>
                </w:rPrChange>
              </w:rPr>
              <w:t>4.10. Pregled i analiza</w:t>
            </w:r>
            <w:r w:rsidRPr="00A3456A">
              <w:rPr>
                <w:rFonts w:ascii="Times New Roman" w:hAnsi="Times New Roman" w:cs="Times New Roman"/>
                <w:noProof/>
                <w:webHidden/>
                <w:sz w:val="24"/>
                <w:szCs w:val="24"/>
                <w:rPrChange w:id="720" w:author="Stjepan Salopek (ssalopek)" w:date="2021-09-13T17:23:00Z">
                  <w:rPr>
                    <w:noProof/>
                    <w:webHidden/>
                  </w:rPr>
                </w:rPrChange>
              </w:rPr>
              <w:tab/>
            </w:r>
            <w:r w:rsidRPr="00A3456A">
              <w:rPr>
                <w:rFonts w:ascii="Times New Roman" w:hAnsi="Times New Roman" w:cs="Times New Roman"/>
                <w:noProof/>
                <w:webHidden/>
                <w:sz w:val="24"/>
                <w:szCs w:val="24"/>
                <w:rPrChange w:id="72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22" w:author="Stjepan Salopek (ssalopek)" w:date="2021-09-13T17:23:00Z">
                  <w:rPr>
                    <w:noProof/>
                    <w:webHidden/>
                  </w:rPr>
                </w:rPrChange>
              </w:rPr>
              <w:instrText xml:space="preserve"> PAGEREF _Toc82446286 \h </w:instrText>
            </w:r>
          </w:ins>
          <w:r w:rsidRPr="00A3456A">
            <w:rPr>
              <w:rFonts w:ascii="Times New Roman" w:hAnsi="Times New Roman" w:cs="Times New Roman"/>
              <w:noProof/>
              <w:webHidden/>
              <w:sz w:val="24"/>
              <w:szCs w:val="24"/>
              <w:rPrChange w:id="72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24" w:author="Stjepan Salopek (ssalopek)" w:date="2021-09-13T17:23:00Z">
                <w:rPr>
                  <w:noProof/>
                  <w:webHidden/>
                </w:rPr>
              </w:rPrChange>
            </w:rPr>
            <w:fldChar w:fldCharType="separate"/>
          </w:r>
          <w:ins w:id="725" w:author="Stjepan Salopek (ssalopek)" w:date="2021-09-13T17:23:00Z">
            <w:r w:rsidRPr="00A3456A">
              <w:rPr>
                <w:rFonts w:ascii="Times New Roman" w:hAnsi="Times New Roman" w:cs="Times New Roman"/>
                <w:noProof/>
                <w:webHidden/>
                <w:sz w:val="24"/>
                <w:szCs w:val="24"/>
                <w:rPrChange w:id="726" w:author="Stjepan Salopek (ssalopek)" w:date="2021-09-13T17:23:00Z">
                  <w:rPr>
                    <w:noProof/>
                    <w:webHidden/>
                  </w:rPr>
                </w:rPrChange>
              </w:rPr>
              <w:t>38</w:t>
            </w:r>
            <w:r w:rsidRPr="00A3456A">
              <w:rPr>
                <w:rFonts w:ascii="Times New Roman" w:hAnsi="Times New Roman" w:cs="Times New Roman"/>
                <w:noProof/>
                <w:webHidden/>
                <w:sz w:val="24"/>
                <w:szCs w:val="24"/>
                <w:rPrChange w:id="72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28" w:author="Stjepan Salopek (ssalopek)" w:date="2021-09-13T17:23:00Z">
                  <w:rPr>
                    <w:rStyle w:val="Hyperlink"/>
                    <w:noProof/>
                  </w:rPr>
                </w:rPrChange>
              </w:rPr>
              <w:fldChar w:fldCharType="end"/>
            </w:r>
          </w:ins>
        </w:p>
        <w:p w14:paraId="6690CB84" w14:textId="667FCA0C" w:rsidR="00A3456A" w:rsidRPr="002F0BD6" w:rsidRDefault="00A3456A" w:rsidP="004D6649">
          <w:pPr>
            <w:pStyle w:val="TOC3"/>
            <w:rPr>
              <w:ins w:id="729" w:author="Stjepan Salopek (ssalopek)" w:date="2021-09-13T17:23:00Z"/>
              <w:rFonts w:eastAsiaTheme="minorEastAsia"/>
              <w:noProof/>
            </w:rPr>
          </w:pPr>
          <w:ins w:id="730" w:author="Stjepan Salopek (ssalopek)" w:date="2021-09-13T17:23:00Z">
            <w:r w:rsidRPr="00A3456A">
              <w:rPr>
                <w:rStyle w:val="Hyperlink"/>
                <w:rFonts w:ascii="Times New Roman" w:hAnsi="Times New Roman" w:cs="Times New Roman"/>
                <w:noProof/>
                <w:sz w:val="24"/>
                <w:szCs w:val="24"/>
                <w:rPrChange w:id="73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32" w:author="Stjepan Salopek (ssalopek)" w:date="2021-09-13T17:23:00Z">
                  <w:rPr>
                    <w:rStyle w:val="Hyperlink"/>
                    <w:noProof/>
                  </w:rPr>
                </w:rPrChange>
              </w:rPr>
              <w:instrText xml:space="preserve"> </w:instrText>
            </w:r>
            <w:r w:rsidRPr="002F0BD6">
              <w:rPr>
                <w:noProof/>
              </w:rPr>
              <w:instrText>HYPERLINK \l "_Toc82446287"</w:instrText>
            </w:r>
            <w:r w:rsidRPr="00A3456A">
              <w:rPr>
                <w:rStyle w:val="Hyperlink"/>
                <w:rFonts w:ascii="Times New Roman" w:hAnsi="Times New Roman" w:cs="Times New Roman"/>
                <w:noProof/>
                <w:sz w:val="24"/>
                <w:szCs w:val="24"/>
                <w:rPrChange w:id="73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3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35" w:author="Stjepan Salopek (ssalopek)" w:date="2021-09-13T17:23:00Z">
                  <w:rPr>
                    <w:rStyle w:val="Hyperlink"/>
                    <w:noProof/>
                  </w:rPr>
                </w:rPrChange>
              </w:rPr>
              <w:t>4.10.1. Matplotlib</w:t>
            </w:r>
            <w:r w:rsidRPr="002F0BD6">
              <w:rPr>
                <w:noProof/>
                <w:webHidden/>
              </w:rPr>
              <w:tab/>
            </w:r>
            <w:r w:rsidRPr="002F0BD6">
              <w:rPr>
                <w:noProof/>
                <w:webHidden/>
              </w:rPr>
              <w:fldChar w:fldCharType="begin"/>
            </w:r>
            <w:r w:rsidRPr="002F0BD6">
              <w:rPr>
                <w:noProof/>
                <w:webHidden/>
              </w:rPr>
              <w:instrText xml:space="preserve"> PAGEREF _Toc82446287 \h </w:instrText>
            </w:r>
          </w:ins>
          <w:r w:rsidRPr="002F0BD6">
            <w:rPr>
              <w:noProof/>
              <w:webHidden/>
            </w:rPr>
          </w:r>
          <w:r w:rsidRPr="002F0BD6">
            <w:rPr>
              <w:noProof/>
              <w:webHidden/>
            </w:rPr>
            <w:fldChar w:fldCharType="separate"/>
          </w:r>
          <w:ins w:id="736"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37" w:author="Stjepan Salopek (ssalopek)" w:date="2021-09-13T17:23:00Z">
                  <w:rPr>
                    <w:rStyle w:val="Hyperlink"/>
                    <w:noProof/>
                  </w:rPr>
                </w:rPrChange>
              </w:rPr>
              <w:fldChar w:fldCharType="end"/>
            </w:r>
          </w:ins>
        </w:p>
        <w:p w14:paraId="5BDC7878" w14:textId="0D7E5AD7" w:rsidR="00A3456A" w:rsidRPr="002F0BD6" w:rsidRDefault="00A3456A" w:rsidP="004D6649">
          <w:pPr>
            <w:pStyle w:val="TOC3"/>
            <w:rPr>
              <w:ins w:id="738" w:author="Stjepan Salopek (ssalopek)" w:date="2021-09-13T17:23:00Z"/>
              <w:rFonts w:eastAsiaTheme="minorEastAsia"/>
              <w:noProof/>
            </w:rPr>
          </w:pPr>
          <w:ins w:id="739" w:author="Stjepan Salopek (ssalopek)" w:date="2021-09-13T17:23:00Z">
            <w:r w:rsidRPr="00A3456A">
              <w:rPr>
                <w:rStyle w:val="Hyperlink"/>
                <w:rFonts w:ascii="Times New Roman" w:hAnsi="Times New Roman" w:cs="Times New Roman"/>
                <w:noProof/>
                <w:sz w:val="24"/>
                <w:szCs w:val="24"/>
                <w:rPrChange w:id="7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41" w:author="Stjepan Salopek (ssalopek)" w:date="2021-09-13T17:23:00Z">
                  <w:rPr>
                    <w:rStyle w:val="Hyperlink"/>
                    <w:noProof/>
                  </w:rPr>
                </w:rPrChange>
              </w:rPr>
              <w:instrText xml:space="preserve"> </w:instrText>
            </w:r>
            <w:r w:rsidRPr="002F0BD6">
              <w:rPr>
                <w:noProof/>
              </w:rPr>
              <w:instrText>HYPERLINK \l "_Toc82446288"</w:instrText>
            </w:r>
            <w:r w:rsidRPr="00A3456A">
              <w:rPr>
                <w:rStyle w:val="Hyperlink"/>
                <w:rFonts w:ascii="Times New Roman" w:hAnsi="Times New Roman" w:cs="Times New Roman"/>
                <w:noProof/>
                <w:sz w:val="24"/>
                <w:szCs w:val="24"/>
                <w:rPrChange w:id="74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4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44" w:author="Stjepan Salopek (ssalopek)" w:date="2021-09-13T17:23:00Z">
                  <w:rPr>
                    <w:rStyle w:val="Hyperlink"/>
                    <w:noProof/>
                  </w:rPr>
                </w:rPrChange>
              </w:rPr>
              <w:t>4.10.2. TensorBoard</w:t>
            </w:r>
            <w:r w:rsidRPr="002F0BD6">
              <w:rPr>
                <w:noProof/>
                <w:webHidden/>
              </w:rPr>
              <w:tab/>
            </w:r>
            <w:r w:rsidRPr="002F0BD6">
              <w:rPr>
                <w:noProof/>
                <w:webHidden/>
              </w:rPr>
              <w:fldChar w:fldCharType="begin"/>
            </w:r>
            <w:r w:rsidRPr="002F0BD6">
              <w:rPr>
                <w:noProof/>
                <w:webHidden/>
              </w:rPr>
              <w:instrText xml:space="preserve"> PAGEREF _Toc82446288 \h </w:instrText>
            </w:r>
          </w:ins>
          <w:r w:rsidRPr="002F0BD6">
            <w:rPr>
              <w:noProof/>
              <w:webHidden/>
            </w:rPr>
          </w:r>
          <w:r w:rsidRPr="002F0BD6">
            <w:rPr>
              <w:noProof/>
              <w:webHidden/>
            </w:rPr>
            <w:fldChar w:fldCharType="separate"/>
          </w:r>
          <w:ins w:id="745"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46" w:author="Stjepan Salopek (ssalopek)" w:date="2021-09-13T17:23:00Z">
                  <w:rPr>
                    <w:rStyle w:val="Hyperlink"/>
                    <w:noProof/>
                  </w:rPr>
                </w:rPrChange>
              </w:rPr>
              <w:fldChar w:fldCharType="end"/>
            </w:r>
          </w:ins>
        </w:p>
        <w:p w14:paraId="3406748D" w14:textId="7B7AC86D" w:rsidR="00A3456A" w:rsidRPr="00A3456A" w:rsidRDefault="00A3456A">
          <w:pPr>
            <w:pStyle w:val="TOC2"/>
            <w:rPr>
              <w:ins w:id="747" w:author="Stjepan Salopek (ssalopek)" w:date="2021-09-13T17:23:00Z"/>
              <w:rFonts w:ascii="Times New Roman" w:eastAsiaTheme="minorEastAsia" w:hAnsi="Times New Roman" w:cs="Times New Roman"/>
              <w:noProof/>
              <w:sz w:val="24"/>
              <w:szCs w:val="24"/>
              <w:rPrChange w:id="748" w:author="Stjepan Salopek (ssalopek)" w:date="2021-09-13T17:23:00Z">
                <w:rPr>
                  <w:ins w:id="749" w:author="Stjepan Salopek (ssalopek)" w:date="2021-09-13T17:23:00Z"/>
                  <w:rFonts w:eastAsiaTheme="minorEastAsia"/>
                  <w:noProof/>
                </w:rPr>
              </w:rPrChange>
            </w:rPr>
          </w:pPr>
          <w:ins w:id="750" w:author="Stjepan Salopek (ssalopek)" w:date="2021-09-13T17:23:00Z">
            <w:r w:rsidRPr="00A3456A">
              <w:rPr>
                <w:rStyle w:val="Hyperlink"/>
                <w:rFonts w:ascii="Times New Roman" w:hAnsi="Times New Roman" w:cs="Times New Roman"/>
                <w:noProof/>
                <w:sz w:val="24"/>
                <w:szCs w:val="24"/>
                <w:rPrChange w:id="75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5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53" w:author="Stjepan Salopek (ssalopek)" w:date="2021-09-13T17:23:00Z">
                  <w:rPr>
                    <w:noProof/>
                  </w:rPr>
                </w:rPrChange>
              </w:rPr>
              <w:instrText>HYPERLINK \l "_Toc82446289"</w:instrText>
            </w:r>
            <w:r w:rsidRPr="00A3456A">
              <w:rPr>
                <w:rStyle w:val="Hyperlink"/>
                <w:rFonts w:ascii="Times New Roman" w:hAnsi="Times New Roman" w:cs="Times New Roman"/>
                <w:noProof/>
                <w:sz w:val="24"/>
                <w:szCs w:val="24"/>
                <w:rPrChange w:id="75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5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56" w:author="Stjepan Salopek (ssalopek)" w:date="2021-09-13T17:23:00Z">
                  <w:rPr>
                    <w:rStyle w:val="Hyperlink"/>
                    <w:noProof/>
                  </w:rPr>
                </w:rPrChange>
              </w:rPr>
              <w:t>4.11. Analiza rezultata</w:t>
            </w:r>
            <w:r w:rsidRPr="00A3456A">
              <w:rPr>
                <w:rFonts w:ascii="Times New Roman" w:hAnsi="Times New Roman" w:cs="Times New Roman"/>
                <w:noProof/>
                <w:webHidden/>
                <w:sz w:val="24"/>
                <w:szCs w:val="24"/>
                <w:rPrChange w:id="757" w:author="Stjepan Salopek (ssalopek)" w:date="2021-09-13T17:23:00Z">
                  <w:rPr>
                    <w:noProof/>
                    <w:webHidden/>
                  </w:rPr>
                </w:rPrChange>
              </w:rPr>
              <w:tab/>
            </w:r>
            <w:r w:rsidRPr="00A3456A">
              <w:rPr>
                <w:rFonts w:ascii="Times New Roman" w:hAnsi="Times New Roman" w:cs="Times New Roman"/>
                <w:noProof/>
                <w:webHidden/>
                <w:sz w:val="24"/>
                <w:szCs w:val="24"/>
                <w:rPrChange w:id="75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59" w:author="Stjepan Salopek (ssalopek)" w:date="2021-09-13T17:23:00Z">
                  <w:rPr>
                    <w:noProof/>
                    <w:webHidden/>
                  </w:rPr>
                </w:rPrChange>
              </w:rPr>
              <w:instrText xml:space="preserve"> PAGEREF _Toc82446289 \h </w:instrText>
            </w:r>
          </w:ins>
          <w:r w:rsidRPr="00A3456A">
            <w:rPr>
              <w:rFonts w:ascii="Times New Roman" w:hAnsi="Times New Roman" w:cs="Times New Roman"/>
              <w:noProof/>
              <w:webHidden/>
              <w:sz w:val="24"/>
              <w:szCs w:val="24"/>
              <w:rPrChange w:id="76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61" w:author="Stjepan Salopek (ssalopek)" w:date="2021-09-13T17:23:00Z">
                <w:rPr>
                  <w:noProof/>
                  <w:webHidden/>
                </w:rPr>
              </w:rPrChange>
            </w:rPr>
            <w:fldChar w:fldCharType="separate"/>
          </w:r>
          <w:ins w:id="762" w:author="Stjepan Salopek (ssalopek)" w:date="2021-09-13T17:23:00Z">
            <w:r w:rsidRPr="00A3456A">
              <w:rPr>
                <w:rFonts w:ascii="Times New Roman" w:hAnsi="Times New Roman" w:cs="Times New Roman"/>
                <w:noProof/>
                <w:webHidden/>
                <w:sz w:val="24"/>
                <w:szCs w:val="24"/>
                <w:rPrChange w:id="763" w:author="Stjepan Salopek (ssalopek)" w:date="2021-09-13T17:23:00Z">
                  <w:rPr>
                    <w:noProof/>
                    <w:webHidden/>
                  </w:rPr>
                </w:rPrChange>
              </w:rPr>
              <w:t>40</w:t>
            </w:r>
            <w:r w:rsidRPr="00A3456A">
              <w:rPr>
                <w:rFonts w:ascii="Times New Roman" w:hAnsi="Times New Roman" w:cs="Times New Roman"/>
                <w:noProof/>
                <w:webHidden/>
                <w:sz w:val="24"/>
                <w:szCs w:val="24"/>
                <w:rPrChange w:id="76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65" w:author="Stjepan Salopek (ssalopek)" w:date="2021-09-13T17:23:00Z">
                  <w:rPr>
                    <w:rStyle w:val="Hyperlink"/>
                    <w:noProof/>
                  </w:rPr>
                </w:rPrChange>
              </w:rPr>
              <w:fldChar w:fldCharType="end"/>
            </w:r>
          </w:ins>
        </w:p>
        <w:p w14:paraId="76B220B5" w14:textId="546FC719" w:rsidR="00A3456A" w:rsidRPr="00A3456A" w:rsidRDefault="00A3456A">
          <w:pPr>
            <w:pStyle w:val="TOC1"/>
            <w:spacing w:line="360" w:lineRule="auto"/>
            <w:rPr>
              <w:ins w:id="766" w:author="Stjepan Salopek (ssalopek)" w:date="2021-09-13T17:23:00Z"/>
              <w:rFonts w:ascii="Times New Roman" w:eastAsiaTheme="minorEastAsia" w:hAnsi="Times New Roman" w:cs="Times New Roman"/>
              <w:noProof/>
              <w:sz w:val="24"/>
              <w:szCs w:val="24"/>
              <w:rPrChange w:id="767" w:author="Stjepan Salopek (ssalopek)" w:date="2021-09-13T17:23:00Z">
                <w:rPr>
                  <w:ins w:id="768" w:author="Stjepan Salopek (ssalopek)" w:date="2021-09-13T17:23:00Z"/>
                  <w:rFonts w:eastAsiaTheme="minorEastAsia"/>
                  <w:noProof/>
                </w:rPr>
              </w:rPrChange>
            </w:rPr>
            <w:pPrChange w:id="769" w:author="Stjepan Salopek (ssalopek)" w:date="2021-09-13T17:24:00Z">
              <w:pPr>
                <w:pStyle w:val="TOC1"/>
              </w:pPr>
            </w:pPrChange>
          </w:pPr>
          <w:ins w:id="770" w:author="Stjepan Salopek (ssalopek)" w:date="2021-09-13T17:23:00Z">
            <w:r w:rsidRPr="00A3456A">
              <w:rPr>
                <w:rStyle w:val="Hyperlink"/>
                <w:rFonts w:ascii="Times New Roman" w:hAnsi="Times New Roman" w:cs="Times New Roman"/>
                <w:noProof/>
                <w:sz w:val="24"/>
                <w:szCs w:val="24"/>
                <w:rPrChange w:id="77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7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73" w:author="Stjepan Salopek (ssalopek)" w:date="2021-09-13T17:23:00Z">
                  <w:rPr>
                    <w:noProof/>
                  </w:rPr>
                </w:rPrChange>
              </w:rPr>
              <w:instrText>HYPERLINK \l "_Toc82446290"</w:instrText>
            </w:r>
            <w:r w:rsidRPr="00A3456A">
              <w:rPr>
                <w:rStyle w:val="Hyperlink"/>
                <w:rFonts w:ascii="Times New Roman" w:hAnsi="Times New Roman" w:cs="Times New Roman"/>
                <w:noProof/>
                <w:sz w:val="24"/>
                <w:szCs w:val="24"/>
                <w:rPrChange w:id="77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7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76" w:author="Stjepan Salopek (ssalopek)" w:date="2021-09-13T17:23:00Z">
                  <w:rPr>
                    <w:rStyle w:val="Hyperlink"/>
                    <w:noProof/>
                  </w:rPr>
                </w:rPrChange>
              </w:rPr>
              <w:t>5. ZAKLJUČAK</w:t>
            </w:r>
            <w:r w:rsidRPr="00A3456A">
              <w:rPr>
                <w:rFonts w:ascii="Times New Roman" w:hAnsi="Times New Roman" w:cs="Times New Roman"/>
                <w:noProof/>
                <w:webHidden/>
                <w:sz w:val="24"/>
                <w:szCs w:val="24"/>
                <w:rPrChange w:id="777" w:author="Stjepan Salopek (ssalopek)" w:date="2021-09-13T17:23:00Z">
                  <w:rPr>
                    <w:noProof/>
                    <w:webHidden/>
                  </w:rPr>
                </w:rPrChange>
              </w:rPr>
              <w:tab/>
            </w:r>
            <w:r w:rsidRPr="00A3456A">
              <w:rPr>
                <w:rFonts w:ascii="Times New Roman" w:hAnsi="Times New Roman" w:cs="Times New Roman"/>
                <w:noProof/>
                <w:webHidden/>
                <w:sz w:val="24"/>
                <w:szCs w:val="24"/>
                <w:rPrChange w:id="77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79" w:author="Stjepan Salopek (ssalopek)" w:date="2021-09-13T17:23:00Z">
                  <w:rPr>
                    <w:noProof/>
                    <w:webHidden/>
                  </w:rPr>
                </w:rPrChange>
              </w:rPr>
              <w:instrText xml:space="preserve"> PAGEREF _Toc82446290 \h </w:instrText>
            </w:r>
          </w:ins>
          <w:r w:rsidRPr="00A3456A">
            <w:rPr>
              <w:rFonts w:ascii="Times New Roman" w:hAnsi="Times New Roman" w:cs="Times New Roman"/>
              <w:noProof/>
              <w:webHidden/>
              <w:sz w:val="24"/>
              <w:szCs w:val="24"/>
              <w:rPrChange w:id="78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81" w:author="Stjepan Salopek (ssalopek)" w:date="2021-09-13T17:23:00Z">
                <w:rPr>
                  <w:noProof/>
                  <w:webHidden/>
                </w:rPr>
              </w:rPrChange>
            </w:rPr>
            <w:fldChar w:fldCharType="separate"/>
          </w:r>
          <w:ins w:id="782" w:author="Stjepan Salopek (ssalopek)" w:date="2021-09-13T17:23:00Z">
            <w:r w:rsidRPr="00A3456A">
              <w:rPr>
                <w:rFonts w:ascii="Times New Roman" w:hAnsi="Times New Roman" w:cs="Times New Roman"/>
                <w:noProof/>
                <w:webHidden/>
                <w:sz w:val="24"/>
                <w:szCs w:val="24"/>
                <w:rPrChange w:id="783" w:author="Stjepan Salopek (ssalopek)" w:date="2021-09-13T17:23:00Z">
                  <w:rPr>
                    <w:noProof/>
                    <w:webHidden/>
                  </w:rPr>
                </w:rPrChange>
              </w:rPr>
              <w:t>41</w:t>
            </w:r>
            <w:r w:rsidRPr="00A3456A">
              <w:rPr>
                <w:rFonts w:ascii="Times New Roman" w:hAnsi="Times New Roman" w:cs="Times New Roman"/>
                <w:noProof/>
                <w:webHidden/>
                <w:sz w:val="24"/>
                <w:szCs w:val="24"/>
                <w:rPrChange w:id="78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85" w:author="Stjepan Salopek (ssalopek)" w:date="2021-09-13T17:23:00Z">
                  <w:rPr>
                    <w:rStyle w:val="Hyperlink"/>
                    <w:noProof/>
                  </w:rPr>
                </w:rPrChange>
              </w:rPr>
              <w:fldChar w:fldCharType="end"/>
            </w:r>
          </w:ins>
        </w:p>
        <w:p w14:paraId="2A9DB7A4" w14:textId="0303F8E6" w:rsidR="00A3456A" w:rsidRPr="00A3456A" w:rsidRDefault="00A3456A">
          <w:pPr>
            <w:pStyle w:val="TOC1"/>
            <w:spacing w:line="360" w:lineRule="auto"/>
            <w:rPr>
              <w:ins w:id="786" w:author="Stjepan Salopek (ssalopek)" w:date="2021-09-13T17:23:00Z"/>
              <w:rFonts w:ascii="Times New Roman" w:eastAsiaTheme="minorEastAsia" w:hAnsi="Times New Roman" w:cs="Times New Roman"/>
              <w:noProof/>
              <w:sz w:val="24"/>
              <w:szCs w:val="24"/>
              <w:rPrChange w:id="787" w:author="Stjepan Salopek (ssalopek)" w:date="2021-09-13T17:23:00Z">
                <w:rPr>
                  <w:ins w:id="788" w:author="Stjepan Salopek (ssalopek)" w:date="2021-09-13T17:23:00Z"/>
                  <w:rFonts w:eastAsiaTheme="minorEastAsia"/>
                  <w:noProof/>
                </w:rPr>
              </w:rPrChange>
            </w:rPr>
            <w:pPrChange w:id="789" w:author="Stjepan Salopek (ssalopek)" w:date="2021-09-13T17:24:00Z">
              <w:pPr>
                <w:pStyle w:val="TOC1"/>
              </w:pPr>
            </w:pPrChange>
          </w:pPr>
          <w:ins w:id="790" w:author="Stjepan Salopek (ssalopek)" w:date="2021-09-13T17:23:00Z">
            <w:r w:rsidRPr="00A3456A">
              <w:rPr>
                <w:rStyle w:val="Hyperlink"/>
                <w:rFonts w:ascii="Times New Roman" w:hAnsi="Times New Roman" w:cs="Times New Roman"/>
                <w:noProof/>
                <w:sz w:val="24"/>
                <w:szCs w:val="24"/>
                <w:rPrChange w:id="79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9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93" w:author="Stjepan Salopek (ssalopek)" w:date="2021-09-13T17:23:00Z">
                  <w:rPr>
                    <w:noProof/>
                  </w:rPr>
                </w:rPrChange>
              </w:rPr>
              <w:instrText>HYPERLINK \l "_Toc82446291"</w:instrText>
            </w:r>
            <w:r w:rsidRPr="00A3456A">
              <w:rPr>
                <w:rStyle w:val="Hyperlink"/>
                <w:rFonts w:ascii="Times New Roman" w:hAnsi="Times New Roman" w:cs="Times New Roman"/>
                <w:noProof/>
                <w:sz w:val="24"/>
                <w:szCs w:val="24"/>
                <w:rPrChange w:id="79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9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96" w:author="Stjepan Salopek (ssalopek)" w:date="2021-09-13T17:23:00Z">
                  <w:rPr>
                    <w:rStyle w:val="Hyperlink"/>
                    <w:noProof/>
                  </w:rPr>
                </w:rPrChange>
              </w:rPr>
              <w:t>Popis literature</w:t>
            </w:r>
            <w:r w:rsidRPr="00A3456A">
              <w:rPr>
                <w:rFonts w:ascii="Times New Roman" w:hAnsi="Times New Roman" w:cs="Times New Roman"/>
                <w:noProof/>
                <w:webHidden/>
                <w:sz w:val="24"/>
                <w:szCs w:val="24"/>
                <w:rPrChange w:id="797" w:author="Stjepan Salopek (ssalopek)" w:date="2021-09-13T17:23:00Z">
                  <w:rPr>
                    <w:noProof/>
                    <w:webHidden/>
                  </w:rPr>
                </w:rPrChange>
              </w:rPr>
              <w:tab/>
            </w:r>
            <w:r w:rsidRPr="00A3456A">
              <w:rPr>
                <w:rFonts w:ascii="Times New Roman" w:hAnsi="Times New Roman" w:cs="Times New Roman"/>
                <w:noProof/>
                <w:webHidden/>
                <w:sz w:val="24"/>
                <w:szCs w:val="24"/>
                <w:rPrChange w:id="79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99" w:author="Stjepan Salopek (ssalopek)" w:date="2021-09-13T17:23:00Z">
                  <w:rPr>
                    <w:noProof/>
                    <w:webHidden/>
                  </w:rPr>
                </w:rPrChange>
              </w:rPr>
              <w:instrText xml:space="preserve"> PAGEREF _Toc82446291 \h </w:instrText>
            </w:r>
          </w:ins>
          <w:r w:rsidRPr="00A3456A">
            <w:rPr>
              <w:rFonts w:ascii="Times New Roman" w:hAnsi="Times New Roman" w:cs="Times New Roman"/>
              <w:noProof/>
              <w:webHidden/>
              <w:sz w:val="24"/>
              <w:szCs w:val="24"/>
              <w:rPrChange w:id="80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801" w:author="Stjepan Salopek (ssalopek)" w:date="2021-09-13T17:23:00Z">
                <w:rPr>
                  <w:noProof/>
                  <w:webHidden/>
                </w:rPr>
              </w:rPrChange>
            </w:rPr>
            <w:fldChar w:fldCharType="separate"/>
          </w:r>
          <w:ins w:id="802" w:author="Stjepan Salopek (ssalopek)" w:date="2021-09-13T17:23:00Z">
            <w:r w:rsidRPr="00A3456A">
              <w:rPr>
                <w:rFonts w:ascii="Times New Roman" w:hAnsi="Times New Roman" w:cs="Times New Roman"/>
                <w:noProof/>
                <w:webHidden/>
                <w:sz w:val="24"/>
                <w:szCs w:val="24"/>
                <w:rPrChange w:id="803" w:author="Stjepan Salopek (ssalopek)" w:date="2021-09-13T17:23:00Z">
                  <w:rPr>
                    <w:noProof/>
                    <w:webHidden/>
                  </w:rPr>
                </w:rPrChange>
              </w:rPr>
              <w:t>42</w:t>
            </w:r>
            <w:r w:rsidRPr="00A3456A">
              <w:rPr>
                <w:rFonts w:ascii="Times New Roman" w:hAnsi="Times New Roman" w:cs="Times New Roman"/>
                <w:noProof/>
                <w:webHidden/>
                <w:sz w:val="24"/>
                <w:szCs w:val="24"/>
                <w:rPrChange w:id="80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05" w:author="Stjepan Salopek (ssalopek)" w:date="2021-09-13T17:23:00Z">
                  <w:rPr>
                    <w:rStyle w:val="Hyperlink"/>
                    <w:noProof/>
                  </w:rPr>
                </w:rPrChange>
              </w:rPr>
              <w:fldChar w:fldCharType="end"/>
            </w:r>
          </w:ins>
        </w:p>
        <w:p w14:paraId="1084827C" w14:textId="7F9ADA07" w:rsidR="00395B9F" w:rsidRPr="008064B8" w:rsidDel="00C040F9" w:rsidRDefault="00395B9F">
          <w:pPr>
            <w:pStyle w:val="TOC1"/>
            <w:spacing w:line="360" w:lineRule="auto"/>
            <w:rPr>
              <w:del w:id="806" w:author="Stjepan Salopek (ssalopek)" w:date="2021-09-09T15:17:00Z"/>
              <w:rFonts w:ascii="Times New Roman" w:eastAsiaTheme="minorEastAsia" w:hAnsi="Times New Roman" w:cs="Times New Roman"/>
              <w:noProof/>
              <w:sz w:val="24"/>
              <w:szCs w:val="24"/>
              <w:rPrChange w:id="807" w:author="Stjepan Salopek (ssalopek)" w:date="2021-09-09T15:26:00Z">
                <w:rPr>
                  <w:del w:id="808" w:author="Stjepan Salopek (ssalopek)" w:date="2021-09-09T15:17:00Z"/>
                  <w:rFonts w:eastAsiaTheme="minorEastAsia"/>
                  <w:noProof/>
                </w:rPr>
              </w:rPrChange>
            </w:rPr>
            <w:pPrChange w:id="809" w:author="Stjepan Salopek (ssalopek)" w:date="2021-09-09T15:26:00Z">
              <w:pPr>
                <w:pStyle w:val="TOC1"/>
              </w:pPr>
            </w:pPrChange>
          </w:pPr>
          <w:del w:id="810" w:author="Stjepan Salopek (ssalopek)" w:date="2021-09-09T15:17:00Z">
            <w:r w:rsidRPr="008064B8" w:rsidDel="00C040F9">
              <w:rPr>
                <w:rPrChange w:id="811" w:author="Stjepan Salopek (ssalopek)" w:date="2021-09-09T15:26:00Z">
                  <w:rPr>
                    <w:rStyle w:val="Hyperlink"/>
                    <w:rFonts w:ascii="Times New Roman" w:hAnsi="Times New Roman" w:cs="Times New Roman"/>
                    <w:noProof/>
                    <w:sz w:val="24"/>
                    <w:szCs w:val="24"/>
                  </w:rPr>
                </w:rPrChange>
              </w:rPr>
              <w:delText>Sažetak</w:delText>
            </w:r>
            <w:r w:rsidRPr="008064B8" w:rsidDel="00C040F9">
              <w:rPr>
                <w:rFonts w:ascii="Times New Roman" w:hAnsi="Times New Roman" w:cs="Times New Roman"/>
                <w:noProof/>
                <w:webHidden/>
                <w:sz w:val="24"/>
                <w:szCs w:val="24"/>
                <w:rPrChange w:id="812" w:author="Stjepan Salopek (ssalopek)" w:date="2021-09-09T15:26:00Z">
                  <w:rPr>
                    <w:noProof/>
                    <w:webHidden/>
                  </w:rPr>
                </w:rPrChange>
              </w:rPr>
              <w:tab/>
              <w:delText>1</w:delText>
            </w:r>
          </w:del>
        </w:p>
        <w:p w14:paraId="468E860B" w14:textId="2FD784D5" w:rsidR="00395B9F" w:rsidRPr="008064B8" w:rsidDel="00C040F9" w:rsidRDefault="00395B9F">
          <w:pPr>
            <w:pStyle w:val="TOC1"/>
            <w:spacing w:line="360" w:lineRule="auto"/>
            <w:rPr>
              <w:del w:id="813" w:author="Stjepan Salopek (ssalopek)" w:date="2021-09-09T15:17:00Z"/>
              <w:rFonts w:ascii="Times New Roman" w:eastAsiaTheme="minorEastAsia" w:hAnsi="Times New Roman" w:cs="Times New Roman"/>
              <w:noProof/>
              <w:sz w:val="24"/>
              <w:szCs w:val="24"/>
              <w:rPrChange w:id="814" w:author="Stjepan Salopek (ssalopek)" w:date="2021-09-09T15:26:00Z">
                <w:rPr>
                  <w:del w:id="815" w:author="Stjepan Salopek (ssalopek)" w:date="2021-09-09T15:17:00Z"/>
                  <w:rFonts w:eastAsiaTheme="minorEastAsia"/>
                  <w:noProof/>
                </w:rPr>
              </w:rPrChange>
            </w:rPr>
            <w:pPrChange w:id="816" w:author="Stjepan Salopek (ssalopek)" w:date="2021-09-09T15:26:00Z">
              <w:pPr>
                <w:pStyle w:val="TOC1"/>
              </w:pPr>
            </w:pPrChange>
          </w:pPr>
          <w:del w:id="817" w:author="Stjepan Salopek (ssalopek)" w:date="2021-09-09T15:17:00Z">
            <w:r w:rsidRPr="008064B8" w:rsidDel="00C040F9">
              <w:rPr>
                <w:rPrChange w:id="818" w:author="Stjepan Salopek (ssalopek)" w:date="2021-09-09T15:26:00Z">
                  <w:rPr>
                    <w:rStyle w:val="Hyperlink"/>
                    <w:rFonts w:ascii="Times New Roman" w:hAnsi="Times New Roman" w:cs="Times New Roman"/>
                    <w:noProof/>
                    <w:sz w:val="24"/>
                    <w:szCs w:val="24"/>
                  </w:rPr>
                </w:rPrChange>
              </w:rPr>
              <w:delText>SADRŽAJ</w:delText>
            </w:r>
            <w:r w:rsidRPr="008064B8" w:rsidDel="00C040F9">
              <w:rPr>
                <w:rFonts w:ascii="Times New Roman" w:hAnsi="Times New Roman" w:cs="Times New Roman"/>
                <w:noProof/>
                <w:webHidden/>
                <w:sz w:val="24"/>
                <w:szCs w:val="24"/>
                <w:rPrChange w:id="819" w:author="Stjepan Salopek (ssalopek)" w:date="2021-09-09T15:26:00Z">
                  <w:rPr>
                    <w:noProof/>
                    <w:webHidden/>
                  </w:rPr>
                </w:rPrChange>
              </w:rPr>
              <w:tab/>
              <w:delText>2</w:delText>
            </w:r>
          </w:del>
        </w:p>
        <w:p w14:paraId="64B93A45" w14:textId="30EED144" w:rsidR="00395B9F" w:rsidRPr="008064B8" w:rsidDel="00C040F9" w:rsidRDefault="00395B9F">
          <w:pPr>
            <w:pStyle w:val="TOC1"/>
            <w:spacing w:line="360" w:lineRule="auto"/>
            <w:rPr>
              <w:del w:id="820" w:author="Stjepan Salopek (ssalopek)" w:date="2021-09-09T15:17:00Z"/>
              <w:rFonts w:ascii="Times New Roman" w:eastAsiaTheme="minorEastAsia" w:hAnsi="Times New Roman" w:cs="Times New Roman"/>
              <w:noProof/>
              <w:sz w:val="24"/>
              <w:szCs w:val="24"/>
              <w:rPrChange w:id="821" w:author="Stjepan Salopek (ssalopek)" w:date="2021-09-09T15:26:00Z">
                <w:rPr>
                  <w:del w:id="822" w:author="Stjepan Salopek (ssalopek)" w:date="2021-09-09T15:17:00Z"/>
                  <w:rFonts w:eastAsiaTheme="minorEastAsia"/>
                  <w:noProof/>
                </w:rPr>
              </w:rPrChange>
            </w:rPr>
            <w:pPrChange w:id="823" w:author="Stjepan Salopek (ssalopek)" w:date="2021-09-09T15:26:00Z">
              <w:pPr>
                <w:pStyle w:val="TOC1"/>
              </w:pPr>
            </w:pPrChange>
          </w:pPr>
          <w:del w:id="824" w:author="Stjepan Salopek (ssalopek)" w:date="2021-09-09T15:17:00Z">
            <w:r w:rsidRPr="008064B8" w:rsidDel="00C040F9">
              <w:rPr>
                <w:rPrChange w:id="825" w:author="Stjepan Salopek (ssalopek)" w:date="2021-09-09T15:26:00Z">
                  <w:rPr>
                    <w:rStyle w:val="Hyperlink"/>
                    <w:rFonts w:ascii="Times New Roman" w:hAnsi="Times New Roman" w:cs="Times New Roman"/>
                    <w:noProof/>
                    <w:sz w:val="24"/>
                    <w:szCs w:val="24"/>
                  </w:rPr>
                </w:rPrChange>
              </w:rPr>
              <w:delText>Popis tablica</w:delText>
            </w:r>
            <w:r w:rsidRPr="008064B8" w:rsidDel="00C040F9">
              <w:rPr>
                <w:rFonts w:ascii="Times New Roman" w:hAnsi="Times New Roman" w:cs="Times New Roman"/>
                <w:noProof/>
                <w:webHidden/>
                <w:sz w:val="24"/>
                <w:szCs w:val="24"/>
                <w:rPrChange w:id="826" w:author="Stjepan Salopek (ssalopek)" w:date="2021-09-09T15:26:00Z">
                  <w:rPr>
                    <w:noProof/>
                    <w:webHidden/>
                  </w:rPr>
                </w:rPrChange>
              </w:rPr>
              <w:tab/>
              <w:delText>4</w:delText>
            </w:r>
          </w:del>
        </w:p>
        <w:p w14:paraId="30FD66F2" w14:textId="0FECFC08" w:rsidR="00395B9F" w:rsidRPr="008064B8" w:rsidDel="00C040F9" w:rsidRDefault="00395B9F">
          <w:pPr>
            <w:pStyle w:val="TOC1"/>
            <w:spacing w:line="360" w:lineRule="auto"/>
            <w:rPr>
              <w:del w:id="827" w:author="Stjepan Salopek (ssalopek)" w:date="2021-09-09T15:17:00Z"/>
              <w:rFonts w:ascii="Times New Roman" w:eastAsiaTheme="minorEastAsia" w:hAnsi="Times New Roman" w:cs="Times New Roman"/>
              <w:noProof/>
              <w:sz w:val="24"/>
              <w:szCs w:val="24"/>
              <w:rPrChange w:id="828" w:author="Stjepan Salopek (ssalopek)" w:date="2021-09-09T15:26:00Z">
                <w:rPr>
                  <w:del w:id="829" w:author="Stjepan Salopek (ssalopek)" w:date="2021-09-09T15:17:00Z"/>
                  <w:rFonts w:eastAsiaTheme="minorEastAsia"/>
                  <w:noProof/>
                </w:rPr>
              </w:rPrChange>
            </w:rPr>
            <w:pPrChange w:id="830" w:author="Stjepan Salopek (ssalopek)" w:date="2021-09-09T15:26:00Z">
              <w:pPr>
                <w:pStyle w:val="TOC1"/>
              </w:pPr>
            </w:pPrChange>
          </w:pPr>
          <w:del w:id="831" w:author="Stjepan Salopek (ssalopek)" w:date="2021-09-09T15:17:00Z">
            <w:r w:rsidRPr="008064B8" w:rsidDel="00C040F9">
              <w:rPr>
                <w:rPrChange w:id="832" w:author="Stjepan Salopek (ssalopek)" w:date="2021-09-09T15:26:00Z">
                  <w:rPr>
                    <w:rStyle w:val="Hyperlink"/>
                    <w:rFonts w:ascii="Times New Roman" w:hAnsi="Times New Roman" w:cs="Times New Roman"/>
                    <w:noProof/>
                    <w:sz w:val="24"/>
                    <w:szCs w:val="24"/>
                  </w:rPr>
                </w:rPrChange>
              </w:rPr>
              <w:delText>Popis slika</w:delText>
            </w:r>
            <w:r w:rsidRPr="008064B8" w:rsidDel="00C040F9">
              <w:rPr>
                <w:rFonts w:ascii="Times New Roman" w:hAnsi="Times New Roman" w:cs="Times New Roman"/>
                <w:noProof/>
                <w:webHidden/>
                <w:sz w:val="24"/>
                <w:szCs w:val="24"/>
                <w:rPrChange w:id="833" w:author="Stjepan Salopek (ssalopek)" w:date="2021-09-09T15:26:00Z">
                  <w:rPr>
                    <w:noProof/>
                    <w:webHidden/>
                  </w:rPr>
                </w:rPrChange>
              </w:rPr>
              <w:tab/>
              <w:delText>5</w:delText>
            </w:r>
          </w:del>
        </w:p>
        <w:p w14:paraId="046331C0" w14:textId="43AAC68E" w:rsidR="00395B9F" w:rsidRPr="008064B8" w:rsidDel="00C040F9" w:rsidRDefault="00395B9F">
          <w:pPr>
            <w:pStyle w:val="TOC1"/>
            <w:spacing w:line="360" w:lineRule="auto"/>
            <w:rPr>
              <w:del w:id="834" w:author="Stjepan Salopek (ssalopek)" w:date="2021-09-09T15:17:00Z"/>
              <w:rFonts w:ascii="Times New Roman" w:eastAsiaTheme="minorEastAsia" w:hAnsi="Times New Roman" w:cs="Times New Roman"/>
              <w:noProof/>
              <w:sz w:val="24"/>
              <w:szCs w:val="24"/>
              <w:rPrChange w:id="835" w:author="Stjepan Salopek (ssalopek)" w:date="2021-09-09T15:26:00Z">
                <w:rPr>
                  <w:del w:id="836" w:author="Stjepan Salopek (ssalopek)" w:date="2021-09-09T15:17:00Z"/>
                  <w:rFonts w:eastAsiaTheme="minorEastAsia"/>
                  <w:noProof/>
                </w:rPr>
              </w:rPrChange>
            </w:rPr>
            <w:pPrChange w:id="837" w:author="Stjepan Salopek (ssalopek)" w:date="2021-09-09T15:26:00Z">
              <w:pPr>
                <w:pStyle w:val="TOC1"/>
              </w:pPr>
            </w:pPrChange>
          </w:pPr>
          <w:del w:id="838" w:author="Stjepan Salopek (ssalopek)" w:date="2021-09-09T15:17:00Z">
            <w:r w:rsidRPr="008064B8" w:rsidDel="00C040F9">
              <w:rPr>
                <w:rPrChange w:id="839" w:author="Stjepan Salopek (ssalopek)" w:date="2021-09-09T15:26:00Z">
                  <w:rPr>
                    <w:rStyle w:val="Hyperlink"/>
                    <w:rFonts w:ascii="Times New Roman" w:hAnsi="Times New Roman" w:cs="Times New Roman"/>
                    <w:noProof/>
                    <w:sz w:val="24"/>
                    <w:szCs w:val="24"/>
                  </w:rPr>
                </w:rPrChange>
              </w:rPr>
              <w:delText>Popis prikaza programskog kôda</w:delText>
            </w:r>
            <w:r w:rsidRPr="008064B8" w:rsidDel="00C040F9">
              <w:rPr>
                <w:rFonts w:ascii="Times New Roman" w:hAnsi="Times New Roman" w:cs="Times New Roman"/>
                <w:noProof/>
                <w:webHidden/>
                <w:sz w:val="24"/>
                <w:szCs w:val="24"/>
                <w:rPrChange w:id="840" w:author="Stjepan Salopek (ssalopek)" w:date="2021-09-09T15:26:00Z">
                  <w:rPr>
                    <w:noProof/>
                    <w:webHidden/>
                  </w:rPr>
                </w:rPrChange>
              </w:rPr>
              <w:tab/>
              <w:delText>6</w:delText>
            </w:r>
          </w:del>
        </w:p>
        <w:p w14:paraId="6C785270" w14:textId="70E2519E" w:rsidR="00395B9F" w:rsidRPr="008064B8" w:rsidDel="00C040F9" w:rsidRDefault="00395B9F">
          <w:pPr>
            <w:pStyle w:val="TOC1"/>
            <w:spacing w:line="360" w:lineRule="auto"/>
            <w:rPr>
              <w:del w:id="841" w:author="Stjepan Salopek (ssalopek)" w:date="2021-09-09T15:17:00Z"/>
              <w:rFonts w:ascii="Times New Roman" w:eastAsiaTheme="minorEastAsia" w:hAnsi="Times New Roman" w:cs="Times New Roman"/>
              <w:noProof/>
              <w:sz w:val="24"/>
              <w:szCs w:val="24"/>
              <w:rPrChange w:id="842" w:author="Stjepan Salopek (ssalopek)" w:date="2021-09-09T15:26:00Z">
                <w:rPr>
                  <w:del w:id="843" w:author="Stjepan Salopek (ssalopek)" w:date="2021-09-09T15:17:00Z"/>
                  <w:rFonts w:eastAsiaTheme="minorEastAsia"/>
                  <w:noProof/>
                </w:rPr>
              </w:rPrChange>
            </w:rPr>
            <w:pPrChange w:id="844" w:author="Stjepan Salopek (ssalopek)" w:date="2021-09-09T15:26:00Z">
              <w:pPr>
                <w:pStyle w:val="TOC1"/>
              </w:pPr>
            </w:pPrChange>
          </w:pPr>
          <w:del w:id="845" w:author="Stjepan Salopek (ssalopek)" w:date="2021-09-09T15:17:00Z">
            <w:r w:rsidRPr="008064B8" w:rsidDel="00C040F9">
              <w:rPr>
                <w:rPrChange w:id="846" w:author="Stjepan Salopek (ssalopek)" w:date="2021-09-09T15:26:00Z">
                  <w:rPr>
                    <w:rStyle w:val="Hyperlink"/>
                    <w:rFonts w:ascii="Times New Roman" w:hAnsi="Times New Roman" w:cs="Times New Roman"/>
                    <w:noProof/>
                    <w:sz w:val="24"/>
                    <w:szCs w:val="24"/>
                  </w:rPr>
                </w:rPrChange>
              </w:rPr>
              <w:delText>1 UVOD</w:delText>
            </w:r>
            <w:r w:rsidRPr="008064B8" w:rsidDel="00C040F9">
              <w:rPr>
                <w:rFonts w:ascii="Times New Roman" w:hAnsi="Times New Roman" w:cs="Times New Roman"/>
                <w:noProof/>
                <w:webHidden/>
                <w:sz w:val="24"/>
                <w:szCs w:val="24"/>
                <w:rPrChange w:id="847" w:author="Stjepan Salopek (ssalopek)" w:date="2021-09-09T15:26:00Z">
                  <w:rPr>
                    <w:noProof/>
                    <w:webHidden/>
                  </w:rPr>
                </w:rPrChange>
              </w:rPr>
              <w:tab/>
              <w:delText>7</w:delText>
            </w:r>
          </w:del>
        </w:p>
        <w:p w14:paraId="5EFF7BA9" w14:textId="3FEB3F5B" w:rsidR="00395B9F" w:rsidRPr="008064B8" w:rsidDel="00C040F9" w:rsidRDefault="00395B9F">
          <w:pPr>
            <w:pStyle w:val="TOC1"/>
            <w:spacing w:line="360" w:lineRule="auto"/>
            <w:rPr>
              <w:del w:id="848" w:author="Stjepan Salopek (ssalopek)" w:date="2021-09-09T15:17:00Z"/>
              <w:rFonts w:ascii="Times New Roman" w:eastAsiaTheme="minorEastAsia" w:hAnsi="Times New Roman" w:cs="Times New Roman"/>
              <w:noProof/>
              <w:sz w:val="24"/>
              <w:szCs w:val="24"/>
              <w:rPrChange w:id="849" w:author="Stjepan Salopek (ssalopek)" w:date="2021-09-09T15:26:00Z">
                <w:rPr>
                  <w:del w:id="850" w:author="Stjepan Salopek (ssalopek)" w:date="2021-09-09T15:17:00Z"/>
                  <w:rFonts w:eastAsiaTheme="minorEastAsia"/>
                  <w:noProof/>
                </w:rPr>
              </w:rPrChange>
            </w:rPr>
            <w:pPrChange w:id="851" w:author="Stjepan Salopek (ssalopek)" w:date="2021-09-09T15:26:00Z">
              <w:pPr>
                <w:pStyle w:val="TOC1"/>
              </w:pPr>
            </w:pPrChange>
          </w:pPr>
          <w:del w:id="852" w:author="Stjepan Salopek (ssalopek)" w:date="2021-09-09T15:17:00Z">
            <w:r w:rsidRPr="008064B8" w:rsidDel="00C040F9">
              <w:rPr>
                <w:rPrChange w:id="853" w:author="Stjepan Salopek (ssalopek)" w:date="2021-09-09T15:26:00Z">
                  <w:rPr>
                    <w:rStyle w:val="Hyperlink"/>
                    <w:rFonts w:ascii="Times New Roman" w:hAnsi="Times New Roman" w:cs="Times New Roman"/>
                    <w:noProof/>
                    <w:sz w:val="24"/>
                    <w:szCs w:val="24"/>
                  </w:rPr>
                </w:rPrChange>
              </w:rPr>
              <w:delText>2 O UMJETNOJ INTELIGENCIJI</w:delText>
            </w:r>
            <w:r w:rsidRPr="008064B8" w:rsidDel="00C040F9">
              <w:rPr>
                <w:rFonts w:ascii="Times New Roman" w:hAnsi="Times New Roman" w:cs="Times New Roman"/>
                <w:noProof/>
                <w:webHidden/>
                <w:sz w:val="24"/>
                <w:szCs w:val="24"/>
                <w:rPrChange w:id="854" w:author="Stjepan Salopek (ssalopek)" w:date="2021-09-09T15:26:00Z">
                  <w:rPr>
                    <w:noProof/>
                    <w:webHidden/>
                  </w:rPr>
                </w:rPrChange>
              </w:rPr>
              <w:tab/>
              <w:delText>8</w:delText>
            </w:r>
          </w:del>
        </w:p>
        <w:p w14:paraId="0A37EEAB" w14:textId="383F261F" w:rsidR="00395B9F" w:rsidRPr="008064B8" w:rsidDel="00C040F9" w:rsidRDefault="00395B9F">
          <w:pPr>
            <w:pStyle w:val="TOC2"/>
            <w:rPr>
              <w:del w:id="855" w:author="Stjepan Salopek (ssalopek)" w:date="2021-09-09T15:17:00Z"/>
              <w:rFonts w:ascii="Times New Roman" w:eastAsiaTheme="minorEastAsia" w:hAnsi="Times New Roman" w:cs="Times New Roman"/>
              <w:noProof/>
              <w:sz w:val="24"/>
              <w:szCs w:val="24"/>
            </w:rPr>
          </w:pPr>
          <w:del w:id="856" w:author="Stjepan Salopek (ssalopek)" w:date="2021-09-09T15:17:00Z">
            <w:r w:rsidRPr="008064B8" w:rsidDel="00C040F9">
              <w:rPr>
                <w:rPrChange w:id="857" w:author="Stjepan Salopek (ssalopek)" w:date="2021-09-09T15:26:00Z">
                  <w:rPr>
                    <w:rStyle w:val="Hyperlink"/>
                    <w:rFonts w:ascii="Times New Roman" w:hAnsi="Times New Roman" w:cs="Times New Roman"/>
                    <w:noProof/>
                    <w:sz w:val="24"/>
                    <w:szCs w:val="24"/>
                  </w:rPr>
                </w:rPrChange>
              </w:rPr>
              <w:delText>2.1 Osnovne definicije</w:delText>
            </w:r>
            <w:r w:rsidRPr="008064B8" w:rsidDel="00C040F9">
              <w:rPr>
                <w:rFonts w:ascii="Times New Roman" w:hAnsi="Times New Roman" w:cs="Times New Roman"/>
                <w:noProof/>
                <w:webHidden/>
                <w:sz w:val="24"/>
                <w:szCs w:val="24"/>
              </w:rPr>
              <w:tab/>
              <w:delText>8</w:delText>
            </w:r>
          </w:del>
        </w:p>
        <w:p w14:paraId="1ECBDBA8" w14:textId="626BAFC7" w:rsidR="00395B9F" w:rsidRPr="008064B8" w:rsidDel="00C040F9" w:rsidRDefault="00395B9F">
          <w:pPr>
            <w:pStyle w:val="TOC2"/>
            <w:rPr>
              <w:del w:id="858" w:author="Stjepan Salopek (ssalopek)" w:date="2021-09-09T15:17:00Z"/>
              <w:rFonts w:ascii="Times New Roman" w:eastAsiaTheme="minorEastAsia" w:hAnsi="Times New Roman" w:cs="Times New Roman"/>
              <w:noProof/>
              <w:sz w:val="24"/>
              <w:szCs w:val="24"/>
            </w:rPr>
          </w:pPr>
          <w:del w:id="859" w:author="Stjepan Salopek (ssalopek)" w:date="2021-09-09T15:17:00Z">
            <w:r w:rsidRPr="008064B8" w:rsidDel="00C040F9">
              <w:rPr>
                <w:rPrChange w:id="860" w:author="Stjepan Salopek (ssalopek)" w:date="2021-09-09T15:26:00Z">
                  <w:rPr>
                    <w:rStyle w:val="Hyperlink"/>
                    <w:rFonts w:ascii="Times New Roman" w:hAnsi="Times New Roman" w:cs="Times New Roman"/>
                    <w:noProof/>
                    <w:sz w:val="24"/>
                    <w:szCs w:val="24"/>
                  </w:rPr>
                </w:rPrChange>
              </w:rPr>
              <w:delText>2.2 Strojno učenje na tržištu</w:delText>
            </w:r>
            <w:r w:rsidRPr="008064B8" w:rsidDel="00C040F9">
              <w:rPr>
                <w:rFonts w:ascii="Times New Roman" w:hAnsi="Times New Roman" w:cs="Times New Roman"/>
                <w:noProof/>
                <w:webHidden/>
                <w:sz w:val="24"/>
                <w:szCs w:val="24"/>
              </w:rPr>
              <w:tab/>
              <w:delText>8</w:delText>
            </w:r>
          </w:del>
        </w:p>
        <w:p w14:paraId="0DB68517" w14:textId="23671C2B" w:rsidR="00395B9F" w:rsidRPr="008064B8" w:rsidDel="00C040F9" w:rsidRDefault="00395B9F">
          <w:pPr>
            <w:pStyle w:val="TOC2"/>
            <w:rPr>
              <w:del w:id="861" w:author="Stjepan Salopek (ssalopek)" w:date="2021-09-09T15:17:00Z"/>
              <w:rFonts w:ascii="Times New Roman" w:eastAsiaTheme="minorEastAsia" w:hAnsi="Times New Roman" w:cs="Times New Roman"/>
              <w:noProof/>
              <w:sz w:val="24"/>
              <w:szCs w:val="24"/>
            </w:rPr>
          </w:pPr>
          <w:del w:id="862" w:author="Stjepan Salopek (ssalopek)" w:date="2021-09-09T15:17:00Z">
            <w:r w:rsidRPr="008064B8" w:rsidDel="00C040F9">
              <w:rPr>
                <w:rPrChange w:id="863" w:author="Stjepan Salopek (ssalopek)" w:date="2021-09-09T15:26:00Z">
                  <w:rPr>
                    <w:rStyle w:val="Hyperlink"/>
                    <w:rFonts w:ascii="Times New Roman" w:hAnsi="Times New Roman" w:cs="Times New Roman"/>
                    <w:noProof/>
                    <w:sz w:val="24"/>
                    <w:szCs w:val="24"/>
                  </w:rPr>
                </w:rPrChange>
              </w:rPr>
              <w:delText>2.3 Potreba za strojnim učenjem</w:delText>
            </w:r>
            <w:r w:rsidRPr="008064B8" w:rsidDel="00C040F9">
              <w:rPr>
                <w:rFonts w:ascii="Times New Roman" w:hAnsi="Times New Roman" w:cs="Times New Roman"/>
                <w:noProof/>
                <w:webHidden/>
                <w:sz w:val="24"/>
                <w:szCs w:val="24"/>
              </w:rPr>
              <w:tab/>
              <w:delText>10</w:delText>
            </w:r>
          </w:del>
        </w:p>
        <w:p w14:paraId="2E1C7AA7" w14:textId="4E6F6459" w:rsidR="00395B9F" w:rsidRPr="008064B8" w:rsidDel="00C040F9" w:rsidRDefault="00395B9F">
          <w:pPr>
            <w:pStyle w:val="TOC2"/>
            <w:rPr>
              <w:del w:id="864" w:author="Stjepan Salopek (ssalopek)" w:date="2021-09-09T15:17:00Z"/>
              <w:rFonts w:ascii="Times New Roman" w:eastAsiaTheme="minorEastAsia" w:hAnsi="Times New Roman" w:cs="Times New Roman"/>
              <w:noProof/>
              <w:sz w:val="24"/>
              <w:szCs w:val="24"/>
            </w:rPr>
          </w:pPr>
          <w:del w:id="865" w:author="Stjepan Salopek (ssalopek)" w:date="2021-09-09T15:17:00Z">
            <w:r w:rsidRPr="008064B8" w:rsidDel="00C040F9">
              <w:rPr>
                <w:rPrChange w:id="866" w:author="Stjepan Salopek (ssalopek)" w:date="2021-09-09T15:26:00Z">
                  <w:rPr>
                    <w:rStyle w:val="Hyperlink"/>
                    <w:rFonts w:ascii="Times New Roman" w:hAnsi="Times New Roman" w:cs="Times New Roman"/>
                    <w:noProof/>
                    <w:sz w:val="24"/>
                    <w:szCs w:val="24"/>
                  </w:rPr>
                </w:rPrChange>
              </w:rPr>
              <w:delText>2.4 Implementacija strojnog učenja neuronskim mrežama</w:delText>
            </w:r>
            <w:r w:rsidRPr="008064B8" w:rsidDel="00C040F9">
              <w:rPr>
                <w:rFonts w:ascii="Times New Roman" w:hAnsi="Times New Roman" w:cs="Times New Roman"/>
                <w:noProof/>
                <w:webHidden/>
                <w:sz w:val="24"/>
                <w:szCs w:val="24"/>
              </w:rPr>
              <w:tab/>
              <w:delText>11</w:delText>
            </w:r>
          </w:del>
        </w:p>
        <w:p w14:paraId="159A3475" w14:textId="56FDB4B9" w:rsidR="00395B9F" w:rsidRPr="008064B8" w:rsidDel="00C040F9" w:rsidRDefault="00395B9F">
          <w:pPr>
            <w:pStyle w:val="TOC2"/>
            <w:rPr>
              <w:del w:id="867" w:author="Stjepan Salopek (ssalopek)" w:date="2021-09-09T15:17:00Z"/>
              <w:rFonts w:ascii="Times New Roman" w:eastAsiaTheme="minorEastAsia" w:hAnsi="Times New Roman" w:cs="Times New Roman"/>
              <w:noProof/>
              <w:sz w:val="24"/>
              <w:szCs w:val="24"/>
            </w:rPr>
          </w:pPr>
          <w:del w:id="868" w:author="Stjepan Salopek (ssalopek)" w:date="2021-09-09T15:17:00Z">
            <w:r w:rsidRPr="008064B8" w:rsidDel="00C040F9">
              <w:rPr>
                <w:rPrChange w:id="869" w:author="Stjepan Salopek (ssalopek)" w:date="2021-09-09T15:26:00Z">
                  <w:rPr>
                    <w:rStyle w:val="Hyperlink"/>
                    <w:rFonts w:ascii="Times New Roman" w:hAnsi="Times New Roman" w:cs="Times New Roman"/>
                    <w:noProof/>
                    <w:sz w:val="24"/>
                    <w:szCs w:val="24"/>
                  </w:rPr>
                </w:rPrChange>
              </w:rPr>
              <w:delText>2.5 Vrste neuronskih mreža</w:delText>
            </w:r>
            <w:r w:rsidRPr="008064B8" w:rsidDel="00C040F9">
              <w:rPr>
                <w:rFonts w:ascii="Times New Roman" w:hAnsi="Times New Roman" w:cs="Times New Roman"/>
                <w:noProof/>
                <w:webHidden/>
                <w:sz w:val="24"/>
                <w:szCs w:val="24"/>
              </w:rPr>
              <w:tab/>
              <w:delText>13</w:delText>
            </w:r>
          </w:del>
        </w:p>
        <w:p w14:paraId="57DB3389" w14:textId="1B93B1F0" w:rsidR="00395B9F" w:rsidRPr="008064B8" w:rsidDel="00C040F9" w:rsidRDefault="00395B9F">
          <w:pPr>
            <w:pStyle w:val="TOC2"/>
            <w:rPr>
              <w:del w:id="870" w:author="Stjepan Salopek (ssalopek)" w:date="2021-09-09T15:17:00Z"/>
              <w:rFonts w:ascii="Times New Roman" w:eastAsiaTheme="minorEastAsia" w:hAnsi="Times New Roman" w:cs="Times New Roman"/>
              <w:noProof/>
              <w:sz w:val="24"/>
              <w:szCs w:val="24"/>
            </w:rPr>
          </w:pPr>
          <w:del w:id="871" w:author="Stjepan Salopek (ssalopek)" w:date="2021-09-09T15:17:00Z">
            <w:r w:rsidRPr="008064B8" w:rsidDel="00C040F9">
              <w:rPr>
                <w:rPrChange w:id="872" w:author="Stjepan Salopek (ssalopek)" w:date="2021-09-09T15:26:00Z">
                  <w:rPr>
                    <w:rStyle w:val="Hyperlink"/>
                    <w:rFonts w:ascii="Times New Roman" w:hAnsi="Times New Roman" w:cs="Times New Roman"/>
                    <w:noProof/>
                    <w:sz w:val="24"/>
                    <w:szCs w:val="24"/>
                  </w:rPr>
                </w:rPrChange>
              </w:rPr>
              <w:delText>2.6 Primjeri iz prakse</w:delText>
            </w:r>
            <w:r w:rsidRPr="008064B8" w:rsidDel="00C040F9">
              <w:rPr>
                <w:rFonts w:ascii="Times New Roman" w:hAnsi="Times New Roman" w:cs="Times New Roman"/>
                <w:noProof/>
                <w:webHidden/>
                <w:sz w:val="24"/>
                <w:szCs w:val="24"/>
              </w:rPr>
              <w:tab/>
              <w:delText>14</w:delText>
            </w:r>
          </w:del>
        </w:p>
        <w:p w14:paraId="0F54F01B" w14:textId="60E85205" w:rsidR="00395B9F" w:rsidRPr="008064B8" w:rsidDel="00C040F9" w:rsidRDefault="00395B9F">
          <w:pPr>
            <w:pStyle w:val="TOC1"/>
            <w:spacing w:line="360" w:lineRule="auto"/>
            <w:rPr>
              <w:del w:id="873" w:author="Stjepan Salopek (ssalopek)" w:date="2021-09-09T15:17:00Z"/>
              <w:rFonts w:ascii="Times New Roman" w:eastAsiaTheme="minorEastAsia" w:hAnsi="Times New Roman" w:cs="Times New Roman"/>
              <w:noProof/>
              <w:sz w:val="24"/>
              <w:szCs w:val="24"/>
              <w:rPrChange w:id="874" w:author="Stjepan Salopek (ssalopek)" w:date="2021-09-09T15:26:00Z">
                <w:rPr>
                  <w:del w:id="875" w:author="Stjepan Salopek (ssalopek)" w:date="2021-09-09T15:17:00Z"/>
                  <w:rFonts w:eastAsiaTheme="minorEastAsia"/>
                  <w:noProof/>
                </w:rPr>
              </w:rPrChange>
            </w:rPr>
            <w:pPrChange w:id="876" w:author="Stjepan Salopek (ssalopek)" w:date="2021-09-09T15:26:00Z">
              <w:pPr>
                <w:pStyle w:val="TOC1"/>
              </w:pPr>
            </w:pPrChange>
          </w:pPr>
          <w:del w:id="877" w:author="Stjepan Salopek (ssalopek)" w:date="2021-09-09T15:17:00Z">
            <w:r w:rsidRPr="008064B8" w:rsidDel="00C040F9">
              <w:rPr>
                <w:rPrChange w:id="878" w:author="Stjepan Salopek (ssalopek)" w:date="2021-09-09T15:26:00Z">
                  <w:rPr>
                    <w:rStyle w:val="Hyperlink"/>
                    <w:rFonts w:ascii="Times New Roman" w:hAnsi="Times New Roman" w:cs="Times New Roman"/>
                    <w:noProof/>
                    <w:sz w:val="24"/>
                    <w:szCs w:val="24"/>
                  </w:rPr>
                </w:rPrChange>
              </w:rPr>
              <w:delText>3 STVARANJE APLIKACIJE</w:delText>
            </w:r>
            <w:r w:rsidRPr="008064B8" w:rsidDel="00C040F9">
              <w:rPr>
                <w:rFonts w:ascii="Times New Roman" w:hAnsi="Times New Roman" w:cs="Times New Roman"/>
                <w:noProof/>
                <w:webHidden/>
                <w:sz w:val="24"/>
                <w:szCs w:val="24"/>
                <w:rPrChange w:id="879" w:author="Stjepan Salopek (ssalopek)" w:date="2021-09-09T15:26:00Z">
                  <w:rPr>
                    <w:noProof/>
                    <w:webHidden/>
                  </w:rPr>
                </w:rPrChange>
              </w:rPr>
              <w:tab/>
              <w:delText>16</w:delText>
            </w:r>
          </w:del>
        </w:p>
        <w:p w14:paraId="488BED69" w14:textId="03BEE70C" w:rsidR="00395B9F" w:rsidRPr="008064B8" w:rsidDel="00C040F9" w:rsidRDefault="00395B9F">
          <w:pPr>
            <w:pStyle w:val="TOC2"/>
            <w:rPr>
              <w:del w:id="880" w:author="Stjepan Salopek (ssalopek)" w:date="2021-09-09T15:17:00Z"/>
              <w:rFonts w:ascii="Times New Roman" w:eastAsiaTheme="minorEastAsia" w:hAnsi="Times New Roman" w:cs="Times New Roman"/>
              <w:noProof/>
              <w:sz w:val="24"/>
              <w:szCs w:val="24"/>
            </w:rPr>
          </w:pPr>
          <w:del w:id="881" w:author="Stjepan Salopek (ssalopek)" w:date="2021-09-09T15:17:00Z">
            <w:r w:rsidRPr="008064B8" w:rsidDel="00C040F9">
              <w:rPr>
                <w:rPrChange w:id="882" w:author="Stjepan Salopek (ssalopek)" w:date="2021-09-09T15:26:00Z">
                  <w:rPr>
                    <w:rStyle w:val="Hyperlink"/>
                    <w:rFonts w:ascii="Times New Roman" w:hAnsi="Times New Roman" w:cs="Times New Roman"/>
                    <w:noProof/>
                    <w:sz w:val="24"/>
                    <w:szCs w:val="24"/>
                  </w:rPr>
                </w:rPrChange>
              </w:rPr>
              <w:delText>3.1 Odabir tehnologija</w:delText>
            </w:r>
            <w:r w:rsidRPr="008064B8" w:rsidDel="00C040F9">
              <w:rPr>
                <w:rFonts w:ascii="Times New Roman" w:hAnsi="Times New Roman" w:cs="Times New Roman"/>
                <w:noProof/>
                <w:webHidden/>
                <w:sz w:val="24"/>
                <w:szCs w:val="24"/>
              </w:rPr>
              <w:tab/>
              <w:delText>16</w:delText>
            </w:r>
          </w:del>
        </w:p>
        <w:p w14:paraId="3B1FB86D" w14:textId="2F513B65" w:rsidR="00395B9F" w:rsidRPr="008064B8" w:rsidDel="00C040F9" w:rsidRDefault="00395B9F">
          <w:pPr>
            <w:pStyle w:val="TOC3"/>
            <w:rPr>
              <w:del w:id="883" w:author="Stjepan Salopek (ssalopek)" w:date="2021-09-09T15:17:00Z"/>
              <w:rFonts w:ascii="Times New Roman" w:eastAsiaTheme="minorEastAsia" w:hAnsi="Times New Roman" w:cs="Times New Roman"/>
              <w:noProof/>
              <w:sz w:val="24"/>
              <w:szCs w:val="24"/>
              <w:rPrChange w:id="884" w:author="Stjepan Salopek (ssalopek)" w:date="2021-09-09T15:26:00Z">
                <w:rPr>
                  <w:del w:id="885" w:author="Stjepan Salopek (ssalopek)" w:date="2021-09-09T15:17:00Z"/>
                  <w:rFonts w:eastAsiaTheme="minorEastAsia"/>
                  <w:noProof/>
                </w:rPr>
              </w:rPrChange>
            </w:rPr>
          </w:pPr>
          <w:del w:id="886" w:author="Stjepan Salopek (ssalopek)" w:date="2021-09-09T15:17:00Z">
            <w:r w:rsidRPr="008064B8" w:rsidDel="00C040F9">
              <w:rPr>
                <w:rPrChange w:id="887" w:author="Stjepan Salopek (ssalopek)" w:date="2021-09-09T15:26:00Z">
                  <w:rPr>
                    <w:rStyle w:val="Hyperlink"/>
                    <w:rFonts w:ascii="Times New Roman" w:hAnsi="Times New Roman" w:cs="Times New Roman"/>
                    <w:noProof/>
                    <w:sz w:val="24"/>
                    <w:szCs w:val="24"/>
                  </w:rPr>
                </w:rPrChange>
              </w:rPr>
              <w:delText>3.1.1 Python programski jezik</w:delText>
            </w:r>
            <w:r w:rsidRPr="008064B8" w:rsidDel="00C040F9">
              <w:rPr>
                <w:rFonts w:ascii="Times New Roman" w:hAnsi="Times New Roman" w:cs="Times New Roman"/>
                <w:noProof/>
                <w:webHidden/>
                <w:sz w:val="24"/>
                <w:szCs w:val="24"/>
                <w:rPrChange w:id="888" w:author="Stjepan Salopek (ssalopek)" w:date="2021-09-09T15:26:00Z">
                  <w:rPr>
                    <w:noProof/>
                    <w:webHidden/>
                  </w:rPr>
                </w:rPrChange>
              </w:rPr>
              <w:tab/>
              <w:delText>16</w:delText>
            </w:r>
          </w:del>
        </w:p>
        <w:p w14:paraId="4AF2FAEC" w14:textId="7C4BEAD7" w:rsidR="00395B9F" w:rsidRPr="008064B8" w:rsidDel="00C040F9" w:rsidRDefault="00395B9F">
          <w:pPr>
            <w:pStyle w:val="TOC3"/>
            <w:rPr>
              <w:del w:id="889" w:author="Stjepan Salopek (ssalopek)" w:date="2021-09-09T15:17:00Z"/>
              <w:rFonts w:ascii="Times New Roman" w:eastAsiaTheme="minorEastAsia" w:hAnsi="Times New Roman" w:cs="Times New Roman"/>
              <w:noProof/>
              <w:sz w:val="24"/>
              <w:szCs w:val="24"/>
              <w:rPrChange w:id="890" w:author="Stjepan Salopek (ssalopek)" w:date="2021-09-09T15:26:00Z">
                <w:rPr>
                  <w:del w:id="891" w:author="Stjepan Salopek (ssalopek)" w:date="2021-09-09T15:17:00Z"/>
                  <w:rFonts w:eastAsiaTheme="minorEastAsia"/>
                  <w:noProof/>
                </w:rPr>
              </w:rPrChange>
            </w:rPr>
          </w:pPr>
          <w:del w:id="892" w:author="Stjepan Salopek (ssalopek)" w:date="2021-09-09T15:17:00Z">
            <w:r w:rsidRPr="008064B8" w:rsidDel="00C040F9">
              <w:rPr>
                <w:rPrChange w:id="893" w:author="Stjepan Salopek (ssalopek)" w:date="2021-09-09T15:26:00Z">
                  <w:rPr>
                    <w:rStyle w:val="Hyperlink"/>
                    <w:rFonts w:ascii="Times New Roman" w:hAnsi="Times New Roman" w:cs="Times New Roman"/>
                    <w:noProof/>
                    <w:sz w:val="24"/>
                    <w:szCs w:val="24"/>
                  </w:rPr>
                </w:rPrChange>
              </w:rPr>
              <w:delText>3.1.2 Jupyter Bilježnice</w:delText>
            </w:r>
            <w:r w:rsidRPr="008064B8" w:rsidDel="00C040F9">
              <w:rPr>
                <w:rFonts w:ascii="Times New Roman" w:hAnsi="Times New Roman" w:cs="Times New Roman"/>
                <w:noProof/>
                <w:webHidden/>
                <w:sz w:val="24"/>
                <w:szCs w:val="24"/>
                <w:rPrChange w:id="894" w:author="Stjepan Salopek (ssalopek)" w:date="2021-09-09T15:26:00Z">
                  <w:rPr>
                    <w:noProof/>
                    <w:webHidden/>
                  </w:rPr>
                </w:rPrChange>
              </w:rPr>
              <w:tab/>
              <w:delText>16</w:delText>
            </w:r>
          </w:del>
        </w:p>
        <w:p w14:paraId="66911AF4" w14:textId="5CC62A11" w:rsidR="00395B9F" w:rsidRPr="008064B8" w:rsidDel="00C040F9" w:rsidRDefault="00395B9F">
          <w:pPr>
            <w:pStyle w:val="TOC3"/>
            <w:rPr>
              <w:del w:id="895" w:author="Stjepan Salopek (ssalopek)" w:date="2021-09-09T15:17:00Z"/>
              <w:rFonts w:ascii="Times New Roman" w:eastAsiaTheme="minorEastAsia" w:hAnsi="Times New Roman" w:cs="Times New Roman"/>
              <w:noProof/>
              <w:sz w:val="24"/>
              <w:szCs w:val="24"/>
              <w:rPrChange w:id="896" w:author="Stjepan Salopek (ssalopek)" w:date="2021-09-09T15:26:00Z">
                <w:rPr>
                  <w:del w:id="897" w:author="Stjepan Salopek (ssalopek)" w:date="2021-09-09T15:17:00Z"/>
                  <w:rFonts w:eastAsiaTheme="minorEastAsia"/>
                  <w:noProof/>
                </w:rPr>
              </w:rPrChange>
            </w:rPr>
          </w:pPr>
          <w:del w:id="898" w:author="Stjepan Salopek (ssalopek)" w:date="2021-09-09T15:17:00Z">
            <w:r w:rsidRPr="008064B8" w:rsidDel="00C040F9">
              <w:rPr>
                <w:rPrChange w:id="899" w:author="Stjepan Salopek (ssalopek)" w:date="2021-09-09T15:26:00Z">
                  <w:rPr>
                    <w:rStyle w:val="Hyperlink"/>
                    <w:rFonts w:ascii="Times New Roman" w:hAnsi="Times New Roman" w:cs="Times New Roman"/>
                    <w:noProof/>
                    <w:sz w:val="24"/>
                    <w:szCs w:val="24"/>
                  </w:rPr>
                </w:rPrChange>
              </w:rPr>
              <w:delText>3.1.3 Colaboratory</w:delText>
            </w:r>
            <w:r w:rsidRPr="008064B8" w:rsidDel="00C040F9">
              <w:rPr>
                <w:rFonts w:ascii="Times New Roman" w:hAnsi="Times New Roman" w:cs="Times New Roman"/>
                <w:noProof/>
                <w:webHidden/>
                <w:sz w:val="24"/>
                <w:szCs w:val="24"/>
                <w:rPrChange w:id="900" w:author="Stjepan Salopek (ssalopek)" w:date="2021-09-09T15:26:00Z">
                  <w:rPr>
                    <w:noProof/>
                    <w:webHidden/>
                  </w:rPr>
                </w:rPrChange>
              </w:rPr>
              <w:tab/>
              <w:delText>16</w:delText>
            </w:r>
          </w:del>
        </w:p>
        <w:p w14:paraId="67C40012" w14:textId="356BB282" w:rsidR="00395B9F" w:rsidRPr="008064B8" w:rsidDel="00C040F9" w:rsidRDefault="00395B9F">
          <w:pPr>
            <w:pStyle w:val="TOC3"/>
            <w:rPr>
              <w:del w:id="901" w:author="Stjepan Salopek (ssalopek)" w:date="2021-09-09T15:17:00Z"/>
              <w:rFonts w:ascii="Times New Roman" w:eastAsiaTheme="minorEastAsia" w:hAnsi="Times New Roman" w:cs="Times New Roman"/>
              <w:noProof/>
              <w:sz w:val="24"/>
              <w:szCs w:val="24"/>
              <w:rPrChange w:id="902" w:author="Stjepan Salopek (ssalopek)" w:date="2021-09-09T15:26:00Z">
                <w:rPr>
                  <w:del w:id="903" w:author="Stjepan Salopek (ssalopek)" w:date="2021-09-09T15:17:00Z"/>
                  <w:rFonts w:eastAsiaTheme="minorEastAsia"/>
                  <w:noProof/>
                </w:rPr>
              </w:rPrChange>
            </w:rPr>
          </w:pPr>
          <w:del w:id="904" w:author="Stjepan Salopek (ssalopek)" w:date="2021-09-09T15:17:00Z">
            <w:r w:rsidRPr="008064B8" w:rsidDel="00C040F9">
              <w:rPr>
                <w:rPrChange w:id="905" w:author="Stjepan Salopek (ssalopek)" w:date="2021-09-09T15:26:00Z">
                  <w:rPr>
                    <w:rStyle w:val="Hyperlink"/>
                    <w:rFonts w:ascii="Times New Roman" w:hAnsi="Times New Roman" w:cs="Times New Roman"/>
                    <w:noProof/>
                    <w:sz w:val="24"/>
                    <w:szCs w:val="24"/>
                  </w:rPr>
                </w:rPrChange>
              </w:rPr>
              <w:delText>3.1.4 TensorFlow</w:delText>
            </w:r>
            <w:r w:rsidRPr="008064B8" w:rsidDel="00C040F9">
              <w:rPr>
                <w:rFonts w:ascii="Times New Roman" w:hAnsi="Times New Roman" w:cs="Times New Roman"/>
                <w:noProof/>
                <w:webHidden/>
                <w:sz w:val="24"/>
                <w:szCs w:val="24"/>
                <w:rPrChange w:id="906" w:author="Stjepan Salopek (ssalopek)" w:date="2021-09-09T15:26:00Z">
                  <w:rPr>
                    <w:noProof/>
                    <w:webHidden/>
                  </w:rPr>
                </w:rPrChange>
              </w:rPr>
              <w:tab/>
              <w:delText>16</w:delText>
            </w:r>
          </w:del>
        </w:p>
        <w:p w14:paraId="65438EEC" w14:textId="252D9A34" w:rsidR="00395B9F" w:rsidRPr="008064B8" w:rsidDel="00C040F9" w:rsidRDefault="00395B9F">
          <w:pPr>
            <w:pStyle w:val="TOC3"/>
            <w:rPr>
              <w:del w:id="907" w:author="Stjepan Salopek (ssalopek)" w:date="2021-09-09T15:17:00Z"/>
              <w:rFonts w:ascii="Times New Roman" w:eastAsiaTheme="minorEastAsia" w:hAnsi="Times New Roman" w:cs="Times New Roman"/>
              <w:noProof/>
              <w:sz w:val="24"/>
              <w:szCs w:val="24"/>
              <w:rPrChange w:id="908" w:author="Stjepan Salopek (ssalopek)" w:date="2021-09-09T15:26:00Z">
                <w:rPr>
                  <w:del w:id="909" w:author="Stjepan Salopek (ssalopek)" w:date="2021-09-09T15:17:00Z"/>
                  <w:rFonts w:eastAsiaTheme="minorEastAsia"/>
                  <w:noProof/>
                </w:rPr>
              </w:rPrChange>
            </w:rPr>
          </w:pPr>
          <w:del w:id="910" w:author="Stjepan Salopek (ssalopek)" w:date="2021-09-09T15:17:00Z">
            <w:r w:rsidRPr="008064B8" w:rsidDel="00C040F9">
              <w:rPr>
                <w:rPrChange w:id="911" w:author="Stjepan Salopek (ssalopek)" w:date="2021-09-09T15:26:00Z">
                  <w:rPr>
                    <w:rStyle w:val="Hyperlink"/>
                    <w:rFonts w:ascii="Times New Roman" w:hAnsi="Times New Roman" w:cs="Times New Roman"/>
                    <w:noProof/>
                    <w:sz w:val="24"/>
                    <w:szCs w:val="24"/>
                  </w:rPr>
                </w:rPrChange>
              </w:rPr>
              <w:delText>3.1.5 PyTorch</w:delText>
            </w:r>
            <w:r w:rsidRPr="008064B8" w:rsidDel="00C040F9">
              <w:rPr>
                <w:rFonts w:ascii="Times New Roman" w:hAnsi="Times New Roman" w:cs="Times New Roman"/>
                <w:noProof/>
                <w:webHidden/>
                <w:sz w:val="24"/>
                <w:szCs w:val="24"/>
                <w:rPrChange w:id="912" w:author="Stjepan Salopek (ssalopek)" w:date="2021-09-09T15:26:00Z">
                  <w:rPr>
                    <w:noProof/>
                    <w:webHidden/>
                  </w:rPr>
                </w:rPrChange>
              </w:rPr>
              <w:tab/>
              <w:delText>17</w:delText>
            </w:r>
          </w:del>
        </w:p>
        <w:p w14:paraId="6BCEF283" w14:textId="12654FCE" w:rsidR="00395B9F" w:rsidRPr="008064B8" w:rsidDel="00C040F9" w:rsidRDefault="00395B9F">
          <w:pPr>
            <w:pStyle w:val="TOC2"/>
            <w:rPr>
              <w:del w:id="913" w:author="Stjepan Salopek (ssalopek)" w:date="2021-09-09T15:17:00Z"/>
              <w:rFonts w:ascii="Times New Roman" w:eastAsiaTheme="minorEastAsia" w:hAnsi="Times New Roman" w:cs="Times New Roman"/>
              <w:noProof/>
              <w:sz w:val="24"/>
              <w:szCs w:val="24"/>
            </w:rPr>
          </w:pPr>
          <w:del w:id="914" w:author="Stjepan Salopek (ssalopek)" w:date="2021-09-09T15:17:00Z">
            <w:r w:rsidRPr="008064B8" w:rsidDel="00C040F9">
              <w:rPr>
                <w:rPrChange w:id="915" w:author="Stjepan Salopek (ssalopek)" w:date="2021-09-09T15:26:00Z">
                  <w:rPr>
                    <w:rStyle w:val="Hyperlink"/>
                    <w:rFonts w:ascii="Times New Roman" w:hAnsi="Times New Roman" w:cs="Times New Roman"/>
                    <w:noProof/>
                    <w:sz w:val="24"/>
                    <w:szCs w:val="24"/>
                  </w:rPr>
                </w:rPrChange>
              </w:rPr>
              <w:delText>3.2 Teorija i funkcionalnosti potrebni za izradu</w:delText>
            </w:r>
            <w:r w:rsidRPr="008064B8" w:rsidDel="00C040F9">
              <w:rPr>
                <w:rFonts w:ascii="Times New Roman" w:hAnsi="Times New Roman" w:cs="Times New Roman"/>
                <w:noProof/>
                <w:webHidden/>
                <w:sz w:val="24"/>
                <w:szCs w:val="24"/>
              </w:rPr>
              <w:tab/>
              <w:delText>18</w:delText>
            </w:r>
          </w:del>
        </w:p>
        <w:p w14:paraId="7D3A7250" w14:textId="3B2840F5" w:rsidR="00395B9F" w:rsidRPr="008064B8" w:rsidDel="00C040F9" w:rsidRDefault="00395B9F">
          <w:pPr>
            <w:pStyle w:val="TOC3"/>
            <w:rPr>
              <w:del w:id="916" w:author="Stjepan Salopek (ssalopek)" w:date="2021-09-09T15:17:00Z"/>
              <w:rFonts w:ascii="Times New Roman" w:eastAsiaTheme="minorEastAsia" w:hAnsi="Times New Roman" w:cs="Times New Roman"/>
              <w:noProof/>
              <w:sz w:val="24"/>
              <w:szCs w:val="24"/>
              <w:rPrChange w:id="917" w:author="Stjepan Salopek (ssalopek)" w:date="2021-09-09T15:26:00Z">
                <w:rPr>
                  <w:del w:id="918" w:author="Stjepan Salopek (ssalopek)" w:date="2021-09-09T15:17:00Z"/>
                  <w:rFonts w:eastAsiaTheme="minorEastAsia"/>
                  <w:noProof/>
                </w:rPr>
              </w:rPrChange>
            </w:rPr>
          </w:pPr>
          <w:del w:id="919" w:author="Stjepan Salopek (ssalopek)" w:date="2021-09-09T15:17:00Z">
            <w:r w:rsidRPr="008064B8" w:rsidDel="00C040F9">
              <w:rPr>
                <w:rPrChange w:id="920" w:author="Stjepan Salopek (ssalopek)" w:date="2021-09-09T15:26:00Z">
                  <w:rPr>
                    <w:rStyle w:val="Hyperlink"/>
                    <w:rFonts w:ascii="Times New Roman" w:hAnsi="Times New Roman" w:cs="Times New Roman"/>
                    <w:noProof/>
                    <w:sz w:val="24"/>
                    <w:szCs w:val="24"/>
                  </w:rPr>
                </w:rPrChange>
              </w:rPr>
              <w:delText>3.2.1 Tenzori</w:delText>
            </w:r>
            <w:r w:rsidRPr="008064B8" w:rsidDel="00C040F9">
              <w:rPr>
                <w:rFonts w:ascii="Times New Roman" w:hAnsi="Times New Roman" w:cs="Times New Roman"/>
                <w:noProof/>
                <w:webHidden/>
                <w:sz w:val="24"/>
                <w:szCs w:val="24"/>
                <w:rPrChange w:id="921" w:author="Stjepan Salopek (ssalopek)" w:date="2021-09-09T15:26:00Z">
                  <w:rPr>
                    <w:noProof/>
                    <w:webHidden/>
                  </w:rPr>
                </w:rPrChange>
              </w:rPr>
              <w:tab/>
              <w:delText>18</w:delText>
            </w:r>
          </w:del>
        </w:p>
        <w:p w14:paraId="46406877" w14:textId="71E00E92" w:rsidR="00395B9F" w:rsidRPr="008064B8" w:rsidDel="00C040F9" w:rsidRDefault="00395B9F">
          <w:pPr>
            <w:pStyle w:val="TOC3"/>
            <w:rPr>
              <w:del w:id="922" w:author="Stjepan Salopek (ssalopek)" w:date="2021-09-09T15:17:00Z"/>
              <w:rFonts w:ascii="Times New Roman" w:eastAsiaTheme="minorEastAsia" w:hAnsi="Times New Roman" w:cs="Times New Roman"/>
              <w:noProof/>
              <w:sz w:val="24"/>
              <w:szCs w:val="24"/>
              <w:rPrChange w:id="923" w:author="Stjepan Salopek (ssalopek)" w:date="2021-09-09T15:26:00Z">
                <w:rPr>
                  <w:del w:id="924" w:author="Stjepan Salopek (ssalopek)" w:date="2021-09-09T15:17:00Z"/>
                  <w:rFonts w:eastAsiaTheme="minorEastAsia"/>
                  <w:noProof/>
                </w:rPr>
              </w:rPrChange>
            </w:rPr>
          </w:pPr>
          <w:del w:id="925" w:author="Stjepan Salopek (ssalopek)" w:date="2021-09-09T15:17:00Z">
            <w:r w:rsidRPr="008064B8" w:rsidDel="00C040F9">
              <w:rPr>
                <w:rPrChange w:id="926" w:author="Stjepan Salopek (ssalopek)" w:date="2021-09-09T15:26:00Z">
                  <w:rPr>
                    <w:rStyle w:val="Hyperlink"/>
                    <w:rFonts w:ascii="Times New Roman" w:hAnsi="Times New Roman" w:cs="Times New Roman"/>
                    <w:noProof/>
                    <w:sz w:val="24"/>
                    <w:szCs w:val="24"/>
                  </w:rPr>
                </w:rPrChange>
              </w:rPr>
              <w:delText>3.2.2 Uobičajena propagacija neuronske mreže</w:delText>
            </w:r>
            <w:r w:rsidRPr="008064B8" w:rsidDel="00C040F9">
              <w:rPr>
                <w:rFonts w:ascii="Times New Roman" w:hAnsi="Times New Roman" w:cs="Times New Roman"/>
                <w:noProof/>
                <w:webHidden/>
                <w:sz w:val="24"/>
                <w:szCs w:val="24"/>
                <w:rPrChange w:id="927" w:author="Stjepan Salopek (ssalopek)" w:date="2021-09-09T15:26:00Z">
                  <w:rPr>
                    <w:noProof/>
                    <w:webHidden/>
                  </w:rPr>
                </w:rPrChange>
              </w:rPr>
              <w:tab/>
              <w:delText>18</w:delText>
            </w:r>
          </w:del>
        </w:p>
        <w:p w14:paraId="2FF46B62" w14:textId="5D907561" w:rsidR="00395B9F" w:rsidRPr="008064B8" w:rsidDel="00C040F9" w:rsidRDefault="00395B9F">
          <w:pPr>
            <w:pStyle w:val="TOC3"/>
            <w:rPr>
              <w:del w:id="928" w:author="Stjepan Salopek (ssalopek)" w:date="2021-09-09T15:17:00Z"/>
              <w:rFonts w:ascii="Times New Roman" w:eastAsiaTheme="minorEastAsia" w:hAnsi="Times New Roman" w:cs="Times New Roman"/>
              <w:noProof/>
              <w:sz w:val="24"/>
              <w:szCs w:val="24"/>
              <w:rPrChange w:id="929" w:author="Stjepan Salopek (ssalopek)" w:date="2021-09-09T15:26:00Z">
                <w:rPr>
                  <w:del w:id="930" w:author="Stjepan Salopek (ssalopek)" w:date="2021-09-09T15:17:00Z"/>
                  <w:rFonts w:eastAsiaTheme="minorEastAsia"/>
                  <w:noProof/>
                </w:rPr>
              </w:rPrChange>
            </w:rPr>
          </w:pPr>
          <w:del w:id="931" w:author="Stjepan Salopek (ssalopek)" w:date="2021-09-09T15:17:00Z">
            <w:r w:rsidRPr="008064B8" w:rsidDel="00C040F9">
              <w:rPr>
                <w:rPrChange w:id="932" w:author="Stjepan Salopek (ssalopek)" w:date="2021-09-09T15:26:00Z">
                  <w:rPr>
                    <w:rStyle w:val="Hyperlink"/>
                    <w:rFonts w:ascii="Times New Roman" w:hAnsi="Times New Roman" w:cs="Times New Roman"/>
                    <w:noProof/>
                    <w:sz w:val="24"/>
                    <w:szCs w:val="24"/>
                  </w:rPr>
                </w:rPrChange>
              </w:rPr>
              <w:delText>3.2.3 Unazadna propagacija neuronske mreže</w:delText>
            </w:r>
            <w:r w:rsidRPr="008064B8" w:rsidDel="00C040F9">
              <w:rPr>
                <w:rFonts w:ascii="Times New Roman" w:hAnsi="Times New Roman" w:cs="Times New Roman"/>
                <w:noProof/>
                <w:webHidden/>
                <w:sz w:val="24"/>
                <w:szCs w:val="24"/>
                <w:rPrChange w:id="933" w:author="Stjepan Salopek (ssalopek)" w:date="2021-09-09T15:26:00Z">
                  <w:rPr>
                    <w:noProof/>
                    <w:webHidden/>
                  </w:rPr>
                </w:rPrChange>
              </w:rPr>
              <w:tab/>
              <w:delText>19</w:delText>
            </w:r>
          </w:del>
        </w:p>
        <w:p w14:paraId="4EC85363" w14:textId="5A9C23F4" w:rsidR="00395B9F" w:rsidRPr="008064B8" w:rsidDel="00C040F9" w:rsidRDefault="00395B9F">
          <w:pPr>
            <w:pStyle w:val="TOC3"/>
            <w:rPr>
              <w:del w:id="934" w:author="Stjepan Salopek (ssalopek)" w:date="2021-09-09T15:17:00Z"/>
              <w:rFonts w:ascii="Times New Roman" w:eastAsiaTheme="minorEastAsia" w:hAnsi="Times New Roman" w:cs="Times New Roman"/>
              <w:noProof/>
              <w:sz w:val="24"/>
              <w:szCs w:val="24"/>
              <w:rPrChange w:id="935" w:author="Stjepan Salopek (ssalopek)" w:date="2021-09-09T15:26:00Z">
                <w:rPr>
                  <w:del w:id="936" w:author="Stjepan Salopek (ssalopek)" w:date="2021-09-09T15:17:00Z"/>
                  <w:rFonts w:eastAsiaTheme="minorEastAsia"/>
                  <w:noProof/>
                </w:rPr>
              </w:rPrChange>
            </w:rPr>
          </w:pPr>
          <w:del w:id="937" w:author="Stjepan Salopek (ssalopek)" w:date="2021-09-09T15:17:00Z">
            <w:r w:rsidRPr="008064B8" w:rsidDel="00C040F9">
              <w:rPr>
                <w:rPrChange w:id="938" w:author="Stjepan Salopek (ssalopek)" w:date="2021-09-09T15:26:00Z">
                  <w:rPr>
                    <w:rStyle w:val="Hyperlink"/>
                    <w:rFonts w:ascii="Times New Roman" w:hAnsi="Times New Roman" w:cs="Times New Roman"/>
                    <w:noProof/>
                    <w:sz w:val="24"/>
                    <w:szCs w:val="24"/>
                  </w:rPr>
                </w:rPrChange>
              </w:rPr>
              <w:delText>3.2.4 Stvaranje klase za strojno učenje</w:delText>
            </w:r>
            <w:r w:rsidRPr="008064B8" w:rsidDel="00C040F9">
              <w:rPr>
                <w:rFonts w:ascii="Times New Roman" w:hAnsi="Times New Roman" w:cs="Times New Roman"/>
                <w:noProof/>
                <w:webHidden/>
                <w:sz w:val="24"/>
                <w:szCs w:val="24"/>
                <w:rPrChange w:id="939" w:author="Stjepan Salopek (ssalopek)" w:date="2021-09-09T15:26:00Z">
                  <w:rPr>
                    <w:noProof/>
                    <w:webHidden/>
                  </w:rPr>
                </w:rPrChange>
              </w:rPr>
              <w:tab/>
              <w:delText>20</w:delText>
            </w:r>
          </w:del>
        </w:p>
        <w:p w14:paraId="7633CD0F" w14:textId="20C3EFEC" w:rsidR="00395B9F" w:rsidRPr="008064B8" w:rsidDel="00C040F9" w:rsidRDefault="00395B9F">
          <w:pPr>
            <w:pStyle w:val="TOC3"/>
            <w:rPr>
              <w:del w:id="940" w:author="Stjepan Salopek (ssalopek)" w:date="2021-09-09T15:17:00Z"/>
              <w:rFonts w:ascii="Times New Roman" w:eastAsiaTheme="minorEastAsia" w:hAnsi="Times New Roman" w:cs="Times New Roman"/>
              <w:noProof/>
              <w:sz w:val="24"/>
              <w:szCs w:val="24"/>
              <w:rPrChange w:id="941" w:author="Stjepan Salopek (ssalopek)" w:date="2021-09-09T15:26:00Z">
                <w:rPr>
                  <w:del w:id="942" w:author="Stjepan Salopek (ssalopek)" w:date="2021-09-09T15:17:00Z"/>
                  <w:rFonts w:eastAsiaTheme="minorEastAsia"/>
                  <w:noProof/>
                </w:rPr>
              </w:rPrChange>
            </w:rPr>
          </w:pPr>
          <w:del w:id="943" w:author="Stjepan Salopek (ssalopek)" w:date="2021-09-09T15:17:00Z">
            <w:r w:rsidRPr="008064B8" w:rsidDel="00C040F9">
              <w:rPr>
                <w:rPrChange w:id="944" w:author="Stjepan Salopek (ssalopek)" w:date="2021-09-09T15:26:00Z">
                  <w:rPr>
                    <w:rStyle w:val="Hyperlink"/>
                    <w:rFonts w:ascii="Times New Roman" w:hAnsi="Times New Roman" w:cs="Times New Roman"/>
                    <w:noProof/>
                    <w:sz w:val="24"/>
                    <w:szCs w:val="24"/>
                  </w:rPr>
                </w:rPrChange>
              </w:rPr>
              <w:delText>3.2.5 Implementiranje klase za strojno učenje u Pythonu</w:delText>
            </w:r>
            <w:r w:rsidRPr="008064B8" w:rsidDel="00C040F9">
              <w:rPr>
                <w:rFonts w:ascii="Times New Roman" w:hAnsi="Times New Roman" w:cs="Times New Roman"/>
                <w:noProof/>
                <w:webHidden/>
                <w:sz w:val="24"/>
                <w:szCs w:val="24"/>
                <w:rPrChange w:id="945" w:author="Stjepan Salopek (ssalopek)" w:date="2021-09-09T15:26:00Z">
                  <w:rPr>
                    <w:noProof/>
                    <w:webHidden/>
                  </w:rPr>
                </w:rPrChange>
              </w:rPr>
              <w:tab/>
              <w:delText>21</w:delText>
            </w:r>
          </w:del>
        </w:p>
        <w:p w14:paraId="3C4EBF52" w14:textId="28F8494B" w:rsidR="00395B9F" w:rsidRPr="008064B8" w:rsidDel="00C040F9" w:rsidRDefault="00395B9F">
          <w:pPr>
            <w:pStyle w:val="TOC2"/>
            <w:rPr>
              <w:del w:id="946" w:author="Stjepan Salopek (ssalopek)" w:date="2021-09-09T15:17:00Z"/>
              <w:rFonts w:ascii="Times New Roman" w:eastAsiaTheme="minorEastAsia" w:hAnsi="Times New Roman" w:cs="Times New Roman"/>
              <w:noProof/>
              <w:sz w:val="24"/>
              <w:szCs w:val="24"/>
            </w:rPr>
          </w:pPr>
          <w:del w:id="947" w:author="Stjepan Salopek (ssalopek)" w:date="2021-09-09T15:17:00Z">
            <w:r w:rsidRPr="008064B8" w:rsidDel="00C040F9">
              <w:rPr>
                <w:rPrChange w:id="948" w:author="Stjepan Salopek (ssalopek)" w:date="2021-09-09T15:26:00Z">
                  <w:rPr>
                    <w:rStyle w:val="Hyperlink"/>
                    <w:rFonts w:ascii="Times New Roman" w:hAnsi="Times New Roman" w:cs="Times New Roman"/>
                    <w:noProof/>
                    <w:sz w:val="24"/>
                    <w:szCs w:val="24"/>
                  </w:rPr>
                </w:rPrChange>
              </w:rPr>
              <w:delText>3.3 Rad sa kreiranom neuronskom mrežom</w:delText>
            </w:r>
            <w:r w:rsidRPr="008064B8" w:rsidDel="00C040F9">
              <w:rPr>
                <w:rFonts w:ascii="Times New Roman" w:hAnsi="Times New Roman" w:cs="Times New Roman"/>
                <w:noProof/>
                <w:webHidden/>
                <w:sz w:val="24"/>
                <w:szCs w:val="24"/>
              </w:rPr>
              <w:tab/>
              <w:delText>23</w:delText>
            </w:r>
          </w:del>
        </w:p>
        <w:p w14:paraId="340E84D5" w14:textId="179E737B" w:rsidR="00395B9F" w:rsidRPr="008064B8" w:rsidDel="00C040F9" w:rsidRDefault="00395B9F">
          <w:pPr>
            <w:pStyle w:val="TOC2"/>
            <w:rPr>
              <w:del w:id="949" w:author="Stjepan Salopek (ssalopek)" w:date="2021-09-09T15:17:00Z"/>
              <w:rFonts w:ascii="Times New Roman" w:eastAsiaTheme="minorEastAsia" w:hAnsi="Times New Roman" w:cs="Times New Roman"/>
              <w:noProof/>
              <w:sz w:val="24"/>
              <w:szCs w:val="24"/>
            </w:rPr>
          </w:pPr>
          <w:del w:id="950" w:author="Stjepan Salopek (ssalopek)" w:date="2021-09-09T15:17:00Z">
            <w:r w:rsidRPr="008064B8" w:rsidDel="00C040F9">
              <w:rPr>
                <w:rPrChange w:id="951" w:author="Stjepan Salopek (ssalopek)" w:date="2021-09-09T15:26:00Z">
                  <w:rPr>
                    <w:rStyle w:val="Hyperlink"/>
                    <w:rFonts w:ascii="Times New Roman" w:hAnsi="Times New Roman" w:cs="Times New Roman"/>
                    <w:noProof/>
                    <w:sz w:val="24"/>
                    <w:szCs w:val="24"/>
                  </w:rPr>
                </w:rPrChange>
              </w:rPr>
              <w:delText>3.4 Rad i analiza rezultata</w:delText>
            </w:r>
            <w:r w:rsidRPr="008064B8" w:rsidDel="00C040F9">
              <w:rPr>
                <w:rFonts w:ascii="Times New Roman" w:hAnsi="Times New Roman" w:cs="Times New Roman"/>
                <w:noProof/>
                <w:webHidden/>
                <w:sz w:val="24"/>
                <w:szCs w:val="24"/>
              </w:rPr>
              <w:tab/>
              <w:delText>24</w:delText>
            </w:r>
          </w:del>
        </w:p>
        <w:p w14:paraId="2C0AA344" w14:textId="1BF16E45" w:rsidR="00395B9F" w:rsidRPr="008064B8" w:rsidDel="00C040F9" w:rsidRDefault="00395B9F">
          <w:pPr>
            <w:pStyle w:val="TOC1"/>
            <w:spacing w:line="360" w:lineRule="auto"/>
            <w:rPr>
              <w:del w:id="952" w:author="Stjepan Salopek (ssalopek)" w:date="2021-09-09T15:17:00Z"/>
              <w:rFonts w:ascii="Times New Roman" w:eastAsiaTheme="minorEastAsia" w:hAnsi="Times New Roman" w:cs="Times New Roman"/>
              <w:noProof/>
              <w:sz w:val="24"/>
              <w:szCs w:val="24"/>
              <w:rPrChange w:id="953" w:author="Stjepan Salopek (ssalopek)" w:date="2021-09-09T15:26:00Z">
                <w:rPr>
                  <w:del w:id="954" w:author="Stjepan Salopek (ssalopek)" w:date="2021-09-09T15:17:00Z"/>
                  <w:rFonts w:eastAsiaTheme="minorEastAsia"/>
                  <w:noProof/>
                </w:rPr>
              </w:rPrChange>
            </w:rPr>
            <w:pPrChange w:id="955" w:author="Stjepan Salopek (ssalopek)" w:date="2021-09-09T15:26:00Z">
              <w:pPr>
                <w:pStyle w:val="TOC1"/>
              </w:pPr>
            </w:pPrChange>
          </w:pPr>
          <w:del w:id="956" w:author="Stjepan Salopek (ssalopek)" w:date="2021-09-09T15:17:00Z">
            <w:r w:rsidRPr="008064B8" w:rsidDel="00C040F9">
              <w:rPr>
                <w:rPrChange w:id="957" w:author="Stjepan Salopek (ssalopek)" w:date="2021-09-09T15:26:00Z">
                  <w:rPr>
                    <w:rStyle w:val="Hyperlink"/>
                    <w:rFonts w:ascii="Times New Roman" w:hAnsi="Times New Roman" w:cs="Times New Roman"/>
                    <w:noProof/>
                    <w:sz w:val="24"/>
                    <w:szCs w:val="24"/>
                  </w:rPr>
                </w:rPrChange>
              </w:rPr>
              <w:delText>4 PRAKTIČNI ZADATAK</w:delText>
            </w:r>
            <w:r w:rsidRPr="008064B8" w:rsidDel="00C040F9">
              <w:rPr>
                <w:rFonts w:ascii="Times New Roman" w:hAnsi="Times New Roman" w:cs="Times New Roman"/>
                <w:noProof/>
                <w:webHidden/>
                <w:sz w:val="24"/>
                <w:szCs w:val="24"/>
                <w:rPrChange w:id="958" w:author="Stjepan Salopek (ssalopek)" w:date="2021-09-09T15:26:00Z">
                  <w:rPr>
                    <w:noProof/>
                    <w:webHidden/>
                  </w:rPr>
                </w:rPrChange>
              </w:rPr>
              <w:tab/>
              <w:delText>25</w:delText>
            </w:r>
          </w:del>
        </w:p>
        <w:p w14:paraId="2F2630E9" w14:textId="4999875F" w:rsidR="00395B9F" w:rsidRPr="008064B8" w:rsidDel="00C040F9" w:rsidRDefault="00395B9F">
          <w:pPr>
            <w:pStyle w:val="TOC2"/>
            <w:rPr>
              <w:del w:id="959" w:author="Stjepan Salopek (ssalopek)" w:date="2021-09-09T15:17:00Z"/>
              <w:rFonts w:ascii="Times New Roman" w:eastAsiaTheme="minorEastAsia" w:hAnsi="Times New Roman" w:cs="Times New Roman"/>
              <w:noProof/>
              <w:sz w:val="24"/>
              <w:szCs w:val="24"/>
            </w:rPr>
          </w:pPr>
          <w:del w:id="960" w:author="Stjepan Salopek (ssalopek)" w:date="2021-09-09T15:17:00Z">
            <w:r w:rsidRPr="008064B8" w:rsidDel="00C040F9">
              <w:rPr>
                <w:rPrChange w:id="961" w:author="Stjepan Salopek (ssalopek)" w:date="2021-09-09T15:26:00Z">
                  <w:rPr>
                    <w:rStyle w:val="Hyperlink"/>
                    <w:rFonts w:ascii="Times New Roman" w:hAnsi="Times New Roman" w:cs="Times New Roman"/>
                    <w:noProof/>
                    <w:sz w:val="24"/>
                    <w:szCs w:val="24"/>
                  </w:rPr>
                </w:rPrChange>
              </w:rPr>
              <w:delText>4.1 Plan rada</w:delText>
            </w:r>
            <w:r w:rsidRPr="008064B8" w:rsidDel="00C040F9">
              <w:rPr>
                <w:rFonts w:ascii="Times New Roman" w:hAnsi="Times New Roman" w:cs="Times New Roman"/>
                <w:noProof/>
                <w:webHidden/>
                <w:sz w:val="24"/>
                <w:szCs w:val="24"/>
              </w:rPr>
              <w:tab/>
              <w:delText>25</w:delText>
            </w:r>
          </w:del>
        </w:p>
        <w:p w14:paraId="672F1FE0" w14:textId="2E354EE0" w:rsidR="00395B9F" w:rsidRPr="008064B8" w:rsidDel="00C040F9" w:rsidRDefault="00395B9F">
          <w:pPr>
            <w:pStyle w:val="TOC2"/>
            <w:rPr>
              <w:del w:id="962" w:author="Stjepan Salopek (ssalopek)" w:date="2021-09-09T15:17:00Z"/>
              <w:rFonts w:ascii="Times New Roman" w:eastAsiaTheme="minorEastAsia" w:hAnsi="Times New Roman" w:cs="Times New Roman"/>
              <w:noProof/>
              <w:sz w:val="24"/>
              <w:szCs w:val="24"/>
            </w:rPr>
          </w:pPr>
          <w:del w:id="963" w:author="Stjepan Salopek (ssalopek)" w:date="2021-09-09T15:17:00Z">
            <w:r w:rsidRPr="008064B8" w:rsidDel="00C040F9">
              <w:rPr>
                <w:rPrChange w:id="964" w:author="Stjepan Salopek (ssalopek)" w:date="2021-09-09T15:26:00Z">
                  <w:rPr>
                    <w:rStyle w:val="Hyperlink"/>
                    <w:rFonts w:ascii="Times New Roman" w:hAnsi="Times New Roman" w:cs="Times New Roman"/>
                    <w:noProof/>
                    <w:sz w:val="24"/>
                    <w:szCs w:val="24"/>
                  </w:rPr>
                </w:rPrChange>
              </w:rPr>
              <w:delText>4.2 Postavljanje razvojnog okruženja</w:delText>
            </w:r>
            <w:r w:rsidRPr="008064B8" w:rsidDel="00C040F9">
              <w:rPr>
                <w:rFonts w:ascii="Times New Roman" w:hAnsi="Times New Roman" w:cs="Times New Roman"/>
                <w:noProof/>
                <w:webHidden/>
                <w:sz w:val="24"/>
                <w:szCs w:val="24"/>
              </w:rPr>
              <w:tab/>
              <w:delText>25</w:delText>
            </w:r>
          </w:del>
        </w:p>
        <w:p w14:paraId="15E6CE49" w14:textId="575E5A18" w:rsidR="00395B9F" w:rsidRPr="008064B8" w:rsidDel="00C040F9" w:rsidRDefault="00395B9F">
          <w:pPr>
            <w:pStyle w:val="TOC2"/>
            <w:rPr>
              <w:del w:id="965" w:author="Stjepan Salopek (ssalopek)" w:date="2021-09-09T15:17:00Z"/>
              <w:rFonts w:ascii="Times New Roman" w:eastAsiaTheme="minorEastAsia" w:hAnsi="Times New Roman" w:cs="Times New Roman"/>
              <w:noProof/>
              <w:sz w:val="24"/>
              <w:szCs w:val="24"/>
            </w:rPr>
          </w:pPr>
          <w:del w:id="966" w:author="Stjepan Salopek (ssalopek)" w:date="2021-09-09T15:17:00Z">
            <w:r w:rsidRPr="008064B8" w:rsidDel="00C040F9">
              <w:rPr>
                <w:rPrChange w:id="967" w:author="Stjepan Salopek (ssalopek)" w:date="2021-09-09T15:26:00Z">
                  <w:rPr>
                    <w:rStyle w:val="Hyperlink"/>
                    <w:rFonts w:ascii="Times New Roman" w:hAnsi="Times New Roman" w:cs="Times New Roman"/>
                    <w:noProof/>
                    <w:sz w:val="24"/>
                    <w:szCs w:val="24"/>
                  </w:rPr>
                </w:rPrChange>
              </w:rPr>
              <w:delText>4.3 Preuzimanje podatkovnog skupa</w:delText>
            </w:r>
            <w:r w:rsidRPr="008064B8" w:rsidDel="00C040F9">
              <w:rPr>
                <w:rFonts w:ascii="Times New Roman" w:hAnsi="Times New Roman" w:cs="Times New Roman"/>
                <w:noProof/>
                <w:webHidden/>
                <w:sz w:val="24"/>
                <w:szCs w:val="24"/>
              </w:rPr>
              <w:tab/>
              <w:delText>26</w:delText>
            </w:r>
          </w:del>
        </w:p>
        <w:p w14:paraId="52848E4D" w14:textId="7546FDAE" w:rsidR="00395B9F" w:rsidRPr="008064B8" w:rsidDel="00C040F9" w:rsidRDefault="00395B9F">
          <w:pPr>
            <w:pStyle w:val="TOC2"/>
            <w:rPr>
              <w:del w:id="968" w:author="Stjepan Salopek (ssalopek)" w:date="2021-09-09T15:17:00Z"/>
              <w:rFonts w:ascii="Times New Roman" w:eastAsiaTheme="minorEastAsia" w:hAnsi="Times New Roman" w:cs="Times New Roman"/>
              <w:noProof/>
              <w:sz w:val="24"/>
              <w:szCs w:val="24"/>
            </w:rPr>
          </w:pPr>
          <w:del w:id="969" w:author="Stjepan Salopek (ssalopek)" w:date="2021-09-09T15:17:00Z">
            <w:r w:rsidRPr="008064B8" w:rsidDel="00C040F9">
              <w:rPr>
                <w:rPrChange w:id="970" w:author="Stjepan Salopek (ssalopek)" w:date="2021-09-09T15:26:00Z">
                  <w:rPr>
                    <w:rStyle w:val="Hyperlink"/>
                    <w:rFonts w:ascii="Times New Roman" w:hAnsi="Times New Roman" w:cs="Times New Roman"/>
                    <w:noProof/>
                    <w:sz w:val="24"/>
                    <w:szCs w:val="24"/>
                  </w:rPr>
                </w:rPrChange>
              </w:rPr>
              <w:delText>4.4 Priprema podatkovnog skupa</w:delText>
            </w:r>
            <w:r w:rsidRPr="008064B8" w:rsidDel="00C040F9">
              <w:rPr>
                <w:rFonts w:ascii="Times New Roman" w:hAnsi="Times New Roman" w:cs="Times New Roman"/>
                <w:noProof/>
                <w:webHidden/>
                <w:sz w:val="24"/>
                <w:szCs w:val="24"/>
              </w:rPr>
              <w:tab/>
              <w:delText>26</w:delText>
            </w:r>
          </w:del>
        </w:p>
        <w:p w14:paraId="4253FA43" w14:textId="524BF36A" w:rsidR="00395B9F" w:rsidRPr="008064B8" w:rsidDel="00C040F9" w:rsidRDefault="00395B9F">
          <w:pPr>
            <w:pStyle w:val="TOC3"/>
            <w:rPr>
              <w:del w:id="971" w:author="Stjepan Salopek (ssalopek)" w:date="2021-09-09T15:17:00Z"/>
              <w:rFonts w:ascii="Times New Roman" w:eastAsiaTheme="minorEastAsia" w:hAnsi="Times New Roman" w:cs="Times New Roman"/>
              <w:noProof/>
              <w:sz w:val="24"/>
              <w:szCs w:val="24"/>
              <w:rPrChange w:id="972" w:author="Stjepan Salopek (ssalopek)" w:date="2021-09-09T15:26:00Z">
                <w:rPr>
                  <w:del w:id="973" w:author="Stjepan Salopek (ssalopek)" w:date="2021-09-09T15:17:00Z"/>
                  <w:rFonts w:eastAsiaTheme="minorEastAsia"/>
                  <w:noProof/>
                </w:rPr>
              </w:rPrChange>
            </w:rPr>
          </w:pPr>
          <w:del w:id="974" w:author="Stjepan Salopek (ssalopek)" w:date="2021-09-09T15:17:00Z">
            <w:r w:rsidRPr="008064B8" w:rsidDel="00C040F9">
              <w:rPr>
                <w:rPrChange w:id="975" w:author="Stjepan Salopek (ssalopek)" w:date="2021-09-09T15:26:00Z">
                  <w:rPr>
                    <w:rStyle w:val="Hyperlink"/>
                    <w:rFonts w:ascii="Times New Roman" w:hAnsi="Times New Roman" w:cs="Times New Roman"/>
                    <w:noProof/>
                    <w:sz w:val="24"/>
                    <w:szCs w:val="24"/>
                  </w:rPr>
                </w:rPrChange>
              </w:rPr>
              <w:delText>4.4.1 Funkcija za obradu slike</w:delText>
            </w:r>
            <w:r w:rsidRPr="008064B8" w:rsidDel="00C040F9">
              <w:rPr>
                <w:rFonts w:ascii="Times New Roman" w:hAnsi="Times New Roman" w:cs="Times New Roman"/>
                <w:noProof/>
                <w:webHidden/>
                <w:sz w:val="24"/>
                <w:szCs w:val="24"/>
                <w:rPrChange w:id="976" w:author="Stjepan Salopek (ssalopek)" w:date="2021-09-09T15:26:00Z">
                  <w:rPr>
                    <w:noProof/>
                    <w:webHidden/>
                  </w:rPr>
                </w:rPrChange>
              </w:rPr>
              <w:tab/>
              <w:delText>26</w:delText>
            </w:r>
          </w:del>
        </w:p>
        <w:p w14:paraId="2AB4B176" w14:textId="2814A975" w:rsidR="00395B9F" w:rsidRPr="008064B8" w:rsidDel="00C040F9" w:rsidRDefault="00395B9F">
          <w:pPr>
            <w:pStyle w:val="TOC3"/>
            <w:rPr>
              <w:del w:id="977" w:author="Stjepan Salopek (ssalopek)" w:date="2021-09-09T15:17:00Z"/>
              <w:rFonts w:ascii="Times New Roman" w:eastAsiaTheme="minorEastAsia" w:hAnsi="Times New Roman" w:cs="Times New Roman"/>
              <w:noProof/>
              <w:sz w:val="24"/>
              <w:szCs w:val="24"/>
              <w:rPrChange w:id="978" w:author="Stjepan Salopek (ssalopek)" w:date="2021-09-09T15:26:00Z">
                <w:rPr>
                  <w:del w:id="979" w:author="Stjepan Salopek (ssalopek)" w:date="2021-09-09T15:17:00Z"/>
                  <w:rFonts w:eastAsiaTheme="minorEastAsia"/>
                  <w:noProof/>
                </w:rPr>
              </w:rPrChange>
            </w:rPr>
          </w:pPr>
          <w:del w:id="980" w:author="Stjepan Salopek (ssalopek)" w:date="2021-09-09T15:17:00Z">
            <w:r w:rsidRPr="008064B8" w:rsidDel="00C040F9">
              <w:rPr>
                <w:rPrChange w:id="981" w:author="Stjepan Salopek (ssalopek)" w:date="2021-09-09T15:26:00Z">
                  <w:rPr>
                    <w:rStyle w:val="Hyperlink"/>
                    <w:rFonts w:ascii="Times New Roman" w:hAnsi="Times New Roman" w:cs="Times New Roman"/>
                    <w:noProof/>
                    <w:sz w:val="24"/>
                    <w:szCs w:val="24"/>
                  </w:rPr>
                </w:rPrChange>
              </w:rPr>
              <w:delText>4.4.2 Filtriranje i konačna obrada</w:delText>
            </w:r>
            <w:r w:rsidRPr="008064B8" w:rsidDel="00C040F9">
              <w:rPr>
                <w:rFonts w:ascii="Times New Roman" w:hAnsi="Times New Roman" w:cs="Times New Roman"/>
                <w:noProof/>
                <w:webHidden/>
                <w:sz w:val="24"/>
                <w:szCs w:val="24"/>
                <w:rPrChange w:id="982" w:author="Stjepan Salopek (ssalopek)" w:date="2021-09-09T15:26:00Z">
                  <w:rPr>
                    <w:noProof/>
                    <w:webHidden/>
                  </w:rPr>
                </w:rPrChange>
              </w:rPr>
              <w:tab/>
              <w:delText>28</w:delText>
            </w:r>
          </w:del>
        </w:p>
        <w:p w14:paraId="7108BC87" w14:textId="2032C24B" w:rsidR="00395B9F" w:rsidRPr="008064B8" w:rsidDel="00C040F9" w:rsidRDefault="00395B9F">
          <w:pPr>
            <w:pStyle w:val="TOC2"/>
            <w:rPr>
              <w:del w:id="983" w:author="Stjepan Salopek (ssalopek)" w:date="2021-09-09T15:17:00Z"/>
              <w:rFonts w:ascii="Times New Roman" w:eastAsiaTheme="minorEastAsia" w:hAnsi="Times New Roman" w:cs="Times New Roman"/>
              <w:noProof/>
              <w:sz w:val="24"/>
              <w:szCs w:val="24"/>
            </w:rPr>
          </w:pPr>
          <w:del w:id="984" w:author="Stjepan Salopek (ssalopek)" w:date="2021-09-09T15:17:00Z">
            <w:r w:rsidRPr="008064B8" w:rsidDel="00C040F9">
              <w:rPr>
                <w:rPrChange w:id="985" w:author="Stjepan Salopek (ssalopek)" w:date="2021-09-09T15:26:00Z">
                  <w:rPr>
                    <w:rStyle w:val="Hyperlink"/>
                    <w:rFonts w:ascii="Times New Roman" w:hAnsi="Times New Roman" w:cs="Times New Roman"/>
                    <w:noProof/>
                    <w:sz w:val="24"/>
                    <w:szCs w:val="24"/>
                  </w:rPr>
                </w:rPrChange>
              </w:rPr>
              <w:delText>4.5 Dizajniranje neuronske mreže</w:delText>
            </w:r>
            <w:r w:rsidRPr="008064B8" w:rsidDel="00C040F9">
              <w:rPr>
                <w:rFonts w:ascii="Times New Roman" w:hAnsi="Times New Roman" w:cs="Times New Roman"/>
                <w:noProof/>
                <w:webHidden/>
                <w:sz w:val="24"/>
                <w:szCs w:val="24"/>
              </w:rPr>
              <w:tab/>
              <w:delText>29</w:delText>
            </w:r>
          </w:del>
        </w:p>
        <w:p w14:paraId="77357DE0" w14:textId="77703084" w:rsidR="00395B9F" w:rsidRPr="008064B8" w:rsidDel="00C040F9" w:rsidRDefault="00395B9F">
          <w:pPr>
            <w:pStyle w:val="TOC2"/>
            <w:rPr>
              <w:del w:id="986" w:author="Stjepan Salopek (ssalopek)" w:date="2021-09-09T15:17:00Z"/>
              <w:rFonts w:ascii="Times New Roman" w:eastAsiaTheme="minorEastAsia" w:hAnsi="Times New Roman" w:cs="Times New Roman"/>
              <w:noProof/>
              <w:sz w:val="24"/>
              <w:szCs w:val="24"/>
            </w:rPr>
          </w:pPr>
          <w:del w:id="987" w:author="Stjepan Salopek (ssalopek)" w:date="2021-09-09T15:17:00Z">
            <w:r w:rsidRPr="008064B8" w:rsidDel="00C040F9">
              <w:rPr>
                <w:rPrChange w:id="988" w:author="Stjepan Salopek (ssalopek)" w:date="2021-09-09T15:26:00Z">
                  <w:rPr>
                    <w:rStyle w:val="Hyperlink"/>
                    <w:rFonts w:ascii="Times New Roman" w:hAnsi="Times New Roman" w:cs="Times New Roman"/>
                    <w:noProof/>
                    <w:sz w:val="24"/>
                    <w:szCs w:val="24"/>
                  </w:rPr>
                </w:rPrChange>
              </w:rPr>
              <w:delText>4.6 Učitavanje podataka</w:delText>
            </w:r>
            <w:r w:rsidRPr="008064B8" w:rsidDel="00C040F9">
              <w:rPr>
                <w:rFonts w:ascii="Times New Roman" w:hAnsi="Times New Roman" w:cs="Times New Roman"/>
                <w:noProof/>
                <w:webHidden/>
                <w:sz w:val="24"/>
                <w:szCs w:val="24"/>
              </w:rPr>
              <w:tab/>
              <w:delText>30</w:delText>
            </w:r>
          </w:del>
        </w:p>
        <w:p w14:paraId="5A2AFDDF" w14:textId="4973EBAF" w:rsidR="00395B9F" w:rsidRPr="008064B8" w:rsidDel="00C040F9" w:rsidRDefault="00395B9F">
          <w:pPr>
            <w:pStyle w:val="TOC2"/>
            <w:rPr>
              <w:del w:id="989" w:author="Stjepan Salopek (ssalopek)" w:date="2021-09-09T15:17:00Z"/>
              <w:rFonts w:ascii="Times New Roman" w:eastAsiaTheme="minorEastAsia" w:hAnsi="Times New Roman" w:cs="Times New Roman"/>
              <w:noProof/>
              <w:sz w:val="24"/>
              <w:szCs w:val="24"/>
            </w:rPr>
          </w:pPr>
          <w:del w:id="990" w:author="Stjepan Salopek (ssalopek)" w:date="2021-09-09T15:17:00Z">
            <w:r w:rsidRPr="008064B8" w:rsidDel="00C040F9">
              <w:rPr>
                <w:rPrChange w:id="991" w:author="Stjepan Salopek (ssalopek)" w:date="2021-09-09T15:26:00Z">
                  <w:rPr>
                    <w:rStyle w:val="Hyperlink"/>
                    <w:rFonts w:ascii="Times New Roman" w:hAnsi="Times New Roman" w:cs="Times New Roman"/>
                    <w:noProof/>
                    <w:sz w:val="24"/>
                    <w:szCs w:val="24"/>
                  </w:rPr>
                </w:rPrChange>
              </w:rPr>
              <w:delText>4.7 Postavljanje varijabli</w:delText>
            </w:r>
            <w:r w:rsidRPr="008064B8" w:rsidDel="00C040F9">
              <w:rPr>
                <w:rFonts w:ascii="Times New Roman" w:hAnsi="Times New Roman" w:cs="Times New Roman"/>
                <w:noProof/>
                <w:webHidden/>
                <w:sz w:val="24"/>
                <w:szCs w:val="24"/>
              </w:rPr>
              <w:tab/>
              <w:delText>30</w:delText>
            </w:r>
          </w:del>
        </w:p>
        <w:p w14:paraId="3E5A4BD3" w14:textId="3498CD22" w:rsidR="00395B9F" w:rsidRPr="008064B8" w:rsidDel="00C040F9" w:rsidRDefault="00395B9F">
          <w:pPr>
            <w:pStyle w:val="TOC2"/>
            <w:rPr>
              <w:del w:id="992" w:author="Stjepan Salopek (ssalopek)" w:date="2021-09-09T15:17:00Z"/>
              <w:rFonts w:ascii="Times New Roman" w:eastAsiaTheme="minorEastAsia" w:hAnsi="Times New Roman" w:cs="Times New Roman"/>
              <w:noProof/>
              <w:sz w:val="24"/>
              <w:szCs w:val="24"/>
            </w:rPr>
          </w:pPr>
          <w:del w:id="993" w:author="Stjepan Salopek (ssalopek)" w:date="2021-09-09T15:17:00Z">
            <w:r w:rsidRPr="008064B8" w:rsidDel="00C040F9">
              <w:rPr>
                <w:rPrChange w:id="994" w:author="Stjepan Salopek (ssalopek)" w:date="2021-09-09T15:26:00Z">
                  <w:rPr>
                    <w:rStyle w:val="Hyperlink"/>
                    <w:rFonts w:ascii="Times New Roman" w:hAnsi="Times New Roman" w:cs="Times New Roman"/>
                    <w:noProof/>
                    <w:sz w:val="24"/>
                    <w:szCs w:val="24"/>
                  </w:rPr>
                </w:rPrChange>
              </w:rPr>
              <w:delText>4.8 Petlja treniranja</w:delText>
            </w:r>
            <w:r w:rsidRPr="008064B8" w:rsidDel="00C040F9">
              <w:rPr>
                <w:rFonts w:ascii="Times New Roman" w:hAnsi="Times New Roman" w:cs="Times New Roman"/>
                <w:noProof/>
                <w:webHidden/>
                <w:sz w:val="24"/>
                <w:szCs w:val="24"/>
              </w:rPr>
              <w:tab/>
              <w:delText>32</w:delText>
            </w:r>
          </w:del>
        </w:p>
        <w:p w14:paraId="291BA223" w14:textId="5E287AA1" w:rsidR="00395B9F" w:rsidRPr="008064B8" w:rsidDel="00C040F9" w:rsidRDefault="00395B9F">
          <w:pPr>
            <w:pStyle w:val="TOC2"/>
            <w:rPr>
              <w:del w:id="995" w:author="Stjepan Salopek (ssalopek)" w:date="2021-09-09T15:17:00Z"/>
              <w:rFonts w:ascii="Times New Roman" w:eastAsiaTheme="minorEastAsia" w:hAnsi="Times New Roman" w:cs="Times New Roman"/>
              <w:noProof/>
              <w:sz w:val="24"/>
              <w:szCs w:val="24"/>
            </w:rPr>
          </w:pPr>
          <w:del w:id="996" w:author="Stjepan Salopek (ssalopek)" w:date="2021-09-09T15:17:00Z">
            <w:r w:rsidRPr="008064B8" w:rsidDel="00C040F9">
              <w:rPr>
                <w:rPrChange w:id="997" w:author="Stjepan Salopek (ssalopek)" w:date="2021-09-09T15:26:00Z">
                  <w:rPr>
                    <w:rStyle w:val="Hyperlink"/>
                    <w:rFonts w:ascii="Times New Roman" w:hAnsi="Times New Roman" w:cs="Times New Roman"/>
                    <w:noProof/>
                    <w:sz w:val="24"/>
                    <w:szCs w:val="24"/>
                  </w:rPr>
                </w:rPrChange>
              </w:rPr>
              <w:delText>4.9 Petlja testiranja</w:delText>
            </w:r>
            <w:r w:rsidRPr="008064B8" w:rsidDel="00C040F9">
              <w:rPr>
                <w:rFonts w:ascii="Times New Roman" w:hAnsi="Times New Roman" w:cs="Times New Roman"/>
                <w:noProof/>
                <w:webHidden/>
                <w:sz w:val="24"/>
                <w:szCs w:val="24"/>
              </w:rPr>
              <w:tab/>
              <w:delText>33</w:delText>
            </w:r>
          </w:del>
        </w:p>
        <w:p w14:paraId="2427F34E" w14:textId="57040EF5" w:rsidR="00395B9F" w:rsidRPr="008064B8" w:rsidDel="00C040F9" w:rsidRDefault="00395B9F">
          <w:pPr>
            <w:pStyle w:val="TOC2"/>
            <w:rPr>
              <w:del w:id="998" w:author="Stjepan Salopek (ssalopek)" w:date="2021-09-09T15:17:00Z"/>
              <w:rFonts w:ascii="Times New Roman" w:eastAsiaTheme="minorEastAsia" w:hAnsi="Times New Roman" w:cs="Times New Roman"/>
              <w:noProof/>
              <w:sz w:val="24"/>
              <w:szCs w:val="24"/>
            </w:rPr>
          </w:pPr>
          <w:del w:id="999" w:author="Stjepan Salopek (ssalopek)" w:date="2021-09-09T15:17:00Z">
            <w:r w:rsidRPr="008064B8" w:rsidDel="00C040F9">
              <w:rPr>
                <w:rPrChange w:id="1000" w:author="Stjepan Salopek (ssalopek)" w:date="2021-09-09T15:26:00Z">
                  <w:rPr>
                    <w:rStyle w:val="Hyperlink"/>
                    <w:rFonts w:ascii="Times New Roman" w:hAnsi="Times New Roman" w:cs="Times New Roman"/>
                    <w:noProof/>
                    <w:sz w:val="24"/>
                    <w:szCs w:val="24"/>
                  </w:rPr>
                </w:rPrChange>
              </w:rPr>
              <w:delText>4.10 Pregled i analiza</w:delText>
            </w:r>
            <w:r w:rsidRPr="008064B8" w:rsidDel="00C040F9">
              <w:rPr>
                <w:rFonts w:ascii="Times New Roman" w:hAnsi="Times New Roman" w:cs="Times New Roman"/>
                <w:noProof/>
                <w:webHidden/>
                <w:sz w:val="24"/>
                <w:szCs w:val="24"/>
              </w:rPr>
              <w:tab/>
              <w:delText>34</w:delText>
            </w:r>
          </w:del>
        </w:p>
        <w:p w14:paraId="2BADC1F7" w14:textId="2A0C5004" w:rsidR="00395B9F" w:rsidRPr="008064B8" w:rsidDel="00C040F9" w:rsidRDefault="00395B9F">
          <w:pPr>
            <w:pStyle w:val="TOC3"/>
            <w:rPr>
              <w:del w:id="1001" w:author="Stjepan Salopek (ssalopek)" w:date="2021-09-09T15:17:00Z"/>
              <w:rFonts w:ascii="Times New Roman" w:eastAsiaTheme="minorEastAsia" w:hAnsi="Times New Roman" w:cs="Times New Roman"/>
              <w:noProof/>
              <w:sz w:val="24"/>
              <w:szCs w:val="24"/>
              <w:rPrChange w:id="1002" w:author="Stjepan Salopek (ssalopek)" w:date="2021-09-09T15:26:00Z">
                <w:rPr>
                  <w:del w:id="1003" w:author="Stjepan Salopek (ssalopek)" w:date="2021-09-09T15:17:00Z"/>
                  <w:rFonts w:eastAsiaTheme="minorEastAsia"/>
                  <w:noProof/>
                </w:rPr>
              </w:rPrChange>
            </w:rPr>
          </w:pPr>
          <w:del w:id="1004" w:author="Stjepan Salopek (ssalopek)" w:date="2021-09-09T15:17:00Z">
            <w:r w:rsidRPr="008064B8" w:rsidDel="00C040F9">
              <w:rPr>
                <w:rPrChange w:id="1005" w:author="Stjepan Salopek (ssalopek)" w:date="2021-09-09T15:26:00Z">
                  <w:rPr>
                    <w:rStyle w:val="Hyperlink"/>
                    <w:rFonts w:ascii="Times New Roman" w:hAnsi="Times New Roman" w:cs="Times New Roman"/>
                    <w:noProof/>
                    <w:sz w:val="24"/>
                    <w:szCs w:val="24"/>
                  </w:rPr>
                </w:rPrChange>
              </w:rPr>
              <w:delText>4.10.1 Matplotlib</w:delText>
            </w:r>
            <w:r w:rsidRPr="008064B8" w:rsidDel="00C040F9">
              <w:rPr>
                <w:rFonts w:ascii="Times New Roman" w:hAnsi="Times New Roman" w:cs="Times New Roman"/>
                <w:noProof/>
                <w:webHidden/>
                <w:sz w:val="24"/>
                <w:szCs w:val="24"/>
                <w:rPrChange w:id="1006" w:author="Stjepan Salopek (ssalopek)" w:date="2021-09-09T15:26:00Z">
                  <w:rPr>
                    <w:noProof/>
                    <w:webHidden/>
                  </w:rPr>
                </w:rPrChange>
              </w:rPr>
              <w:tab/>
              <w:delText>34</w:delText>
            </w:r>
          </w:del>
        </w:p>
        <w:p w14:paraId="43F6F746" w14:textId="7C4302F3" w:rsidR="00395B9F" w:rsidRPr="008064B8" w:rsidDel="00C040F9" w:rsidRDefault="00395B9F">
          <w:pPr>
            <w:pStyle w:val="TOC3"/>
            <w:rPr>
              <w:del w:id="1007" w:author="Stjepan Salopek (ssalopek)" w:date="2021-09-09T15:17:00Z"/>
              <w:rFonts w:ascii="Times New Roman" w:eastAsiaTheme="minorEastAsia" w:hAnsi="Times New Roman" w:cs="Times New Roman"/>
              <w:noProof/>
              <w:sz w:val="24"/>
              <w:szCs w:val="24"/>
              <w:rPrChange w:id="1008" w:author="Stjepan Salopek (ssalopek)" w:date="2021-09-09T15:26:00Z">
                <w:rPr>
                  <w:del w:id="1009" w:author="Stjepan Salopek (ssalopek)" w:date="2021-09-09T15:17:00Z"/>
                  <w:rFonts w:eastAsiaTheme="minorEastAsia"/>
                  <w:noProof/>
                </w:rPr>
              </w:rPrChange>
            </w:rPr>
          </w:pPr>
          <w:del w:id="1010" w:author="Stjepan Salopek (ssalopek)" w:date="2021-09-09T15:17:00Z">
            <w:r w:rsidRPr="008064B8" w:rsidDel="00C040F9">
              <w:rPr>
                <w:rPrChange w:id="1011" w:author="Stjepan Salopek (ssalopek)" w:date="2021-09-09T15:26:00Z">
                  <w:rPr>
                    <w:rStyle w:val="Hyperlink"/>
                    <w:rFonts w:ascii="Times New Roman" w:hAnsi="Times New Roman" w:cs="Times New Roman"/>
                    <w:noProof/>
                    <w:sz w:val="24"/>
                    <w:szCs w:val="24"/>
                  </w:rPr>
                </w:rPrChange>
              </w:rPr>
              <w:delText>4.10.2 TensorBoard</w:delText>
            </w:r>
            <w:r w:rsidRPr="008064B8" w:rsidDel="00C040F9">
              <w:rPr>
                <w:rFonts w:ascii="Times New Roman" w:hAnsi="Times New Roman" w:cs="Times New Roman"/>
                <w:noProof/>
                <w:webHidden/>
                <w:sz w:val="24"/>
                <w:szCs w:val="24"/>
                <w:rPrChange w:id="1012" w:author="Stjepan Salopek (ssalopek)" w:date="2021-09-09T15:26:00Z">
                  <w:rPr>
                    <w:noProof/>
                    <w:webHidden/>
                  </w:rPr>
                </w:rPrChange>
              </w:rPr>
              <w:tab/>
              <w:delText>34</w:delText>
            </w:r>
          </w:del>
        </w:p>
        <w:p w14:paraId="74790A66" w14:textId="061F975B" w:rsidR="00395B9F" w:rsidRPr="008064B8" w:rsidDel="00C040F9" w:rsidRDefault="00395B9F">
          <w:pPr>
            <w:pStyle w:val="TOC2"/>
            <w:rPr>
              <w:del w:id="1013" w:author="Stjepan Salopek (ssalopek)" w:date="2021-09-09T15:17:00Z"/>
              <w:rFonts w:ascii="Times New Roman" w:eastAsiaTheme="minorEastAsia" w:hAnsi="Times New Roman" w:cs="Times New Roman"/>
              <w:noProof/>
              <w:sz w:val="24"/>
              <w:szCs w:val="24"/>
            </w:rPr>
          </w:pPr>
          <w:del w:id="1014" w:author="Stjepan Salopek (ssalopek)" w:date="2021-09-09T15:17:00Z">
            <w:r w:rsidRPr="008064B8" w:rsidDel="00C040F9">
              <w:rPr>
                <w:rPrChange w:id="1015" w:author="Stjepan Salopek (ssalopek)" w:date="2021-09-09T15:26:00Z">
                  <w:rPr>
                    <w:rStyle w:val="Hyperlink"/>
                    <w:rFonts w:ascii="Times New Roman" w:hAnsi="Times New Roman" w:cs="Times New Roman"/>
                    <w:noProof/>
                    <w:sz w:val="24"/>
                    <w:szCs w:val="24"/>
                  </w:rPr>
                </w:rPrChange>
              </w:rPr>
              <w:delText>4.11 Analiza rezultata</w:delText>
            </w:r>
            <w:r w:rsidRPr="008064B8" w:rsidDel="00C040F9">
              <w:rPr>
                <w:rFonts w:ascii="Times New Roman" w:hAnsi="Times New Roman" w:cs="Times New Roman"/>
                <w:noProof/>
                <w:webHidden/>
                <w:sz w:val="24"/>
                <w:szCs w:val="24"/>
              </w:rPr>
              <w:tab/>
              <w:delText>36</w:delText>
            </w:r>
          </w:del>
        </w:p>
        <w:p w14:paraId="6290E051" w14:textId="1706F489" w:rsidR="00395B9F" w:rsidRPr="008064B8" w:rsidDel="00C040F9" w:rsidRDefault="00395B9F">
          <w:pPr>
            <w:pStyle w:val="TOC1"/>
            <w:spacing w:line="360" w:lineRule="auto"/>
            <w:rPr>
              <w:del w:id="1016" w:author="Stjepan Salopek (ssalopek)" w:date="2021-09-09T15:17:00Z"/>
              <w:rFonts w:ascii="Times New Roman" w:eastAsiaTheme="minorEastAsia" w:hAnsi="Times New Roman" w:cs="Times New Roman"/>
              <w:noProof/>
              <w:sz w:val="24"/>
              <w:szCs w:val="24"/>
              <w:rPrChange w:id="1017" w:author="Stjepan Salopek (ssalopek)" w:date="2021-09-09T15:26:00Z">
                <w:rPr>
                  <w:del w:id="1018" w:author="Stjepan Salopek (ssalopek)" w:date="2021-09-09T15:17:00Z"/>
                  <w:rFonts w:eastAsiaTheme="minorEastAsia"/>
                  <w:noProof/>
                </w:rPr>
              </w:rPrChange>
            </w:rPr>
            <w:pPrChange w:id="1019" w:author="Stjepan Salopek (ssalopek)" w:date="2021-09-09T15:26:00Z">
              <w:pPr>
                <w:pStyle w:val="TOC1"/>
              </w:pPr>
            </w:pPrChange>
          </w:pPr>
          <w:del w:id="1020" w:author="Stjepan Salopek (ssalopek)" w:date="2021-09-09T15:17:00Z">
            <w:r w:rsidRPr="008064B8" w:rsidDel="00C040F9">
              <w:rPr>
                <w:rPrChange w:id="1021" w:author="Stjepan Salopek (ssalopek)" w:date="2021-09-09T15:26:00Z">
                  <w:rPr>
                    <w:rStyle w:val="Hyperlink"/>
                    <w:rFonts w:ascii="Times New Roman" w:hAnsi="Times New Roman" w:cs="Times New Roman"/>
                    <w:noProof/>
                    <w:sz w:val="24"/>
                    <w:szCs w:val="24"/>
                  </w:rPr>
                </w:rPrChange>
              </w:rPr>
              <w:delText>5 ZAKLJUČAK</w:delText>
            </w:r>
            <w:r w:rsidRPr="008064B8" w:rsidDel="00C040F9">
              <w:rPr>
                <w:rFonts w:ascii="Times New Roman" w:hAnsi="Times New Roman" w:cs="Times New Roman"/>
                <w:noProof/>
                <w:webHidden/>
                <w:sz w:val="24"/>
                <w:szCs w:val="24"/>
                <w:rPrChange w:id="1022" w:author="Stjepan Salopek (ssalopek)" w:date="2021-09-09T15:26:00Z">
                  <w:rPr>
                    <w:noProof/>
                    <w:webHidden/>
                  </w:rPr>
                </w:rPrChange>
              </w:rPr>
              <w:tab/>
              <w:delText>37</w:delText>
            </w:r>
          </w:del>
        </w:p>
        <w:p w14:paraId="6AFA679A" w14:textId="62CB76A5" w:rsidR="00395B9F" w:rsidRPr="008064B8" w:rsidDel="00C040F9" w:rsidRDefault="00395B9F">
          <w:pPr>
            <w:pStyle w:val="TOC1"/>
            <w:spacing w:line="360" w:lineRule="auto"/>
            <w:rPr>
              <w:del w:id="1023" w:author="Stjepan Salopek (ssalopek)" w:date="2021-09-09T15:17:00Z"/>
              <w:rFonts w:ascii="Times New Roman" w:eastAsiaTheme="minorEastAsia" w:hAnsi="Times New Roman" w:cs="Times New Roman"/>
              <w:noProof/>
              <w:sz w:val="24"/>
              <w:szCs w:val="24"/>
              <w:rPrChange w:id="1024" w:author="Stjepan Salopek (ssalopek)" w:date="2021-09-09T15:26:00Z">
                <w:rPr>
                  <w:del w:id="1025" w:author="Stjepan Salopek (ssalopek)" w:date="2021-09-09T15:17:00Z"/>
                  <w:rFonts w:eastAsiaTheme="minorEastAsia"/>
                  <w:noProof/>
                </w:rPr>
              </w:rPrChange>
            </w:rPr>
            <w:pPrChange w:id="1026" w:author="Stjepan Salopek (ssalopek)" w:date="2021-09-09T15:26:00Z">
              <w:pPr>
                <w:pStyle w:val="TOC1"/>
              </w:pPr>
            </w:pPrChange>
          </w:pPr>
          <w:del w:id="1027" w:author="Stjepan Salopek (ssalopek)" w:date="2021-09-09T15:17:00Z">
            <w:r w:rsidRPr="008064B8" w:rsidDel="00C040F9">
              <w:rPr>
                <w:rPrChange w:id="1028" w:author="Stjepan Salopek (ssalopek)" w:date="2021-09-09T15:26:00Z">
                  <w:rPr>
                    <w:rStyle w:val="Hyperlink"/>
                    <w:rFonts w:ascii="Times New Roman" w:hAnsi="Times New Roman" w:cs="Times New Roman"/>
                    <w:noProof/>
                    <w:sz w:val="24"/>
                    <w:szCs w:val="24"/>
                  </w:rPr>
                </w:rPrChange>
              </w:rPr>
              <w:delText>Popis literature</w:delText>
            </w:r>
            <w:r w:rsidRPr="008064B8" w:rsidDel="00C040F9">
              <w:rPr>
                <w:rFonts w:ascii="Times New Roman" w:hAnsi="Times New Roman" w:cs="Times New Roman"/>
                <w:noProof/>
                <w:webHidden/>
                <w:sz w:val="24"/>
                <w:szCs w:val="24"/>
                <w:rPrChange w:id="1029" w:author="Stjepan Salopek (ssalopek)" w:date="2021-09-09T15:26:00Z">
                  <w:rPr>
                    <w:noProof/>
                    <w:webHidden/>
                  </w:rPr>
                </w:rPrChange>
              </w:rPr>
              <w:tab/>
              <w:delText>38</w:delText>
            </w:r>
          </w:del>
        </w:p>
        <w:p w14:paraId="5CAD692E" w14:textId="23657988" w:rsidR="00957C5A" w:rsidRDefault="005A2760" w:rsidP="008064B8">
          <w:pPr>
            <w:spacing w:line="360" w:lineRule="auto"/>
            <w:rPr>
              <w:b/>
              <w:bCs/>
            </w:rPr>
          </w:pPr>
          <w:r w:rsidRPr="00C040F9">
            <w:rPr>
              <w:rFonts w:ascii="Times New Roman" w:hAnsi="Times New Roman" w:cs="Times New Roman"/>
              <w:b/>
              <w:bCs/>
              <w:sz w:val="24"/>
              <w:szCs w:val="24"/>
            </w:rPr>
            <w:fldChar w:fldCharType="end"/>
          </w:r>
        </w:p>
      </w:sdtContent>
    </w:sdt>
    <w:p w14:paraId="26BF2CED" w14:textId="77777777" w:rsidR="00A44A48" w:rsidRDefault="00A44A48">
      <w:pPr>
        <w:rPr>
          <w:rFonts w:ascii="Times New Roman" w:eastAsiaTheme="majorEastAsia" w:hAnsi="Times New Roman" w:cstheme="majorBidi"/>
          <w:sz w:val="28"/>
          <w:szCs w:val="32"/>
        </w:rPr>
      </w:pPr>
      <w:r>
        <w:br w:type="page"/>
      </w:r>
    </w:p>
    <w:p w14:paraId="378F4684" w14:textId="610F65BF" w:rsidR="00900CE7" w:rsidRDefault="00900CE7" w:rsidP="00900CE7">
      <w:pPr>
        <w:pStyle w:val="1Naslov"/>
      </w:pPr>
      <w:bookmarkStart w:id="1030" w:name="_Toc82446245"/>
      <w:r>
        <w:lastRenderedPageBreak/>
        <w:t>Popis tablica</w:t>
      </w:r>
      <w:bookmarkEnd w:id="1030"/>
    </w:p>
    <w:p w14:paraId="221C5685" w14:textId="3E761708" w:rsidR="00A3456A" w:rsidRPr="00A3456A" w:rsidRDefault="00395B9F">
      <w:pPr>
        <w:pStyle w:val="TableofFigures"/>
        <w:tabs>
          <w:tab w:val="right" w:leader="dot" w:pos="9062"/>
        </w:tabs>
        <w:spacing w:line="360" w:lineRule="auto"/>
        <w:rPr>
          <w:ins w:id="1031" w:author="Stjepan Salopek (ssalopek)" w:date="2021-09-13T17:24:00Z"/>
          <w:rFonts w:ascii="Times New Roman" w:eastAsiaTheme="minorEastAsia" w:hAnsi="Times New Roman" w:cs="Times New Roman"/>
          <w:noProof/>
          <w:sz w:val="24"/>
          <w:szCs w:val="24"/>
          <w:rPrChange w:id="1032" w:author="Stjepan Salopek (ssalopek)" w:date="2021-09-13T17:24:00Z">
            <w:rPr>
              <w:ins w:id="1033" w:author="Stjepan Salopek (ssalopek)" w:date="2021-09-13T17:24:00Z"/>
              <w:rFonts w:eastAsiaTheme="minorEastAsia"/>
              <w:noProof/>
            </w:rPr>
          </w:rPrChange>
        </w:rPr>
        <w:pPrChange w:id="1034" w:author="Stjepan Salopek (ssalopek)" w:date="2021-09-13T17:24:00Z">
          <w:pPr>
            <w:pStyle w:val="TableofFigures"/>
            <w:tabs>
              <w:tab w:val="right" w:leader="dot" w:pos="9062"/>
            </w:tabs>
          </w:pPr>
        </w:pPrChange>
      </w:pPr>
      <w:r>
        <w:fldChar w:fldCharType="begin"/>
      </w:r>
      <w:r>
        <w:instrText xml:space="preserve"> TOC \h \z \c "Tablica" </w:instrText>
      </w:r>
      <w:r>
        <w:fldChar w:fldCharType="separate"/>
      </w:r>
      <w:ins w:id="1035" w:author="Stjepan Salopek (ssalopek)" w:date="2021-09-13T17:24:00Z">
        <w:r w:rsidR="00A3456A" w:rsidRPr="00A3456A">
          <w:rPr>
            <w:rStyle w:val="Hyperlink"/>
            <w:rFonts w:ascii="Times New Roman" w:hAnsi="Times New Roman" w:cs="Times New Roman"/>
            <w:noProof/>
            <w:sz w:val="24"/>
            <w:szCs w:val="24"/>
            <w:rPrChange w:id="1036" w:author="Stjepan Salopek (ssalopek)" w:date="2021-09-13T17:24:00Z">
              <w:rPr>
                <w:rStyle w:val="Hyperlink"/>
                <w:noProof/>
              </w:rPr>
            </w:rPrChange>
          </w:rPr>
          <w:fldChar w:fldCharType="begin"/>
        </w:r>
        <w:r w:rsidR="00A3456A" w:rsidRPr="00A3456A">
          <w:rPr>
            <w:rStyle w:val="Hyperlink"/>
            <w:rFonts w:ascii="Times New Roman" w:hAnsi="Times New Roman" w:cs="Times New Roman"/>
            <w:noProof/>
            <w:sz w:val="24"/>
            <w:szCs w:val="24"/>
            <w:rPrChange w:id="1037" w:author="Stjepan Salopek (ssalopek)" w:date="2021-09-13T17:24:00Z">
              <w:rPr>
                <w:rStyle w:val="Hyperlink"/>
                <w:noProof/>
              </w:rPr>
            </w:rPrChange>
          </w:rPr>
          <w:instrText xml:space="preserve"> </w:instrText>
        </w:r>
        <w:r w:rsidR="00A3456A" w:rsidRPr="00A3456A">
          <w:rPr>
            <w:rFonts w:ascii="Times New Roman" w:hAnsi="Times New Roman" w:cs="Times New Roman"/>
            <w:noProof/>
            <w:sz w:val="24"/>
            <w:szCs w:val="24"/>
            <w:rPrChange w:id="1038" w:author="Stjepan Salopek (ssalopek)" w:date="2021-09-13T17:24:00Z">
              <w:rPr>
                <w:noProof/>
              </w:rPr>
            </w:rPrChange>
          </w:rPr>
          <w:instrText>HYPERLINK \l "_Toc82446292"</w:instrText>
        </w:r>
        <w:r w:rsidR="00A3456A" w:rsidRPr="00A3456A">
          <w:rPr>
            <w:rStyle w:val="Hyperlink"/>
            <w:rFonts w:ascii="Times New Roman" w:hAnsi="Times New Roman" w:cs="Times New Roman"/>
            <w:noProof/>
            <w:sz w:val="24"/>
            <w:szCs w:val="24"/>
            <w:rPrChange w:id="1039" w:author="Stjepan Salopek (ssalopek)" w:date="2021-09-13T17:24: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1040" w:author="Stjepan Salopek (ssalopek)" w:date="2021-09-13T17:24:00Z">
              <w:rPr>
                <w:rStyle w:val="Hyperlink"/>
                <w:noProof/>
              </w:rPr>
            </w:rPrChange>
          </w:rPr>
          <w:fldChar w:fldCharType="separate"/>
        </w:r>
        <w:r w:rsidR="00A3456A" w:rsidRPr="00A3456A">
          <w:rPr>
            <w:rStyle w:val="Hyperlink"/>
            <w:rFonts w:ascii="Times New Roman" w:hAnsi="Times New Roman" w:cs="Times New Roman"/>
            <w:noProof/>
            <w:sz w:val="24"/>
            <w:szCs w:val="24"/>
            <w:rPrChange w:id="1041" w:author="Stjepan Salopek (ssalopek)" w:date="2021-09-13T17:24:00Z">
              <w:rPr>
                <w:rStyle w:val="Hyperlink"/>
                <w:noProof/>
              </w:rPr>
            </w:rPrChange>
          </w:rPr>
          <w:t>Tablica 1. Srednje prosječne plaće inženjera strojnog učenja i podataka po državama prema podacima iz 2017. godine [6]</w:t>
        </w:r>
        <w:r w:rsidR="00A3456A" w:rsidRPr="00A3456A">
          <w:rPr>
            <w:rFonts w:ascii="Times New Roman" w:hAnsi="Times New Roman" w:cs="Times New Roman"/>
            <w:noProof/>
            <w:webHidden/>
            <w:sz w:val="24"/>
            <w:szCs w:val="24"/>
            <w:rPrChange w:id="1042" w:author="Stjepan Salopek (ssalopek)" w:date="2021-09-13T17:24:00Z">
              <w:rPr>
                <w:noProof/>
                <w:webHidden/>
              </w:rPr>
            </w:rPrChange>
          </w:rPr>
          <w:tab/>
        </w:r>
        <w:r w:rsidR="00A3456A" w:rsidRPr="00A3456A">
          <w:rPr>
            <w:rFonts w:ascii="Times New Roman" w:hAnsi="Times New Roman" w:cs="Times New Roman"/>
            <w:noProof/>
            <w:webHidden/>
            <w:sz w:val="24"/>
            <w:szCs w:val="24"/>
            <w:rPrChange w:id="1043" w:author="Stjepan Salopek (ssalopek)" w:date="2021-09-13T17:24:00Z">
              <w:rPr>
                <w:noProof/>
                <w:webHidden/>
              </w:rPr>
            </w:rPrChange>
          </w:rPr>
          <w:fldChar w:fldCharType="begin"/>
        </w:r>
        <w:r w:rsidR="00A3456A" w:rsidRPr="00A3456A">
          <w:rPr>
            <w:rFonts w:ascii="Times New Roman" w:hAnsi="Times New Roman" w:cs="Times New Roman"/>
            <w:noProof/>
            <w:webHidden/>
            <w:sz w:val="24"/>
            <w:szCs w:val="24"/>
            <w:rPrChange w:id="1044" w:author="Stjepan Salopek (ssalopek)" w:date="2021-09-13T17:24:00Z">
              <w:rPr>
                <w:noProof/>
                <w:webHidden/>
              </w:rPr>
            </w:rPrChange>
          </w:rPr>
          <w:instrText xml:space="preserve"> PAGEREF _Toc82446292 \h </w:instrText>
        </w:r>
      </w:ins>
      <w:r w:rsidR="00A3456A" w:rsidRPr="00A3456A">
        <w:rPr>
          <w:rFonts w:ascii="Times New Roman" w:hAnsi="Times New Roman" w:cs="Times New Roman"/>
          <w:noProof/>
          <w:webHidden/>
          <w:sz w:val="24"/>
          <w:szCs w:val="24"/>
          <w:rPrChange w:id="1045" w:author="Stjepan Salopek (ssalopek)" w:date="2021-09-13T17:24:00Z">
            <w:rPr>
              <w:rFonts w:ascii="Times New Roman" w:hAnsi="Times New Roman" w:cs="Times New Roman"/>
              <w:noProof/>
              <w:webHidden/>
              <w:sz w:val="24"/>
              <w:szCs w:val="24"/>
            </w:rPr>
          </w:rPrChange>
        </w:rPr>
      </w:r>
      <w:r w:rsidR="00A3456A" w:rsidRPr="00A3456A">
        <w:rPr>
          <w:rFonts w:ascii="Times New Roman" w:hAnsi="Times New Roman" w:cs="Times New Roman"/>
          <w:noProof/>
          <w:webHidden/>
          <w:sz w:val="24"/>
          <w:szCs w:val="24"/>
          <w:rPrChange w:id="1046" w:author="Stjepan Salopek (ssalopek)" w:date="2021-09-13T17:24:00Z">
            <w:rPr>
              <w:noProof/>
              <w:webHidden/>
            </w:rPr>
          </w:rPrChange>
        </w:rPr>
        <w:fldChar w:fldCharType="separate"/>
      </w:r>
      <w:ins w:id="1047" w:author="Stjepan Salopek (ssalopek)" w:date="2021-09-13T17:24:00Z">
        <w:r w:rsidR="00A3456A" w:rsidRPr="00A3456A">
          <w:rPr>
            <w:rFonts w:ascii="Times New Roman" w:hAnsi="Times New Roman" w:cs="Times New Roman"/>
            <w:noProof/>
            <w:webHidden/>
            <w:sz w:val="24"/>
            <w:szCs w:val="24"/>
            <w:rPrChange w:id="1048" w:author="Stjepan Salopek (ssalopek)" w:date="2021-09-13T17:24:00Z">
              <w:rPr>
                <w:noProof/>
                <w:webHidden/>
              </w:rPr>
            </w:rPrChange>
          </w:rPr>
          <w:t>11</w:t>
        </w:r>
        <w:r w:rsidR="00A3456A" w:rsidRPr="00A3456A">
          <w:rPr>
            <w:rFonts w:ascii="Times New Roman" w:hAnsi="Times New Roman" w:cs="Times New Roman"/>
            <w:noProof/>
            <w:webHidden/>
            <w:sz w:val="24"/>
            <w:szCs w:val="24"/>
            <w:rPrChange w:id="1049" w:author="Stjepan Salopek (ssalopek)" w:date="2021-09-13T17:24:00Z">
              <w:rPr>
                <w:noProof/>
                <w:webHidden/>
              </w:rPr>
            </w:rPrChange>
          </w:rPr>
          <w:fldChar w:fldCharType="end"/>
        </w:r>
        <w:r w:rsidR="00A3456A" w:rsidRPr="00A3456A">
          <w:rPr>
            <w:rStyle w:val="Hyperlink"/>
            <w:rFonts w:ascii="Times New Roman" w:hAnsi="Times New Roman" w:cs="Times New Roman"/>
            <w:noProof/>
            <w:sz w:val="24"/>
            <w:szCs w:val="24"/>
            <w:rPrChange w:id="1050" w:author="Stjepan Salopek (ssalopek)" w:date="2021-09-13T17:24:00Z">
              <w:rPr>
                <w:rStyle w:val="Hyperlink"/>
                <w:noProof/>
              </w:rPr>
            </w:rPrChange>
          </w:rPr>
          <w:fldChar w:fldCharType="end"/>
        </w:r>
      </w:ins>
    </w:p>
    <w:p w14:paraId="343000C3" w14:textId="3A9E27A9" w:rsidR="00A3456A" w:rsidRDefault="00A3456A">
      <w:pPr>
        <w:pStyle w:val="TableofFigures"/>
        <w:tabs>
          <w:tab w:val="right" w:leader="dot" w:pos="9062"/>
        </w:tabs>
        <w:spacing w:line="360" w:lineRule="auto"/>
        <w:rPr>
          <w:ins w:id="1051" w:author="Stjepan Salopek (ssalopek)" w:date="2021-09-13T17:24:00Z"/>
          <w:rFonts w:eastAsiaTheme="minorEastAsia"/>
          <w:noProof/>
        </w:rPr>
        <w:pPrChange w:id="1052" w:author="Stjepan Salopek (ssalopek)" w:date="2021-09-13T17:24:00Z">
          <w:pPr>
            <w:pStyle w:val="TableofFigures"/>
            <w:tabs>
              <w:tab w:val="right" w:leader="dot" w:pos="9062"/>
            </w:tabs>
          </w:pPr>
        </w:pPrChange>
      </w:pPr>
      <w:ins w:id="1053" w:author="Stjepan Salopek (ssalopek)" w:date="2021-09-13T17:24:00Z">
        <w:r w:rsidRPr="00A3456A">
          <w:rPr>
            <w:rStyle w:val="Hyperlink"/>
            <w:rFonts w:ascii="Times New Roman" w:hAnsi="Times New Roman" w:cs="Times New Roman"/>
            <w:noProof/>
            <w:sz w:val="24"/>
            <w:szCs w:val="24"/>
            <w:rPrChange w:id="1054"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055"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056" w:author="Stjepan Salopek (ssalopek)" w:date="2021-09-13T17:24:00Z">
              <w:rPr>
                <w:noProof/>
              </w:rPr>
            </w:rPrChange>
          </w:rPr>
          <w:instrText>HYPERLINK \l "_Toc82446293"</w:instrText>
        </w:r>
        <w:r w:rsidRPr="00A3456A">
          <w:rPr>
            <w:rStyle w:val="Hyperlink"/>
            <w:rFonts w:ascii="Times New Roman" w:hAnsi="Times New Roman" w:cs="Times New Roman"/>
            <w:noProof/>
            <w:sz w:val="24"/>
            <w:szCs w:val="24"/>
            <w:rPrChange w:id="1057"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058"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059" w:author="Stjepan Salopek (ssalopek)" w:date="2021-09-13T17:24:00Z">
              <w:rPr>
                <w:rStyle w:val="Hyperlink"/>
                <w:noProof/>
              </w:rPr>
            </w:rPrChange>
          </w:rPr>
          <w:t>Tablica 2. Rezultati testiranja</w:t>
        </w:r>
        <w:r w:rsidRPr="00A3456A">
          <w:rPr>
            <w:rFonts w:ascii="Times New Roman" w:hAnsi="Times New Roman" w:cs="Times New Roman"/>
            <w:noProof/>
            <w:webHidden/>
            <w:sz w:val="24"/>
            <w:szCs w:val="24"/>
            <w:rPrChange w:id="1060" w:author="Stjepan Salopek (ssalopek)" w:date="2021-09-13T17:24:00Z">
              <w:rPr>
                <w:noProof/>
                <w:webHidden/>
              </w:rPr>
            </w:rPrChange>
          </w:rPr>
          <w:tab/>
        </w:r>
        <w:r w:rsidRPr="00A3456A">
          <w:rPr>
            <w:rFonts w:ascii="Times New Roman" w:hAnsi="Times New Roman" w:cs="Times New Roman"/>
            <w:noProof/>
            <w:webHidden/>
            <w:sz w:val="24"/>
            <w:szCs w:val="24"/>
            <w:rPrChange w:id="1061"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062" w:author="Stjepan Salopek (ssalopek)" w:date="2021-09-13T17:24:00Z">
              <w:rPr>
                <w:noProof/>
                <w:webHidden/>
              </w:rPr>
            </w:rPrChange>
          </w:rPr>
          <w:instrText xml:space="preserve"> PAGEREF _Toc82446293 \h </w:instrText>
        </w:r>
      </w:ins>
      <w:r w:rsidRPr="00A3456A">
        <w:rPr>
          <w:rFonts w:ascii="Times New Roman" w:hAnsi="Times New Roman" w:cs="Times New Roman"/>
          <w:noProof/>
          <w:webHidden/>
          <w:sz w:val="24"/>
          <w:szCs w:val="24"/>
          <w:rPrChange w:id="1063" w:author="Stjepan Salopek (ssalopek)" w:date="2021-09-13T17:24: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064" w:author="Stjepan Salopek (ssalopek)" w:date="2021-09-13T17:24:00Z">
            <w:rPr>
              <w:noProof/>
              <w:webHidden/>
            </w:rPr>
          </w:rPrChange>
        </w:rPr>
        <w:fldChar w:fldCharType="separate"/>
      </w:r>
      <w:ins w:id="1065" w:author="Stjepan Salopek (ssalopek)" w:date="2021-09-13T17:24:00Z">
        <w:r w:rsidRPr="00A3456A">
          <w:rPr>
            <w:rFonts w:ascii="Times New Roman" w:hAnsi="Times New Roman" w:cs="Times New Roman"/>
            <w:noProof/>
            <w:webHidden/>
            <w:sz w:val="24"/>
            <w:szCs w:val="24"/>
            <w:rPrChange w:id="1066" w:author="Stjepan Salopek (ssalopek)" w:date="2021-09-13T17:24:00Z">
              <w:rPr>
                <w:noProof/>
                <w:webHidden/>
              </w:rPr>
            </w:rPrChange>
          </w:rPr>
          <w:t>40</w:t>
        </w:r>
        <w:r w:rsidRPr="00A3456A">
          <w:rPr>
            <w:rFonts w:ascii="Times New Roman" w:hAnsi="Times New Roman" w:cs="Times New Roman"/>
            <w:noProof/>
            <w:webHidden/>
            <w:sz w:val="24"/>
            <w:szCs w:val="24"/>
            <w:rPrChange w:id="1067"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068" w:author="Stjepan Salopek (ssalopek)" w:date="2021-09-13T17:24:00Z">
              <w:rPr>
                <w:rStyle w:val="Hyperlink"/>
                <w:noProof/>
              </w:rPr>
            </w:rPrChange>
          </w:rPr>
          <w:fldChar w:fldCharType="end"/>
        </w:r>
      </w:ins>
    </w:p>
    <w:p w14:paraId="798C789B" w14:textId="309A0784" w:rsidR="00C040F9" w:rsidRPr="00A3456A" w:rsidDel="00A3456A" w:rsidRDefault="00C040F9" w:rsidP="00A3456A">
      <w:pPr>
        <w:pStyle w:val="TableofFigures"/>
        <w:tabs>
          <w:tab w:val="right" w:leader="dot" w:pos="9062"/>
        </w:tabs>
        <w:spacing w:line="360" w:lineRule="auto"/>
        <w:rPr>
          <w:del w:id="1069" w:author="Stjepan Salopek (ssalopek)" w:date="2021-09-13T17:24:00Z"/>
          <w:rFonts w:ascii="Times New Roman" w:eastAsiaTheme="minorEastAsia" w:hAnsi="Times New Roman" w:cs="Times New Roman"/>
          <w:noProof/>
          <w:sz w:val="24"/>
          <w:szCs w:val="24"/>
        </w:rPr>
      </w:pPr>
      <w:del w:id="1070" w:author="Stjepan Salopek (ssalopek)" w:date="2021-09-13T17:24:00Z">
        <w:r w:rsidRPr="00A3456A" w:rsidDel="00A3456A">
          <w:rPr>
            <w:rStyle w:val="Hyperlink"/>
            <w:rFonts w:ascii="Times New Roman" w:hAnsi="Times New Roman" w:cs="Times New Roman"/>
            <w:noProof/>
            <w:sz w:val="24"/>
            <w:szCs w:val="24"/>
          </w:rPr>
          <w:delText>Tablica 1. Srednje prosječne plaće inženjera strojnog učenja i podataka po državama prema podacima iz 2017. godine [6]</w:delText>
        </w:r>
        <w:r w:rsidRPr="00A3456A" w:rsidDel="00A3456A">
          <w:rPr>
            <w:rFonts w:ascii="Times New Roman" w:hAnsi="Times New Roman" w:cs="Times New Roman"/>
            <w:noProof/>
            <w:webHidden/>
            <w:sz w:val="24"/>
            <w:szCs w:val="24"/>
          </w:rPr>
          <w:tab/>
          <w:delText>11</w:delText>
        </w:r>
      </w:del>
    </w:p>
    <w:p w14:paraId="0740986D" w14:textId="6E1E7932" w:rsidR="00395B9F" w:rsidRPr="00395B9F" w:rsidDel="00C040F9" w:rsidRDefault="00C040F9" w:rsidP="000B4A64">
      <w:pPr>
        <w:pStyle w:val="TableofFigures"/>
        <w:tabs>
          <w:tab w:val="right" w:leader="dot" w:pos="9062"/>
        </w:tabs>
        <w:spacing w:line="360" w:lineRule="auto"/>
        <w:rPr>
          <w:del w:id="1071" w:author="Stjepan Salopek (ssalopek)" w:date="2021-09-09T15:20:00Z"/>
          <w:rFonts w:ascii="Times New Roman" w:eastAsiaTheme="minorEastAsia" w:hAnsi="Times New Roman" w:cs="Times New Roman"/>
          <w:noProof/>
          <w:sz w:val="24"/>
          <w:szCs w:val="24"/>
        </w:rPr>
      </w:pPr>
      <w:del w:id="1072" w:author="Stjepan Salopek (ssalopek)" w:date="2021-09-13T17:24:00Z">
        <w:r w:rsidRPr="00A3456A" w:rsidDel="00A3456A">
          <w:rPr>
            <w:rStyle w:val="Hyperlink"/>
            <w:rFonts w:ascii="Times New Roman" w:hAnsi="Times New Roman" w:cs="Times New Roman"/>
            <w:noProof/>
            <w:sz w:val="24"/>
            <w:szCs w:val="24"/>
          </w:rPr>
          <w:delText>Tablica 2. Konačni rezultati treniranja</w:delText>
        </w:r>
        <w:r w:rsidRPr="00A3456A" w:rsidDel="00A3456A">
          <w:rPr>
            <w:rFonts w:ascii="Times New Roman" w:hAnsi="Times New Roman" w:cs="Times New Roman"/>
            <w:noProof/>
            <w:webHidden/>
            <w:sz w:val="24"/>
            <w:szCs w:val="24"/>
          </w:rPr>
          <w:tab/>
          <w:delText>39</w:delText>
        </w:r>
      </w:del>
      <w:del w:id="1073" w:author="Stjepan Salopek (ssalopek)" w:date="2021-09-09T15:20:00Z">
        <w:r w:rsidR="00395B9F" w:rsidRPr="00C040F9" w:rsidDel="00C040F9">
          <w:rPr>
            <w:rPrChange w:id="1074" w:author="Stjepan Salopek (ssalopek)" w:date="2021-09-09T15:20:00Z">
              <w:rPr>
                <w:rStyle w:val="Hyperlink"/>
                <w:rFonts w:ascii="Times New Roman" w:hAnsi="Times New Roman" w:cs="Times New Roman"/>
                <w:noProof/>
                <w:sz w:val="24"/>
                <w:szCs w:val="24"/>
              </w:rPr>
            </w:rPrChange>
          </w:rPr>
          <w:delText>Tablica 1 Srednje prosječne plaće inženjera strojnog učenja i podataka po državama prema podacima iz 2017. godine</w:delText>
        </w:r>
        <w:r w:rsidR="00395B9F" w:rsidRPr="00395B9F" w:rsidDel="00C040F9">
          <w:rPr>
            <w:rFonts w:ascii="Times New Roman" w:hAnsi="Times New Roman" w:cs="Times New Roman"/>
            <w:noProof/>
            <w:webHidden/>
            <w:sz w:val="24"/>
            <w:szCs w:val="24"/>
          </w:rPr>
          <w:tab/>
          <w:delText>9</w:delText>
        </w:r>
      </w:del>
    </w:p>
    <w:p w14:paraId="54243695" w14:textId="27A36D8E" w:rsidR="00395B9F" w:rsidDel="00C040F9" w:rsidRDefault="00395B9F" w:rsidP="000B4A64">
      <w:pPr>
        <w:pStyle w:val="TableofFigures"/>
        <w:tabs>
          <w:tab w:val="right" w:leader="dot" w:pos="9062"/>
        </w:tabs>
        <w:spacing w:line="360" w:lineRule="auto"/>
        <w:rPr>
          <w:del w:id="1075" w:author="Stjepan Salopek (ssalopek)" w:date="2021-09-09T15:20:00Z"/>
          <w:rFonts w:eastAsiaTheme="minorEastAsia"/>
          <w:noProof/>
        </w:rPr>
      </w:pPr>
      <w:del w:id="1076" w:author="Stjepan Salopek (ssalopek)" w:date="2021-09-09T15:20:00Z">
        <w:r w:rsidRPr="00C040F9" w:rsidDel="00C040F9">
          <w:rPr>
            <w:rPrChange w:id="1077" w:author="Stjepan Salopek (ssalopek)" w:date="2021-09-09T15:20:00Z">
              <w:rPr>
                <w:rStyle w:val="Hyperlink"/>
                <w:rFonts w:ascii="Times New Roman" w:hAnsi="Times New Roman" w:cs="Times New Roman"/>
                <w:noProof/>
                <w:sz w:val="24"/>
                <w:szCs w:val="24"/>
              </w:rPr>
            </w:rPrChange>
          </w:rPr>
          <w:delText>Tablica 2 Konačni rezultati treniranja</w:delText>
        </w:r>
        <w:r w:rsidRPr="00395B9F" w:rsidDel="00C040F9">
          <w:rPr>
            <w:rFonts w:ascii="Times New Roman" w:hAnsi="Times New Roman" w:cs="Times New Roman"/>
            <w:noProof/>
            <w:webHidden/>
            <w:sz w:val="24"/>
            <w:szCs w:val="24"/>
          </w:rPr>
          <w:tab/>
          <w:delText>36</w:delText>
        </w:r>
      </w:del>
    </w:p>
    <w:p w14:paraId="6144F63A" w14:textId="0C4ED9AF" w:rsidR="00E30779" w:rsidRPr="00E30779" w:rsidRDefault="00395B9F" w:rsidP="00E30779">
      <w:pPr>
        <w:pStyle w:val="4Tekst"/>
      </w:pPr>
      <w:r>
        <w:fldChar w:fldCharType="end"/>
      </w:r>
    </w:p>
    <w:p w14:paraId="3A54C328" w14:textId="77777777" w:rsidR="00BB5304" w:rsidRDefault="00BB5304">
      <w:pPr>
        <w:rPr>
          <w:rFonts w:ascii="Times New Roman" w:eastAsiaTheme="majorEastAsia" w:hAnsi="Times New Roman" w:cstheme="majorBidi"/>
          <w:sz w:val="28"/>
          <w:szCs w:val="32"/>
        </w:rPr>
      </w:pPr>
      <w:r>
        <w:br w:type="page"/>
      </w:r>
    </w:p>
    <w:p w14:paraId="3E0554F2" w14:textId="16865417" w:rsidR="005A2760" w:rsidRDefault="005A2760" w:rsidP="005A2760">
      <w:pPr>
        <w:pStyle w:val="1Naslov"/>
      </w:pPr>
      <w:bookmarkStart w:id="1078" w:name="_Toc82446246"/>
      <w:r>
        <w:lastRenderedPageBreak/>
        <w:t>Popis slika</w:t>
      </w:r>
      <w:bookmarkEnd w:id="1078"/>
    </w:p>
    <w:p w14:paraId="40B5A65A" w14:textId="0FCE94C5" w:rsidR="00543E0C" w:rsidRPr="004D6649" w:rsidDel="00A3456A" w:rsidRDefault="005A2760" w:rsidP="00A3456A">
      <w:pPr>
        <w:pStyle w:val="TableofFigures"/>
        <w:tabs>
          <w:tab w:val="right" w:leader="dot" w:pos="9062"/>
        </w:tabs>
        <w:spacing w:line="360" w:lineRule="auto"/>
        <w:rPr>
          <w:del w:id="1079" w:author="Stjepan Salopek (ssalopek)" w:date="2021-09-13T17:24:00Z"/>
          <w:rFonts w:ascii="Times New Roman" w:eastAsiaTheme="minorEastAsia" w:hAnsi="Times New Roman" w:cs="Times New Roman"/>
          <w:noProof/>
          <w:sz w:val="24"/>
          <w:szCs w:val="24"/>
        </w:rPr>
      </w:pPr>
      <w:del w:id="1080" w:author="Stjepan Salopek (ssalopek)" w:date="2022-01-25T18:56:00Z">
        <w:r w:rsidRPr="004D6649" w:rsidDel="004D6649">
          <w:rPr>
            <w:rFonts w:ascii="Times New Roman" w:hAnsi="Times New Roman" w:cs="Times New Roman"/>
            <w:sz w:val="24"/>
            <w:szCs w:val="24"/>
          </w:rPr>
          <w:fldChar w:fldCharType="begin"/>
        </w:r>
        <w:r w:rsidRPr="004D6649" w:rsidDel="004D6649">
          <w:rPr>
            <w:rFonts w:ascii="Times New Roman" w:hAnsi="Times New Roman" w:cs="Times New Roman"/>
            <w:sz w:val="24"/>
            <w:szCs w:val="24"/>
          </w:rPr>
          <w:delInstrText xml:space="preserve"> TOC \h \z \c "Slika" </w:delInstrText>
        </w:r>
        <w:r w:rsidRPr="004D6649" w:rsidDel="004D6649">
          <w:rPr>
            <w:rFonts w:ascii="Times New Roman" w:hAnsi="Times New Roman" w:cs="Times New Roman"/>
            <w:sz w:val="24"/>
            <w:szCs w:val="24"/>
          </w:rPr>
          <w:fldChar w:fldCharType="separate"/>
        </w:r>
      </w:del>
      <w:del w:id="1081" w:author="Stjepan Salopek (ssalopek)" w:date="2021-09-13T17:24:00Z">
        <w:r w:rsidR="00543E0C" w:rsidRPr="004D6649" w:rsidDel="00A3456A">
          <w:rPr>
            <w:rStyle w:val="Hyperlink"/>
            <w:rFonts w:ascii="Times New Roman" w:hAnsi="Times New Roman" w:cs="Times New Roman"/>
            <w:noProof/>
            <w:sz w:val="24"/>
            <w:szCs w:val="24"/>
          </w:rPr>
          <w:delText>Slika 1. Odnos umjetne inteligencije i strojnog učenja</w:delText>
        </w:r>
        <w:r w:rsidR="00543E0C" w:rsidRPr="004D6649" w:rsidDel="00A3456A">
          <w:rPr>
            <w:rFonts w:ascii="Times New Roman" w:hAnsi="Times New Roman" w:cs="Times New Roman"/>
            <w:noProof/>
            <w:webHidden/>
            <w:sz w:val="24"/>
            <w:szCs w:val="24"/>
          </w:rPr>
          <w:tab/>
          <w:delText>10</w:delText>
        </w:r>
      </w:del>
    </w:p>
    <w:p w14:paraId="13BB9673" w14:textId="7F61A7D9" w:rsidR="00543E0C" w:rsidRPr="004D6649" w:rsidDel="00A3456A" w:rsidRDefault="00543E0C" w:rsidP="00A3456A">
      <w:pPr>
        <w:pStyle w:val="TableofFigures"/>
        <w:tabs>
          <w:tab w:val="right" w:leader="dot" w:pos="9062"/>
        </w:tabs>
        <w:spacing w:line="360" w:lineRule="auto"/>
        <w:rPr>
          <w:del w:id="1082" w:author="Stjepan Salopek (ssalopek)" w:date="2021-09-13T17:24:00Z"/>
          <w:rFonts w:ascii="Times New Roman" w:eastAsiaTheme="minorEastAsia" w:hAnsi="Times New Roman" w:cs="Times New Roman"/>
          <w:noProof/>
          <w:sz w:val="24"/>
          <w:szCs w:val="24"/>
        </w:rPr>
      </w:pPr>
      <w:del w:id="1083" w:author="Stjepan Salopek (ssalopek)" w:date="2021-09-13T17:24:00Z">
        <w:r w:rsidRPr="004D6649" w:rsidDel="00A3456A">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A3456A">
          <w:rPr>
            <w:rStyle w:val="Hyperlink"/>
            <w:rFonts w:ascii="Times New Roman" w:hAnsi="Times New Roman" w:cs="Times New Roman"/>
            <w:noProof/>
            <w:sz w:val="24"/>
            <w:szCs w:val="24"/>
            <w:lang w:val="en-US"/>
          </w:rPr>
          <w:delText>[6]</w:delText>
        </w:r>
        <w:r w:rsidRPr="004D6649" w:rsidDel="00A3456A">
          <w:rPr>
            <w:rFonts w:ascii="Times New Roman" w:hAnsi="Times New Roman" w:cs="Times New Roman"/>
            <w:noProof/>
            <w:webHidden/>
            <w:sz w:val="24"/>
            <w:szCs w:val="24"/>
          </w:rPr>
          <w:tab/>
          <w:delText>12</w:delText>
        </w:r>
      </w:del>
    </w:p>
    <w:p w14:paraId="1E8785C2" w14:textId="5E2E69E9" w:rsidR="00543E0C" w:rsidRPr="004D6649" w:rsidDel="00A3456A" w:rsidRDefault="00543E0C" w:rsidP="00A3456A">
      <w:pPr>
        <w:pStyle w:val="TableofFigures"/>
        <w:tabs>
          <w:tab w:val="right" w:leader="dot" w:pos="9062"/>
        </w:tabs>
        <w:spacing w:line="360" w:lineRule="auto"/>
        <w:rPr>
          <w:del w:id="1084" w:author="Stjepan Salopek (ssalopek)" w:date="2021-09-13T17:24:00Z"/>
          <w:rFonts w:ascii="Times New Roman" w:eastAsiaTheme="minorEastAsia" w:hAnsi="Times New Roman" w:cs="Times New Roman"/>
          <w:noProof/>
          <w:sz w:val="24"/>
          <w:szCs w:val="24"/>
        </w:rPr>
      </w:pPr>
      <w:del w:id="1085" w:author="Stjepan Salopek (ssalopek)" w:date="2021-09-13T17:24:00Z">
        <w:r w:rsidRPr="004D6649" w:rsidDel="00A3456A">
          <w:rPr>
            <w:rStyle w:val="Hyperlink"/>
            <w:rFonts w:ascii="Times New Roman" w:hAnsi="Times New Roman" w:cs="Times New Roman"/>
            <w:noProof/>
            <w:sz w:val="24"/>
            <w:szCs w:val="24"/>
          </w:rPr>
          <w:delText>Slika 3. Primjer prepoznavanja brojeva neuronskom mrežom</w:delText>
        </w:r>
        <w:r w:rsidRPr="004D6649" w:rsidDel="00A3456A">
          <w:rPr>
            <w:rFonts w:ascii="Times New Roman" w:hAnsi="Times New Roman" w:cs="Times New Roman"/>
            <w:noProof/>
            <w:webHidden/>
            <w:sz w:val="24"/>
            <w:szCs w:val="24"/>
          </w:rPr>
          <w:tab/>
          <w:delText>14</w:delText>
        </w:r>
      </w:del>
    </w:p>
    <w:p w14:paraId="50231DFF" w14:textId="17A571FC" w:rsidR="00543E0C" w:rsidRPr="004D6649" w:rsidDel="00A3456A" w:rsidRDefault="00543E0C" w:rsidP="00A3456A">
      <w:pPr>
        <w:pStyle w:val="TableofFigures"/>
        <w:tabs>
          <w:tab w:val="right" w:leader="dot" w:pos="9062"/>
        </w:tabs>
        <w:spacing w:line="360" w:lineRule="auto"/>
        <w:rPr>
          <w:del w:id="1086" w:author="Stjepan Salopek (ssalopek)" w:date="2021-09-13T17:24:00Z"/>
          <w:rFonts w:ascii="Times New Roman" w:eastAsiaTheme="minorEastAsia" w:hAnsi="Times New Roman" w:cs="Times New Roman"/>
          <w:noProof/>
          <w:sz w:val="24"/>
          <w:szCs w:val="24"/>
        </w:rPr>
      </w:pPr>
      <w:del w:id="1087" w:author="Stjepan Salopek (ssalopek)" w:date="2021-09-13T17:24:00Z">
        <w:r w:rsidRPr="004D6649" w:rsidDel="00A3456A">
          <w:rPr>
            <w:rStyle w:val="Hyperlink"/>
            <w:rFonts w:ascii="Times New Roman" w:hAnsi="Times New Roman" w:cs="Times New Roman"/>
            <w:noProof/>
            <w:sz w:val="24"/>
            <w:szCs w:val="24"/>
          </w:rPr>
          <w:delText>Slika 4. Primjer jednostavne feedforward neuronske mreže</w:delText>
        </w:r>
        <w:r w:rsidRPr="004D6649" w:rsidDel="00A3456A">
          <w:rPr>
            <w:rFonts w:ascii="Times New Roman" w:hAnsi="Times New Roman" w:cs="Times New Roman"/>
            <w:noProof/>
            <w:webHidden/>
            <w:sz w:val="24"/>
            <w:szCs w:val="24"/>
          </w:rPr>
          <w:tab/>
          <w:delText>15</w:delText>
        </w:r>
      </w:del>
    </w:p>
    <w:p w14:paraId="6E429427" w14:textId="417897A1" w:rsidR="00543E0C" w:rsidRPr="004D6649" w:rsidDel="00A3456A" w:rsidRDefault="00543E0C" w:rsidP="00A3456A">
      <w:pPr>
        <w:pStyle w:val="TableofFigures"/>
        <w:tabs>
          <w:tab w:val="right" w:leader="dot" w:pos="9062"/>
        </w:tabs>
        <w:spacing w:line="360" w:lineRule="auto"/>
        <w:rPr>
          <w:del w:id="1088" w:author="Stjepan Salopek (ssalopek)" w:date="2021-09-13T17:24:00Z"/>
          <w:rFonts w:ascii="Times New Roman" w:eastAsiaTheme="minorEastAsia" w:hAnsi="Times New Roman" w:cs="Times New Roman"/>
          <w:noProof/>
          <w:sz w:val="24"/>
          <w:szCs w:val="24"/>
        </w:rPr>
      </w:pPr>
      <w:del w:id="1089" w:author="Stjepan Salopek (ssalopek)" w:date="2021-09-13T17:24:00Z">
        <w:r w:rsidRPr="004D6649" w:rsidDel="00A3456A">
          <w:rPr>
            <w:rStyle w:val="Hyperlink"/>
            <w:rFonts w:ascii="Times New Roman" w:hAnsi="Times New Roman" w:cs="Times New Roman"/>
            <w:noProof/>
            <w:sz w:val="24"/>
            <w:szCs w:val="24"/>
          </w:rPr>
          <w:delText>Slika 5. Primjer prepoznavanja lica strojnim učenjem</w:delText>
        </w:r>
        <w:r w:rsidRPr="004D6649" w:rsidDel="00A3456A">
          <w:rPr>
            <w:rFonts w:ascii="Times New Roman" w:hAnsi="Times New Roman" w:cs="Times New Roman"/>
            <w:noProof/>
            <w:webHidden/>
            <w:sz w:val="24"/>
            <w:szCs w:val="24"/>
          </w:rPr>
          <w:tab/>
          <w:delText>17</w:delText>
        </w:r>
      </w:del>
    </w:p>
    <w:p w14:paraId="0B3A982E" w14:textId="1E225390" w:rsidR="00543E0C" w:rsidRPr="004D6649" w:rsidDel="00A3456A" w:rsidRDefault="00543E0C" w:rsidP="00A3456A">
      <w:pPr>
        <w:pStyle w:val="TableofFigures"/>
        <w:tabs>
          <w:tab w:val="right" w:leader="dot" w:pos="9062"/>
        </w:tabs>
        <w:spacing w:line="360" w:lineRule="auto"/>
        <w:rPr>
          <w:del w:id="1090" w:author="Stjepan Salopek (ssalopek)" w:date="2021-09-13T17:24:00Z"/>
          <w:rFonts w:ascii="Times New Roman" w:eastAsiaTheme="minorEastAsia" w:hAnsi="Times New Roman" w:cs="Times New Roman"/>
          <w:noProof/>
          <w:sz w:val="24"/>
          <w:szCs w:val="24"/>
        </w:rPr>
      </w:pPr>
      <w:del w:id="1091" w:author="Stjepan Salopek (ssalopek)" w:date="2021-09-13T17:24:00Z">
        <w:r w:rsidRPr="004D6649" w:rsidDel="00A3456A">
          <w:rPr>
            <w:rStyle w:val="Hyperlink"/>
            <w:rFonts w:ascii="Times New Roman" w:hAnsi="Times New Roman" w:cs="Times New Roman"/>
            <w:noProof/>
            <w:sz w:val="24"/>
            <w:szCs w:val="24"/>
          </w:rPr>
          <w:delText>Slika 6. Primjer strojnog učenja u Google tražilici</w:delText>
        </w:r>
        <w:r w:rsidRPr="004D6649" w:rsidDel="00A3456A">
          <w:rPr>
            <w:rFonts w:ascii="Times New Roman" w:hAnsi="Times New Roman" w:cs="Times New Roman"/>
            <w:noProof/>
            <w:webHidden/>
            <w:sz w:val="24"/>
            <w:szCs w:val="24"/>
          </w:rPr>
          <w:tab/>
          <w:delText>17</w:delText>
        </w:r>
      </w:del>
    </w:p>
    <w:p w14:paraId="61ECC180" w14:textId="4767569D" w:rsidR="00543E0C" w:rsidRPr="004D6649" w:rsidDel="00A3456A" w:rsidRDefault="00543E0C" w:rsidP="00A3456A">
      <w:pPr>
        <w:pStyle w:val="TableofFigures"/>
        <w:tabs>
          <w:tab w:val="right" w:leader="dot" w:pos="9062"/>
        </w:tabs>
        <w:spacing w:line="360" w:lineRule="auto"/>
        <w:rPr>
          <w:del w:id="1092" w:author="Stjepan Salopek (ssalopek)" w:date="2021-09-13T17:24:00Z"/>
          <w:rFonts w:ascii="Times New Roman" w:eastAsiaTheme="minorEastAsia" w:hAnsi="Times New Roman" w:cs="Times New Roman"/>
          <w:noProof/>
          <w:sz w:val="24"/>
          <w:szCs w:val="24"/>
        </w:rPr>
      </w:pPr>
      <w:del w:id="1093" w:author="Stjepan Salopek (ssalopek)" w:date="2021-09-13T17:24:00Z">
        <w:r w:rsidRPr="004D6649" w:rsidDel="00A3456A">
          <w:rPr>
            <w:rStyle w:val="Hyperlink"/>
            <w:rFonts w:ascii="Times New Roman" w:hAnsi="Times New Roman" w:cs="Times New Roman"/>
            <w:noProof/>
            <w:sz w:val="24"/>
            <w:szCs w:val="24"/>
          </w:rPr>
          <w:delText>Slika 7. Usporedba Google trendova za pojmove TensorFlow (crveno) te PyTorch (plavo)</w:delText>
        </w:r>
        <w:r w:rsidRPr="004D6649" w:rsidDel="00A3456A">
          <w:rPr>
            <w:rFonts w:ascii="Times New Roman" w:hAnsi="Times New Roman" w:cs="Times New Roman"/>
            <w:noProof/>
            <w:webHidden/>
            <w:sz w:val="24"/>
            <w:szCs w:val="24"/>
          </w:rPr>
          <w:tab/>
          <w:delText>20</w:delText>
        </w:r>
      </w:del>
    </w:p>
    <w:p w14:paraId="52C82C75" w14:textId="50632FC0" w:rsidR="00543E0C" w:rsidRPr="004D6649" w:rsidDel="00A3456A" w:rsidRDefault="00543E0C" w:rsidP="00A3456A">
      <w:pPr>
        <w:pStyle w:val="TableofFigures"/>
        <w:tabs>
          <w:tab w:val="right" w:leader="dot" w:pos="9062"/>
        </w:tabs>
        <w:spacing w:line="360" w:lineRule="auto"/>
        <w:rPr>
          <w:del w:id="1094" w:author="Stjepan Salopek (ssalopek)" w:date="2021-09-13T17:24:00Z"/>
          <w:rFonts w:ascii="Times New Roman" w:eastAsiaTheme="minorEastAsia" w:hAnsi="Times New Roman" w:cs="Times New Roman"/>
          <w:noProof/>
          <w:sz w:val="24"/>
          <w:szCs w:val="24"/>
        </w:rPr>
      </w:pPr>
      <w:del w:id="1095" w:author="Stjepan Salopek (ssalopek)" w:date="2021-09-13T17:24:00Z">
        <w:r w:rsidRPr="004D6649" w:rsidDel="00A3456A">
          <w:rPr>
            <w:rStyle w:val="Hyperlink"/>
            <w:rFonts w:ascii="Times New Roman" w:hAnsi="Times New Roman" w:cs="Times New Roman"/>
            <w:noProof/>
            <w:sz w:val="24"/>
            <w:szCs w:val="24"/>
          </w:rPr>
          <w:delText>Slika 8. Primjer uobičajene propagacije mreže</w:delText>
        </w:r>
        <w:r w:rsidRPr="004D6649" w:rsidDel="00A3456A">
          <w:rPr>
            <w:rFonts w:ascii="Times New Roman" w:hAnsi="Times New Roman" w:cs="Times New Roman"/>
            <w:noProof/>
            <w:webHidden/>
            <w:sz w:val="24"/>
            <w:szCs w:val="24"/>
          </w:rPr>
          <w:tab/>
          <w:delText>22</w:delText>
        </w:r>
      </w:del>
    </w:p>
    <w:p w14:paraId="645E5FFD" w14:textId="3C7A120E" w:rsidR="00543E0C" w:rsidRPr="004D6649" w:rsidDel="00A3456A" w:rsidRDefault="00543E0C" w:rsidP="00A3456A">
      <w:pPr>
        <w:pStyle w:val="TableofFigures"/>
        <w:tabs>
          <w:tab w:val="right" w:leader="dot" w:pos="9062"/>
        </w:tabs>
        <w:spacing w:line="360" w:lineRule="auto"/>
        <w:rPr>
          <w:del w:id="1096" w:author="Stjepan Salopek (ssalopek)" w:date="2021-09-13T17:24:00Z"/>
          <w:rFonts w:ascii="Times New Roman" w:eastAsiaTheme="minorEastAsia" w:hAnsi="Times New Roman" w:cs="Times New Roman"/>
          <w:noProof/>
          <w:sz w:val="24"/>
          <w:szCs w:val="24"/>
        </w:rPr>
      </w:pPr>
      <w:del w:id="1097" w:author="Stjepan Salopek (ssalopek)" w:date="2021-09-13T17:24:00Z">
        <w:r w:rsidRPr="004D6649" w:rsidDel="00A3456A">
          <w:rPr>
            <w:rStyle w:val="Hyperlink"/>
            <w:rFonts w:ascii="Times New Roman" w:hAnsi="Times New Roman" w:cs="Times New Roman"/>
            <w:noProof/>
            <w:sz w:val="24"/>
            <w:szCs w:val="24"/>
          </w:rPr>
          <w:delText>Slika 9. Ovisnost varijabli neuronske mreže</w:delText>
        </w:r>
        <w:r w:rsidRPr="004D6649" w:rsidDel="00A3456A">
          <w:rPr>
            <w:rFonts w:ascii="Times New Roman" w:hAnsi="Times New Roman" w:cs="Times New Roman"/>
            <w:noProof/>
            <w:webHidden/>
            <w:sz w:val="24"/>
            <w:szCs w:val="24"/>
          </w:rPr>
          <w:tab/>
          <w:delText>23</w:delText>
        </w:r>
      </w:del>
    </w:p>
    <w:p w14:paraId="139564CC" w14:textId="1545BABE" w:rsidR="00543E0C" w:rsidRPr="004D6649" w:rsidDel="00A3456A" w:rsidRDefault="00543E0C" w:rsidP="00A3456A">
      <w:pPr>
        <w:pStyle w:val="TableofFigures"/>
        <w:tabs>
          <w:tab w:val="right" w:leader="dot" w:pos="9062"/>
        </w:tabs>
        <w:spacing w:line="360" w:lineRule="auto"/>
        <w:rPr>
          <w:del w:id="1098" w:author="Stjepan Salopek (ssalopek)" w:date="2021-09-13T17:24:00Z"/>
          <w:rFonts w:ascii="Times New Roman" w:eastAsiaTheme="minorEastAsia" w:hAnsi="Times New Roman" w:cs="Times New Roman"/>
          <w:noProof/>
          <w:sz w:val="24"/>
          <w:szCs w:val="24"/>
        </w:rPr>
      </w:pPr>
      <w:del w:id="1099" w:author="Stjepan Salopek (ssalopek)" w:date="2021-09-13T17:24:00Z">
        <w:r w:rsidRPr="004D6649" w:rsidDel="00A3456A">
          <w:rPr>
            <w:rStyle w:val="Hyperlink"/>
            <w:rFonts w:ascii="Times New Roman" w:hAnsi="Times New Roman" w:cs="Times New Roman"/>
            <w:noProof/>
            <w:sz w:val="24"/>
            <w:szCs w:val="24"/>
          </w:rPr>
          <w:delText>Slika 10. Model za prepoznavanje teksta</w:delText>
        </w:r>
        <w:r w:rsidRPr="004D6649" w:rsidDel="00A3456A">
          <w:rPr>
            <w:rFonts w:ascii="Times New Roman" w:hAnsi="Times New Roman" w:cs="Times New Roman"/>
            <w:noProof/>
            <w:webHidden/>
            <w:sz w:val="24"/>
            <w:szCs w:val="24"/>
          </w:rPr>
          <w:tab/>
          <w:delText>24</w:delText>
        </w:r>
      </w:del>
    </w:p>
    <w:p w14:paraId="6548B18F" w14:textId="45C55641" w:rsidR="00543E0C" w:rsidRPr="004D6649" w:rsidDel="00A3456A" w:rsidRDefault="00543E0C" w:rsidP="00A3456A">
      <w:pPr>
        <w:pStyle w:val="TableofFigures"/>
        <w:tabs>
          <w:tab w:val="right" w:leader="dot" w:pos="9062"/>
        </w:tabs>
        <w:spacing w:line="360" w:lineRule="auto"/>
        <w:rPr>
          <w:del w:id="1100" w:author="Stjepan Salopek (ssalopek)" w:date="2021-09-13T17:24:00Z"/>
          <w:rFonts w:ascii="Times New Roman" w:eastAsiaTheme="minorEastAsia" w:hAnsi="Times New Roman" w:cs="Times New Roman"/>
          <w:noProof/>
          <w:sz w:val="24"/>
          <w:szCs w:val="24"/>
        </w:rPr>
      </w:pPr>
      <w:del w:id="1101" w:author="Stjepan Salopek (ssalopek)" w:date="2021-09-13T17:24:00Z">
        <w:r w:rsidRPr="004D6649" w:rsidDel="00A3456A">
          <w:rPr>
            <w:rStyle w:val="Hyperlink"/>
            <w:rFonts w:ascii="Times New Roman" w:hAnsi="Times New Roman" w:cs="Times New Roman"/>
            <w:noProof/>
            <w:sz w:val="24"/>
            <w:szCs w:val="24"/>
          </w:rPr>
          <w:delText>Slika 11. Rad u Colaboratoryju</w:delText>
        </w:r>
        <w:r w:rsidRPr="004D6649" w:rsidDel="00A3456A">
          <w:rPr>
            <w:rFonts w:ascii="Times New Roman" w:hAnsi="Times New Roman" w:cs="Times New Roman"/>
            <w:noProof/>
            <w:webHidden/>
            <w:sz w:val="24"/>
            <w:szCs w:val="24"/>
          </w:rPr>
          <w:tab/>
          <w:delText>28</w:delText>
        </w:r>
      </w:del>
    </w:p>
    <w:p w14:paraId="30D0B7C8" w14:textId="161FA973" w:rsidR="00543E0C" w:rsidRPr="004D6649" w:rsidDel="00A3456A" w:rsidRDefault="00543E0C" w:rsidP="00A3456A">
      <w:pPr>
        <w:pStyle w:val="TableofFigures"/>
        <w:tabs>
          <w:tab w:val="right" w:leader="dot" w:pos="9062"/>
        </w:tabs>
        <w:spacing w:line="360" w:lineRule="auto"/>
        <w:rPr>
          <w:del w:id="1102" w:author="Stjepan Salopek (ssalopek)" w:date="2021-09-13T17:24:00Z"/>
          <w:rFonts w:ascii="Times New Roman" w:eastAsiaTheme="minorEastAsia" w:hAnsi="Times New Roman" w:cs="Times New Roman"/>
          <w:noProof/>
          <w:sz w:val="24"/>
          <w:szCs w:val="24"/>
        </w:rPr>
      </w:pPr>
      <w:del w:id="1103" w:author="Stjepan Salopek (ssalopek)" w:date="2021-09-13T17:24:00Z">
        <w:r w:rsidRPr="004D6649" w:rsidDel="00A3456A">
          <w:rPr>
            <w:rStyle w:val="Hyperlink"/>
            <w:rFonts w:ascii="Times New Roman" w:hAnsi="Times New Roman" w:cs="Times New Roman"/>
            <w:noProof/>
            <w:sz w:val="24"/>
            <w:szCs w:val="24"/>
          </w:rPr>
          <w:delText>Slika 12. Primjer slika u skupu "Handwriting Recognition"</w:delText>
        </w:r>
        <w:r w:rsidRPr="004D6649" w:rsidDel="00A3456A">
          <w:rPr>
            <w:rFonts w:ascii="Times New Roman" w:hAnsi="Times New Roman" w:cs="Times New Roman"/>
            <w:noProof/>
            <w:webHidden/>
            <w:sz w:val="24"/>
            <w:szCs w:val="24"/>
          </w:rPr>
          <w:tab/>
          <w:delText>29</w:delText>
        </w:r>
      </w:del>
    </w:p>
    <w:p w14:paraId="52273EA9" w14:textId="015F6233" w:rsidR="00543E0C" w:rsidRPr="004D6649" w:rsidDel="00A3456A" w:rsidRDefault="00543E0C" w:rsidP="00A3456A">
      <w:pPr>
        <w:pStyle w:val="TableofFigures"/>
        <w:tabs>
          <w:tab w:val="right" w:leader="dot" w:pos="9062"/>
        </w:tabs>
        <w:spacing w:line="360" w:lineRule="auto"/>
        <w:rPr>
          <w:del w:id="1104" w:author="Stjepan Salopek (ssalopek)" w:date="2021-09-13T17:24:00Z"/>
          <w:rFonts w:ascii="Times New Roman" w:eastAsiaTheme="minorEastAsia" w:hAnsi="Times New Roman" w:cs="Times New Roman"/>
          <w:noProof/>
          <w:sz w:val="24"/>
          <w:szCs w:val="24"/>
        </w:rPr>
      </w:pPr>
      <w:del w:id="1105" w:author="Stjepan Salopek (ssalopek)" w:date="2021-09-13T17:24:00Z">
        <w:r w:rsidRPr="004D6649" w:rsidDel="00A3456A">
          <w:rPr>
            <w:rStyle w:val="Hyperlink"/>
            <w:rFonts w:ascii="Times New Roman" w:hAnsi="Times New Roman" w:cs="Times New Roman"/>
            <w:noProof/>
            <w:sz w:val="24"/>
            <w:szCs w:val="24"/>
          </w:rPr>
          <w:delText>Slika 13. Obrada podatkovnog skupa</w:delText>
        </w:r>
        <w:r w:rsidRPr="004D6649" w:rsidDel="00A3456A">
          <w:rPr>
            <w:rFonts w:ascii="Times New Roman" w:hAnsi="Times New Roman" w:cs="Times New Roman"/>
            <w:noProof/>
            <w:webHidden/>
            <w:sz w:val="24"/>
            <w:szCs w:val="24"/>
          </w:rPr>
          <w:tab/>
          <w:delText>31</w:delText>
        </w:r>
      </w:del>
    </w:p>
    <w:p w14:paraId="469BAC6A" w14:textId="594B9CDB" w:rsidR="00543E0C" w:rsidRPr="004D6649" w:rsidDel="00A3456A" w:rsidRDefault="00543E0C" w:rsidP="00A3456A">
      <w:pPr>
        <w:pStyle w:val="TableofFigures"/>
        <w:tabs>
          <w:tab w:val="right" w:leader="dot" w:pos="9062"/>
        </w:tabs>
        <w:spacing w:line="360" w:lineRule="auto"/>
        <w:rPr>
          <w:del w:id="1106" w:author="Stjepan Salopek (ssalopek)" w:date="2021-09-13T17:24:00Z"/>
          <w:rFonts w:ascii="Times New Roman" w:eastAsiaTheme="minorEastAsia" w:hAnsi="Times New Roman" w:cs="Times New Roman"/>
          <w:noProof/>
          <w:sz w:val="24"/>
          <w:szCs w:val="24"/>
        </w:rPr>
      </w:pPr>
      <w:del w:id="1107" w:author="Stjepan Salopek (ssalopek)" w:date="2021-09-13T17:24:00Z">
        <w:r w:rsidRPr="004D6649" w:rsidDel="00A3456A">
          <w:rPr>
            <w:rStyle w:val="Hyperlink"/>
            <w:rFonts w:ascii="Times New Roman" w:hAnsi="Times New Roman" w:cs="Times New Roman"/>
            <w:noProof/>
            <w:sz w:val="24"/>
            <w:szCs w:val="24"/>
          </w:rPr>
          <w:delText>Slika 14. Otvaranje slika bibliotekom Matplotlib</w:delText>
        </w:r>
        <w:r w:rsidRPr="004D6649" w:rsidDel="00A3456A">
          <w:rPr>
            <w:rFonts w:ascii="Times New Roman" w:hAnsi="Times New Roman" w:cs="Times New Roman"/>
            <w:noProof/>
            <w:webHidden/>
            <w:sz w:val="24"/>
            <w:szCs w:val="24"/>
          </w:rPr>
          <w:tab/>
          <w:delText>37</w:delText>
        </w:r>
      </w:del>
    </w:p>
    <w:p w14:paraId="5D32423C" w14:textId="0AC25ABD" w:rsidR="00543E0C" w:rsidRPr="004D6649" w:rsidDel="00A3456A" w:rsidRDefault="00543E0C" w:rsidP="00A3456A">
      <w:pPr>
        <w:pStyle w:val="TableofFigures"/>
        <w:tabs>
          <w:tab w:val="right" w:leader="dot" w:pos="9062"/>
        </w:tabs>
        <w:spacing w:line="360" w:lineRule="auto"/>
        <w:rPr>
          <w:del w:id="1108" w:author="Stjepan Salopek (ssalopek)" w:date="2021-09-13T17:24:00Z"/>
          <w:rFonts w:ascii="Times New Roman" w:eastAsiaTheme="minorEastAsia" w:hAnsi="Times New Roman" w:cs="Times New Roman"/>
          <w:noProof/>
          <w:sz w:val="24"/>
          <w:szCs w:val="24"/>
        </w:rPr>
      </w:pPr>
      <w:del w:id="1109" w:author="Stjepan Salopek (ssalopek)" w:date="2021-09-13T17:24:00Z">
        <w:r w:rsidRPr="004D6649" w:rsidDel="00A3456A">
          <w:rPr>
            <w:rStyle w:val="Hyperlink"/>
            <w:rFonts w:ascii="Times New Roman" w:hAnsi="Times New Roman" w:cs="Times New Roman"/>
            <w:noProof/>
            <w:sz w:val="24"/>
            <w:szCs w:val="24"/>
          </w:rPr>
          <w:delText>Slika 15. Primjer TensorBoard alata</w:delText>
        </w:r>
        <w:r w:rsidRPr="004D6649" w:rsidDel="00A3456A">
          <w:rPr>
            <w:rFonts w:ascii="Times New Roman" w:hAnsi="Times New Roman" w:cs="Times New Roman"/>
            <w:noProof/>
            <w:webHidden/>
            <w:sz w:val="24"/>
            <w:szCs w:val="24"/>
          </w:rPr>
          <w:tab/>
          <w:delText>38</w:delText>
        </w:r>
      </w:del>
    </w:p>
    <w:p w14:paraId="469F1C39" w14:textId="6C23EEEE" w:rsidR="00C040F9" w:rsidRPr="004D6649" w:rsidDel="008064B8" w:rsidRDefault="00C040F9" w:rsidP="008064B8">
      <w:pPr>
        <w:pStyle w:val="TableofFigures"/>
        <w:tabs>
          <w:tab w:val="right" w:leader="dot" w:pos="9062"/>
        </w:tabs>
        <w:spacing w:line="360" w:lineRule="auto"/>
        <w:rPr>
          <w:del w:id="1110" w:author="Stjepan Salopek (ssalopek)" w:date="2021-09-09T15:29:00Z"/>
          <w:rFonts w:ascii="Times New Roman" w:eastAsiaTheme="minorEastAsia" w:hAnsi="Times New Roman" w:cs="Times New Roman"/>
          <w:noProof/>
          <w:sz w:val="24"/>
          <w:szCs w:val="24"/>
        </w:rPr>
      </w:pPr>
      <w:del w:id="1111" w:author="Stjepan Salopek (ssalopek)" w:date="2021-09-09T15:29:00Z">
        <w:r w:rsidRPr="004D6649" w:rsidDel="008064B8">
          <w:rPr>
            <w:rStyle w:val="Hyperlink"/>
            <w:rFonts w:ascii="Times New Roman" w:hAnsi="Times New Roman" w:cs="Times New Roman"/>
            <w:noProof/>
            <w:sz w:val="24"/>
            <w:szCs w:val="24"/>
          </w:rPr>
          <w:delText>Slika 1. Odnos umjetne inteligencije i strojnog učenja</w:delText>
        </w:r>
        <w:r w:rsidRPr="004D6649" w:rsidDel="008064B8">
          <w:rPr>
            <w:rFonts w:ascii="Times New Roman" w:hAnsi="Times New Roman" w:cs="Times New Roman"/>
            <w:noProof/>
            <w:webHidden/>
            <w:sz w:val="24"/>
            <w:szCs w:val="24"/>
          </w:rPr>
          <w:tab/>
          <w:delText>10</w:delText>
        </w:r>
      </w:del>
    </w:p>
    <w:p w14:paraId="610A8EBF" w14:textId="7891743C" w:rsidR="00C040F9" w:rsidRPr="004D6649" w:rsidDel="008064B8" w:rsidRDefault="00C040F9" w:rsidP="008064B8">
      <w:pPr>
        <w:pStyle w:val="TableofFigures"/>
        <w:tabs>
          <w:tab w:val="right" w:leader="dot" w:pos="9062"/>
        </w:tabs>
        <w:spacing w:line="360" w:lineRule="auto"/>
        <w:rPr>
          <w:del w:id="1112" w:author="Stjepan Salopek (ssalopek)" w:date="2021-09-09T15:29:00Z"/>
          <w:rFonts w:ascii="Times New Roman" w:eastAsiaTheme="minorEastAsia" w:hAnsi="Times New Roman" w:cs="Times New Roman"/>
          <w:noProof/>
          <w:sz w:val="24"/>
          <w:szCs w:val="24"/>
        </w:rPr>
      </w:pPr>
      <w:del w:id="1113" w:author="Stjepan Salopek (ssalopek)" w:date="2021-09-09T15:29:00Z">
        <w:r w:rsidRPr="004D6649" w:rsidDel="008064B8">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8064B8">
          <w:rPr>
            <w:rStyle w:val="Hyperlink"/>
            <w:rFonts w:ascii="Times New Roman" w:hAnsi="Times New Roman" w:cs="Times New Roman"/>
            <w:noProof/>
            <w:sz w:val="24"/>
            <w:szCs w:val="24"/>
            <w:lang w:val="en-US"/>
          </w:rPr>
          <w:delText>[6]</w:delText>
        </w:r>
        <w:r w:rsidRPr="004D6649" w:rsidDel="008064B8">
          <w:rPr>
            <w:rFonts w:ascii="Times New Roman" w:hAnsi="Times New Roman" w:cs="Times New Roman"/>
            <w:noProof/>
            <w:webHidden/>
            <w:sz w:val="24"/>
            <w:szCs w:val="24"/>
          </w:rPr>
          <w:tab/>
          <w:delText>12</w:delText>
        </w:r>
      </w:del>
    </w:p>
    <w:p w14:paraId="6D131FA2" w14:textId="1629BB90" w:rsidR="00C040F9" w:rsidRPr="004D6649" w:rsidDel="008064B8" w:rsidRDefault="00C040F9" w:rsidP="008064B8">
      <w:pPr>
        <w:pStyle w:val="TableofFigures"/>
        <w:tabs>
          <w:tab w:val="right" w:leader="dot" w:pos="9062"/>
        </w:tabs>
        <w:spacing w:line="360" w:lineRule="auto"/>
        <w:rPr>
          <w:del w:id="1114" w:author="Stjepan Salopek (ssalopek)" w:date="2021-09-09T15:29:00Z"/>
          <w:rFonts w:ascii="Times New Roman" w:eastAsiaTheme="minorEastAsia" w:hAnsi="Times New Roman" w:cs="Times New Roman"/>
          <w:noProof/>
          <w:sz w:val="24"/>
          <w:szCs w:val="24"/>
        </w:rPr>
      </w:pPr>
      <w:del w:id="1115" w:author="Stjepan Salopek (ssalopek)" w:date="2021-09-09T15:29:00Z">
        <w:r w:rsidRPr="004D6649" w:rsidDel="008064B8">
          <w:rPr>
            <w:rStyle w:val="Hyperlink"/>
            <w:rFonts w:ascii="Times New Roman" w:hAnsi="Times New Roman" w:cs="Times New Roman"/>
            <w:noProof/>
            <w:sz w:val="24"/>
            <w:szCs w:val="24"/>
          </w:rPr>
          <w:delText>Slika 3. Primjer prepoznavanja brojeva neuronskom mrežom</w:delText>
        </w:r>
        <w:r w:rsidRPr="004D6649" w:rsidDel="008064B8">
          <w:rPr>
            <w:rFonts w:ascii="Times New Roman" w:hAnsi="Times New Roman" w:cs="Times New Roman"/>
            <w:noProof/>
            <w:webHidden/>
            <w:sz w:val="24"/>
            <w:szCs w:val="24"/>
          </w:rPr>
          <w:tab/>
          <w:delText>14</w:delText>
        </w:r>
      </w:del>
    </w:p>
    <w:p w14:paraId="11B1796C" w14:textId="1F5FBACC" w:rsidR="00C040F9" w:rsidRPr="004D6649" w:rsidDel="008064B8" w:rsidRDefault="00C040F9" w:rsidP="008064B8">
      <w:pPr>
        <w:pStyle w:val="TableofFigures"/>
        <w:tabs>
          <w:tab w:val="right" w:leader="dot" w:pos="9062"/>
        </w:tabs>
        <w:spacing w:line="360" w:lineRule="auto"/>
        <w:rPr>
          <w:del w:id="1116" w:author="Stjepan Salopek (ssalopek)" w:date="2021-09-09T15:29:00Z"/>
          <w:rFonts w:ascii="Times New Roman" w:eastAsiaTheme="minorEastAsia" w:hAnsi="Times New Roman" w:cs="Times New Roman"/>
          <w:noProof/>
          <w:sz w:val="24"/>
          <w:szCs w:val="24"/>
        </w:rPr>
      </w:pPr>
      <w:del w:id="1117" w:author="Stjepan Salopek (ssalopek)" w:date="2021-09-09T15:29:00Z">
        <w:r w:rsidRPr="004D6649" w:rsidDel="008064B8">
          <w:rPr>
            <w:rStyle w:val="Hyperlink"/>
            <w:rFonts w:ascii="Times New Roman" w:hAnsi="Times New Roman" w:cs="Times New Roman"/>
            <w:noProof/>
            <w:sz w:val="24"/>
            <w:szCs w:val="24"/>
          </w:rPr>
          <w:delText>Slika 4. Primjer jednostavne feedforward neuronske mreže</w:delText>
        </w:r>
        <w:r w:rsidRPr="004D6649" w:rsidDel="008064B8">
          <w:rPr>
            <w:rFonts w:ascii="Times New Roman" w:hAnsi="Times New Roman" w:cs="Times New Roman"/>
            <w:noProof/>
            <w:webHidden/>
            <w:sz w:val="24"/>
            <w:szCs w:val="24"/>
          </w:rPr>
          <w:tab/>
          <w:delText>15</w:delText>
        </w:r>
      </w:del>
    </w:p>
    <w:p w14:paraId="608BE98B" w14:textId="5B664244" w:rsidR="00C040F9" w:rsidRPr="004D6649" w:rsidDel="008064B8" w:rsidRDefault="00C040F9" w:rsidP="008064B8">
      <w:pPr>
        <w:pStyle w:val="TableofFigures"/>
        <w:tabs>
          <w:tab w:val="right" w:leader="dot" w:pos="9062"/>
        </w:tabs>
        <w:spacing w:line="360" w:lineRule="auto"/>
        <w:rPr>
          <w:del w:id="1118" w:author="Stjepan Salopek (ssalopek)" w:date="2021-09-09T15:29:00Z"/>
          <w:rFonts w:ascii="Times New Roman" w:eastAsiaTheme="minorEastAsia" w:hAnsi="Times New Roman" w:cs="Times New Roman"/>
          <w:noProof/>
          <w:sz w:val="24"/>
          <w:szCs w:val="24"/>
        </w:rPr>
      </w:pPr>
      <w:del w:id="1119" w:author="Stjepan Salopek (ssalopek)" w:date="2021-09-09T15:29:00Z">
        <w:r w:rsidRPr="004D6649" w:rsidDel="008064B8">
          <w:rPr>
            <w:rStyle w:val="Hyperlink"/>
            <w:rFonts w:ascii="Times New Roman" w:hAnsi="Times New Roman" w:cs="Times New Roman"/>
            <w:noProof/>
            <w:sz w:val="24"/>
            <w:szCs w:val="24"/>
          </w:rPr>
          <w:delText>Slika 5. Primjer prepoznavanja lica strojnim učenjem</w:delText>
        </w:r>
        <w:r w:rsidRPr="004D6649" w:rsidDel="008064B8">
          <w:rPr>
            <w:rFonts w:ascii="Times New Roman" w:hAnsi="Times New Roman" w:cs="Times New Roman"/>
            <w:noProof/>
            <w:webHidden/>
            <w:sz w:val="24"/>
            <w:szCs w:val="24"/>
          </w:rPr>
          <w:tab/>
          <w:delText>17</w:delText>
        </w:r>
      </w:del>
    </w:p>
    <w:p w14:paraId="728B5402" w14:textId="7368C6A1" w:rsidR="00C040F9" w:rsidRPr="004D6649" w:rsidDel="008064B8" w:rsidRDefault="00C040F9" w:rsidP="008064B8">
      <w:pPr>
        <w:pStyle w:val="TableofFigures"/>
        <w:tabs>
          <w:tab w:val="right" w:leader="dot" w:pos="9062"/>
        </w:tabs>
        <w:spacing w:line="360" w:lineRule="auto"/>
        <w:rPr>
          <w:del w:id="1120" w:author="Stjepan Salopek (ssalopek)" w:date="2021-09-09T15:29:00Z"/>
          <w:rFonts w:ascii="Times New Roman" w:eastAsiaTheme="minorEastAsia" w:hAnsi="Times New Roman" w:cs="Times New Roman"/>
          <w:noProof/>
          <w:sz w:val="24"/>
          <w:szCs w:val="24"/>
        </w:rPr>
      </w:pPr>
      <w:del w:id="1121" w:author="Stjepan Salopek (ssalopek)" w:date="2021-09-09T15:29:00Z">
        <w:r w:rsidRPr="004D6649" w:rsidDel="008064B8">
          <w:rPr>
            <w:rStyle w:val="Hyperlink"/>
            <w:rFonts w:ascii="Times New Roman" w:hAnsi="Times New Roman" w:cs="Times New Roman"/>
            <w:noProof/>
            <w:sz w:val="24"/>
            <w:szCs w:val="24"/>
          </w:rPr>
          <w:delText>Slika 6. Primjer strojnog učenja u Google tražilici</w:delText>
        </w:r>
        <w:r w:rsidRPr="004D6649" w:rsidDel="008064B8">
          <w:rPr>
            <w:rFonts w:ascii="Times New Roman" w:hAnsi="Times New Roman" w:cs="Times New Roman"/>
            <w:noProof/>
            <w:webHidden/>
            <w:sz w:val="24"/>
            <w:szCs w:val="24"/>
          </w:rPr>
          <w:tab/>
          <w:delText>17</w:delText>
        </w:r>
      </w:del>
    </w:p>
    <w:p w14:paraId="6622BAC0" w14:textId="65549D68" w:rsidR="00C040F9" w:rsidRPr="004D6649" w:rsidDel="008064B8" w:rsidRDefault="00C040F9" w:rsidP="008064B8">
      <w:pPr>
        <w:pStyle w:val="TableofFigures"/>
        <w:tabs>
          <w:tab w:val="right" w:leader="dot" w:pos="9062"/>
        </w:tabs>
        <w:spacing w:line="360" w:lineRule="auto"/>
        <w:rPr>
          <w:del w:id="1122" w:author="Stjepan Salopek (ssalopek)" w:date="2021-09-09T15:29:00Z"/>
          <w:rFonts w:ascii="Times New Roman" w:eastAsiaTheme="minorEastAsia" w:hAnsi="Times New Roman" w:cs="Times New Roman"/>
          <w:noProof/>
          <w:sz w:val="24"/>
          <w:szCs w:val="24"/>
        </w:rPr>
      </w:pPr>
      <w:del w:id="1123" w:author="Stjepan Salopek (ssalopek)" w:date="2021-09-09T15:29:00Z">
        <w:r w:rsidRPr="004D6649" w:rsidDel="008064B8">
          <w:rPr>
            <w:rStyle w:val="Hyperlink"/>
            <w:rFonts w:ascii="Times New Roman" w:hAnsi="Times New Roman" w:cs="Times New Roman"/>
            <w:noProof/>
            <w:sz w:val="24"/>
            <w:szCs w:val="24"/>
          </w:rPr>
          <w:delText>Slika 6 Primjer prepoznavanja lica strojnim učenjem</w:delText>
        </w:r>
        <w:r w:rsidRPr="004D6649" w:rsidDel="008064B8">
          <w:rPr>
            <w:rFonts w:ascii="Times New Roman" w:hAnsi="Times New Roman" w:cs="Times New Roman"/>
            <w:noProof/>
            <w:webHidden/>
            <w:sz w:val="24"/>
            <w:szCs w:val="24"/>
          </w:rPr>
          <w:tab/>
          <w:delText>17</w:delText>
        </w:r>
      </w:del>
    </w:p>
    <w:p w14:paraId="5D63327D" w14:textId="6EAE4A88" w:rsidR="00C040F9" w:rsidRPr="004D6649" w:rsidDel="008064B8" w:rsidRDefault="00C040F9" w:rsidP="008064B8">
      <w:pPr>
        <w:pStyle w:val="TableofFigures"/>
        <w:tabs>
          <w:tab w:val="right" w:leader="dot" w:pos="9062"/>
        </w:tabs>
        <w:spacing w:line="360" w:lineRule="auto"/>
        <w:rPr>
          <w:del w:id="1124" w:author="Stjepan Salopek (ssalopek)" w:date="2021-09-09T15:29:00Z"/>
          <w:rFonts w:ascii="Times New Roman" w:eastAsiaTheme="minorEastAsia" w:hAnsi="Times New Roman" w:cs="Times New Roman"/>
          <w:noProof/>
          <w:sz w:val="24"/>
          <w:szCs w:val="24"/>
        </w:rPr>
      </w:pPr>
      <w:del w:id="1125" w:author="Stjepan Salopek (ssalopek)" w:date="2021-09-09T15:29:00Z">
        <w:r w:rsidRPr="004D6649" w:rsidDel="008064B8">
          <w:rPr>
            <w:rStyle w:val="Hyperlink"/>
            <w:rFonts w:ascii="Times New Roman" w:hAnsi="Times New Roman" w:cs="Times New Roman"/>
            <w:noProof/>
            <w:sz w:val="24"/>
            <w:szCs w:val="24"/>
          </w:rPr>
          <w:delText>Slika 7</w:delText>
        </w:r>
        <w:r w:rsidRPr="004D6649" w:rsidDel="008064B8">
          <w:rPr>
            <w:rFonts w:ascii="Times New Roman" w:hAnsi="Times New Roman" w:cs="Times New Roman"/>
            <w:noProof/>
            <w:webHidden/>
            <w:sz w:val="24"/>
            <w:szCs w:val="24"/>
          </w:rPr>
          <w:tab/>
          <w:delText>18</w:delText>
        </w:r>
      </w:del>
    </w:p>
    <w:p w14:paraId="4194BDFA" w14:textId="46771515" w:rsidR="00C040F9" w:rsidRPr="004D6649" w:rsidDel="008064B8" w:rsidRDefault="00C040F9" w:rsidP="008064B8">
      <w:pPr>
        <w:pStyle w:val="TableofFigures"/>
        <w:tabs>
          <w:tab w:val="right" w:leader="dot" w:pos="9062"/>
        </w:tabs>
        <w:spacing w:line="360" w:lineRule="auto"/>
        <w:rPr>
          <w:del w:id="1126" w:author="Stjepan Salopek (ssalopek)" w:date="2021-09-09T15:29:00Z"/>
          <w:rFonts w:ascii="Times New Roman" w:eastAsiaTheme="minorEastAsia" w:hAnsi="Times New Roman" w:cs="Times New Roman"/>
          <w:noProof/>
          <w:sz w:val="24"/>
          <w:szCs w:val="24"/>
        </w:rPr>
      </w:pPr>
      <w:del w:id="1127" w:author="Stjepan Salopek (ssalopek)" w:date="2021-09-09T15:29:00Z">
        <w:r w:rsidRPr="004D6649" w:rsidDel="008064B8">
          <w:rPr>
            <w:rStyle w:val="Hyperlink"/>
            <w:rFonts w:ascii="Times New Roman" w:hAnsi="Times New Roman" w:cs="Times New Roman"/>
            <w:noProof/>
            <w:sz w:val="24"/>
            <w:szCs w:val="24"/>
          </w:rPr>
          <w:delText>Slika 8. Usporedba Google trendova za pojmove TensorFlow (crveno) te PyTorch (plavo)</w:delText>
        </w:r>
        <w:r w:rsidRPr="004D6649" w:rsidDel="008064B8">
          <w:rPr>
            <w:rFonts w:ascii="Times New Roman" w:hAnsi="Times New Roman" w:cs="Times New Roman"/>
            <w:noProof/>
            <w:webHidden/>
            <w:sz w:val="24"/>
            <w:szCs w:val="24"/>
          </w:rPr>
          <w:tab/>
          <w:delText>20</w:delText>
        </w:r>
      </w:del>
    </w:p>
    <w:p w14:paraId="0248EE20" w14:textId="2E381774" w:rsidR="00C040F9" w:rsidRPr="004D6649" w:rsidDel="008064B8" w:rsidRDefault="00C040F9" w:rsidP="008064B8">
      <w:pPr>
        <w:pStyle w:val="TableofFigures"/>
        <w:tabs>
          <w:tab w:val="right" w:leader="dot" w:pos="9062"/>
        </w:tabs>
        <w:spacing w:line="360" w:lineRule="auto"/>
        <w:rPr>
          <w:del w:id="1128" w:author="Stjepan Salopek (ssalopek)" w:date="2021-09-09T15:29:00Z"/>
          <w:rFonts w:ascii="Times New Roman" w:eastAsiaTheme="minorEastAsia" w:hAnsi="Times New Roman" w:cs="Times New Roman"/>
          <w:noProof/>
          <w:sz w:val="24"/>
          <w:szCs w:val="24"/>
        </w:rPr>
      </w:pPr>
      <w:del w:id="1129" w:author="Stjepan Salopek (ssalopek)" w:date="2021-09-09T15:29:00Z">
        <w:r w:rsidRPr="004D6649" w:rsidDel="008064B8">
          <w:rPr>
            <w:rStyle w:val="Hyperlink"/>
            <w:rFonts w:ascii="Times New Roman" w:hAnsi="Times New Roman" w:cs="Times New Roman"/>
            <w:noProof/>
            <w:sz w:val="24"/>
            <w:szCs w:val="24"/>
          </w:rPr>
          <w:delText>Slika 9. Primjer uobičajene propagacije mreže</w:delText>
        </w:r>
        <w:r w:rsidRPr="004D6649" w:rsidDel="008064B8">
          <w:rPr>
            <w:rFonts w:ascii="Times New Roman" w:hAnsi="Times New Roman" w:cs="Times New Roman"/>
            <w:noProof/>
            <w:webHidden/>
            <w:sz w:val="24"/>
            <w:szCs w:val="24"/>
          </w:rPr>
          <w:tab/>
          <w:delText>22</w:delText>
        </w:r>
      </w:del>
    </w:p>
    <w:p w14:paraId="42E3EDFC" w14:textId="47BBA52B" w:rsidR="00C040F9" w:rsidRPr="004D6649" w:rsidDel="008064B8" w:rsidRDefault="00C040F9" w:rsidP="008064B8">
      <w:pPr>
        <w:pStyle w:val="TableofFigures"/>
        <w:tabs>
          <w:tab w:val="right" w:leader="dot" w:pos="9062"/>
        </w:tabs>
        <w:spacing w:line="360" w:lineRule="auto"/>
        <w:rPr>
          <w:del w:id="1130" w:author="Stjepan Salopek (ssalopek)" w:date="2021-09-09T15:29:00Z"/>
          <w:rFonts w:ascii="Times New Roman" w:eastAsiaTheme="minorEastAsia" w:hAnsi="Times New Roman" w:cs="Times New Roman"/>
          <w:noProof/>
          <w:sz w:val="24"/>
          <w:szCs w:val="24"/>
        </w:rPr>
      </w:pPr>
      <w:del w:id="1131" w:author="Stjepan Salopek (ssalopek)" w:date="2021-09-09T15:29:00Z">
        <w:r w:rsidRPr="004D6649" w:rsidDel="008064B8">
          <w:rPr>
            <w:rStyle w:val="Hyperlink"/>
            <w:rFonts w:ascii="Times New Roman" w:hAnsi="Times New Roman" w:cs="Times New Roman"/>
            <w:noProof/>
            <w:sz w:val="24"/>
            <w:szCs w:val="24"/>
          </w:rPr>
          <w:delText>Slika 11. Ovisnost varijabli neuronske mreže</w:delText>
        </w:r>
        <w:r w:rsidRPr="004D6649" w:rsidDel="008064B8">
          <w:rPr>
            <w:rFonts w:ascii="Times New Roman" w:hAnsi="Times New Roman" w:cs="Times New Roman"/>
            <w:noProof/>
            <w:webHidden/>
            <w:sz w:val="24"/>
            <w:szCs w:val="24"/>
          </w:rPr>
          <w:tab/>
          <w:delText>23</w:delText>
        </w:r>
      </w:del>
    </w:p>
    <w:p w14:paraId="3D2DA468" w14:textId="6C912FF0" w:rsidR="00C040F9" w:rsidRPr="004D6649" w:rsidDel="008064B8" w:rsidRDefault="00C040F9" w:rsidP="008064B8">
      <w:pPr>
        <w:pStyle w:val="TableofFigures"/>
        <w:tabs>
          <w:tab w:val="right" w:leader="dot" w:pos="9062"/>
        </w:tabs>
        <w:spacing w:line="360" w:lineRule="auto"/>
        <w:rPr>
          <w:del w:id="1132" w:author="Stjepan Salopek (ssalopek)" w:date="2021-09-09T15:29:00Z"/>
          <w:rFonts w:ascii="Times New Roman" w:eastAsiaTheme="minorEastAsia" w:hAnsi="Times New Roman" w:cs="Times New Roman"/>
          <w:noProof/>
          <w:sz w:val="24"/>
          <w:szCs w:val="24"/>
        </w:rPr>
      </w:pPr>
      <w:del w:id="1133" w:author="Stjepan Salopek (ssalopek)" w:date="2021-09-09T15:29:00Z">
        <w:r w:rsidRPr="004D6649" w:rsidDel="008064B8">
          <w:rPr>
            <w:rStyle w:val="Hyperlink"/>
            <w:rFonts w:ascii="Times New Roman" w:hAnsi="Times New Roman" w:cs="Times New Roman"/>
            <w:noProof/>
            <w:sz w:val="24"/>
            <w:szCs w:val="24"/>
          </w:rPr>
          <w:delText>Slika 12. Model za prepoznavanje teksta</w:delText>
        </w:r>
        <w:r w:rsidRPr="004D6649" w:rsidDel="008064B8">
          <w:rPr>
            <w:rFonts w:ascii="Times New Roman" w:hAnsi="Times New Roman" w:cs="Times New Roman"/>
            <w:noProof/>
            <w:webHidden/>
            <w:sz w:val="24"/>
            <w:szCs w:val="24"/>
          </w:rPr>
          <w:tab/>
          <w:delText>24</w:delText>
        </w:r>
      </w:del>
    </w:p>
    <w:p w14:paraId="1B08FBAE" w14:textId="4350C7D8" w:rsidR="00C040F9" w:rsidRPr="004D6649" w:rsidDel="008064B8" w:rsidRDefault="00C040F9" w:rsidP="008064B8">
      <w:pPr>
        <w:pStyle w:val="TableofFigures"/>
        <w:tabs>
          <w:tab w:val="right" w:leader="dot" w:pos="9062"/>
        </w:tabs>
        <w:spacing w:line="360" w:lineRule="auto"/>
        <w:rPr>
          <w:del w:id="1134" w:author="Stjepan Salopek (ssalopek)" w:date="2021-09-09T15:29:00Z"/>
          <w:rFonts w:ascii="Times New Roman" w:eastAsiaTheme="minorEastAsia" w:hAnsi="Times New Roman" w:cs="Times New Roman"/>
          <w:noProof/>
          <w:sz w:val="24"/>
          <w:szCs w:val="24"/>
        </w:rPr>
      </w:pPr>
      <w:del w:id="1135" w:author="Stjepan Salopek (ssalopek)" w:date="2021-09-09T15:29:00Z">
        <w:r w:rsidRPr="004D6649" w:rsidDel="008064B8">
          <w:rPr>
            <w:rStyle w:val="Hyperlink"/>
            <w:rFonts w:ascii="Times New Roman" w:hAnsi="Times New Roman" w:cs="Times New Roman"/>
            <w:noProof/>
            <w:sz w:val="24"/>
            <w:szCs w:val="24"/>
          </w:rPr>
          <w:delText>Slika 11</w:delText>
        </w:r>
        <w:r w:rsidRPr="004D6649" w:rsidDel="008064B8">
          <w:rPr>
            <w:rFonts w:ascii="Times New Roman" w:hAnsi="Times New Roman" w:cs="Times New Roman"/>
            <w:noProof/>
            <w:webHidden/>
            <w:sz w:val="24"/>
            <w:szCs w:val="24"/>
          </w:rPr>
          <w:tab/>
          <w:delText>24</w:delText>
        </w:r>
      </w:del>
    </w:p>
    <w:p w14:paraId="42AC0A24" w14:textId="1A61FE2C" w:rsidR="00C040F9" w:rsidRPr="004D6649" w:rsidDel="008064B8" w:rsidRDefault="00C040F9" w:rsidP="008064B8">
      <w:pPr>
        <w:pStyle w:val="TableofFigures"/>
        <w:tabs>
          <w:tab w:val="right" w:leader="dot" w:pos="9062"/>
        </w:tabs>
        <w:spacing w:line="360" w:lineRule="auto"/>
        <w:rPr>
          <w:del w:id="1136" w:author="Stjepan Salopek (ssalopek)" w:date="2021-09-09T15:29:00Z"/>
          <w:rFonts w:ascii="Times New Roman" w:eastAsiaTheme="minorEastAsia" w:hAnsi="Times New Roman" w:cs="Times New Roman"/>
          <w:noProof/>
          <w:sz w:val="24"/>
          <w:szCs w:val="24"/>
        </w:rPr>
      </w:pPr>
      <w:del w:id="1137" w:author="Stjepan Salopek (ssalopek)" w:date="2021-09-09T15:29:00Z">
        <w:r w:rsidRPr="004D6649" w:rsidDel="008064B8">
          <w:rPr>
            <w:rStyle w:val="Hyperlink"/>
            <w:rFonts w:ascii="Times New Roman" w:hAnsi="Times New Roman" w:cs="Times New Roman"/>
            <w:noProof/>
            <w:sz w:val="24"/>
            <w:szCs w:val="24"/>
          </w:rPr>
          <w:delText>Slika 12. Rad u Colaboratoryju</w:delText>
        </w:r>
        <w:r w:rsidRPr="004D6649" w:rsidDel="008064B8">
          <w:rPr>
            <w:rFonts w:ascii="Times New Roman" w:hAnsi="Times New Roman" w:cs="Times New Roman"/>
            <w:noProof/>
            <w:webHidden/>
            <w:sz w:val="24"/>
            <w:szCs w:val="24"/>
          </w:rPr>
          <w:tab/>
          <w:delText>28</w:delText>
        </w:r>
      </w:del>
    </w:p>
    <w:p w14:paraId="5D0DEF4D" w14:textId="3B1574B9" w:rsidR="00C040F9" w:rsidRPr="004D6649" w:rsidDel="008064B8" w:rsidRDefault="00C040F9" w:rsidP="008064B8">
      <w:pPr>
        <w:pStyle w:val="TableofFigures"/>
        <w:tabs>
          <w:tab w:val="right" w:leader="dot" w:pos="9062"/>
        </w:tabs>
        <w:spacing w:line="360" w:lineRule="auto"/>
        <w:rPr>
          <w:del w:id="1138" w:author="Stjepan Salopek (ssalopek)" w:date="2021-09-09T15:29:00Z"/>
          <w:rFonts w:ascii="Times New Roman" w:eastAsiaTheme="minorEastAsia" w:hAnsi="Times New Roman" w:cs="Times New Roman"/>
          <w:noProof/>
          <w:sz w:val="24"/>
          <w:szCs w:val="24"/>
        </w:rPr>
      </w:pPr>
      <w:del w:id="1139" w:author="Stjepan Salopek (ssalopek)" w:date="2021-09-09T15:29:00Z">
        <w:r w:rsidRPr="004D6649" w:rsidDel="008064B8">
          <w:rPr>
            <w:rStyle w:val="Hyperlink"/>
            <w:rFonts w:ascii="Times New Roman" w:hAnsi="Times New Roman" w:cs="Times New Roman"/>
            <w:noProof/>
            <w:sz w:val="24"/>
            <w:szCs w:val="24"/>
          </w:rPr>
          <w:delText>Slika 13. Primjer slika u skupu "Handwriting Recognition"</w:delText>
        </w:r>
        <w:r w:rsidRPr="004D6649" w:rsidDel="008064B8">
          <w:rPr>
            <w:rFonts w:ascii="Times New Roman" w:hAnsi="Times New Roman" w:cs="Times New Roman"/>
            <w:noProof/>
            <w:webHidden/>
            <w:sz w:val="24"/>
            <w:szCs w:val="24"/>
          </w:rPr>
          <w:tab/>
          <w:delText>29</w:delText>
        </w:r>
      </w:del>
    </w:p>
    <w:p w14:paraId="7AA25036" w14:textId="647651ED" w:rsidR="00C040F9" w:rsidRPr="004D6649" w:rsidDel="008064B8" w:rsidRDefault="00C040F9" w:rsidP="008064B8">
      <w:pPr>
        <w:pStyle w:val="TableofFigures"/>
        <w:tabs>
          <w:tab w:val="right" w:leader="dot" w:pos="9062"/>
        </w:tabs>
        <w:spacing w:line="360" w:lineRule="auto"/>
        <w:rPr>
          <w:del w:id="1140" w:author="Stjepan Salopek (ssalopek)" w:date="2021-09-09T15:29:00Z"/>
          <w:rFonts w:ascii="Times New Roman" w:eastAsiaTheme="minorEastAsia" w:hAnsi="Times New Roman" w:cs="Times New Roman"/>
          <w:noProof/>
          <w:sz w:val="24"/>
          <w:szCs w:val="24"/>
        </w:rPr>
      </w:pPr>
      <w:del w:id="1141" w:author="Stjepan Salopek (ssalopek)" w:date="2021-09-09T15:29:00Z">
        <w:r w:rsidRPr="004D6649" w:rsidDel="008064B8">
          <w:rPr>
            <w:rStyle w:val="Hyperlink"/>
            <w:rFonts w:ascii="Times New Roman" w:hAnsi="Times New Roman" w:cs="Times New Roman"/>
            <w:noProof/>
            <w:sz w:val="24"/>
            <w:szCs w:val="24"/>
          </w:rPr>
          <w:delText>Slika 14. Obrada podatkovnog skupa</w:delText>
        </w:r>
        <w:r w:rsidRPr="004D6649" w:rsidDel="008064B8">
          <w:rPr>
            <w:rFonts w:ascii="Times New Roman" w:hAnsi="Times New Roman" w:cs="Times New Roman"/>
            <w:noProof/>
            <w:webHidden/>
            <w:sz w:val="24"/>
            <w:szCs w:val="24"/>
          </w:rPr>
          <w:tab/>
          <w:delText>31</w:delText>
        </w:r>
      </w:del>
    </w:p>
    <w:p w14:paraId="3FEC0F65" w14:textId="1019BED8" w:rsidR="00C040F9" w:rsidRPr="004D6649" w:rsidDel="008064B8" w:rsidRDefault="00C040F9" w:rsidP="008064B8">
      <w:pPr>
        <w:pStyle w:val="TableofFigures"/>
        <w:tabs>
          <w:tab w:val="right" w:leader="dot" w:pos="9062"/>
        </w:tabs>
        <w:spacing w:line="360" w:lineRule="auto"/>
        <w:rPr>
          <w:del w:id="1142" w:author="Stjepan Salopek (ssalopek)" w:date="2021-09-09T15:29:00Z"/>
          <w:rFonts w:ascii="Times New Roman" w:eastAsiaTheme="minorEastAsia" w:hAnsi="Times New Roman" w:cs="Times New Roman"/>
          <w:noProof/>
          <w:sz w:val="24"/>
          <w:szCs w:val="24"/>
        </w:rPr>
      </w:pPr>
      <w:del w:id="1143" w:author="Stjepan Salopek (ssalopek)" w:date="2021-09-09T15:29:00Z">
        <w:r w:rsidRPr="004D6649" w:rsidDel="008064B8">
          <w:rPr>
            <w:rStyle w:val="Hyperlink"/>
            <w:rFonts w:ascii="Times New Roman" w:hAnsi="Times New Roman" w:cs="Times New Roman"/>
            <w:noProof/>
            <w:sz w:val="24"/>
            <w:szCs w:val="24"/>
          </w:rPr>
          <w:delText>Slika 15. Otvaranje slika bibliotekom Matplotlib</w:delText>
        </w:r>
        <w:r w:rsidRPr="004D6649" w:rsidDel="008064B8">
          <w:rPr>
            <w:rFonts w:ascii="Times New Roman" w:hAnsi="Times New Roman" w:cs="Times New Roman"/>
            <w:noProof/>
            <w:webHidden/>
            <w:sz w:val="24"/>
            <w:szCs w:val="24"/>
          </w:rPr>
          <w:tab/>
          <w:delText>37</w:delText>
        </w:r>
      </w:del>
    </w:p>
    <w:p w14:paraId="5E175F32" w14:textId="265077AF" w:rsidR="00C040F9" w:rsidRPr="004D6649" w:rsidDel="008064B8" w:rsidRDefault="00C040F9" w:rsidP="008064B8">
      <w:pPr>
        <w:pStyle w:val="TableofFigures"/>
        <w:tabs>
          <w:tab w:val="right" w:leader="dot" w:pos="9062"/>
        </w:tabs>
        <w:spacing w:line="360" w:lineRule="auto"/>
        <w:rPr>
          <w:del w:id="1144" w:author="Stjepan Salopek (ssalopek)" w:date="2021-09-09T15:29:00Z"/>
          <w:rFonts w:ascii="Times New Roman" w:eastAsiaTheme="minorEastAsia" w:hAnsi="Times New Roman" w:cs="Times New Roman"/>
          <w:noProof/>
          <w:sz w:val="24"/>
          <w:szCs w:val="24"/>
        </w:rPr>
      </w:pPr>
      <w:del w:id="1145" w:author="Stjepan Salopek (ssalopek)" w:date="2021-09-09T15:29:00Z">
        <w:r w:rsidRPr="004D6649" w:rsidDel="008064B8">
          <w:rPr>
            <w:rStyle w:val="Hyperlink"/>
            <w:rFonts w:ascii="Times New Roman" w:hAnsi="Times New Roman" w:cs="Times New Roman"/>
            <w:noProof/>
            <w:sz w:val="24"/>
            <w:szCs w:val="24"/>
          </w:rPr>
          <w:delText>Slika 16. Primjer TensorBoard alata</w:delText>
        </w:r>
        <w:r w:rsidRPr="004D6649" w:rsidDel="008064B8">
          <w:rPr>
            <w:rFonts w:ascii="Times New Roman" w:hAnsi="Times New Roman" w:cs="Times New Roman"/>
            <w:noProof/>
            <w:webHidden/>
            <w:sz w:val="24"/>
            <w:szCs w:val="24"/>
          </w:rPr>
          <w:tab/>
          <w:delText>38</w:delText>
        </w:r>
      </w:del>
    </w:p>
    <w:p w14:paraId="086BB34D" w14:textId="77777777" w:rsidR="00D42B44" w:rsidRDefault="005A2760" w:rsidP="004D6649">
      <w:pPr>
        <w:pStyle w:val="TableofFigures"/>
        <w:tabs>
          <w:tab w:val="right" w:leader="dot" w:pos="9062"/>
        </w:tabs>
        <w:spacing w:line="360" w:lineRule="auto"/>
        <w:rPr>
          <w:noProof/>
        </w:rPr>
      </w:pPr>
      <w:del w:id="1146" w:author="Stjepan Salopek (ssalopek)" w:date="2022-01-25T18:56:00Z">
        <w:r w:rsidRPr="004D6649" w:rsidDel="004D6649">
          <w:rPr>
            <w:rFonts w:ascii="Times New Roman" w:hAnsi="Times New Roman" w:cs="Times New Roman"/>
            <w:rPrChange w:id="1147" w:author="Stjepan Salopek (ssalopek)" w:date="2022-01-25T18:57:00Z">
              <w:rPr/>
            </w:rPrChange>
          </w:rPr>
          <w:fldChar w:fldCharType="end"/>
        </w:r>
      </w:del>
      <w:r w:rsidR="004D6649" w:rsidRPr="004D6649">
        <w:rPr>
          <w:rFonts w:ascii="Times New Roman" w:hAnsi="Times New Roman" w:cs="Times New Roman"/>
          <w:rPrChange w:id="1148" w:author="Stjepan Salopek (ssalopek)" w:date="2022-01-25T18:57:00Z">
            <w:rPr/>
          </w:rPrChange>
        </w:rPr>
        <w:fldChar w:fldCharType="begin"/>
      </w:r>
      <w:r w:rsidR="004D6649" w:rsidRPr="004D6649">
        <w:rPr>
          <w:rFonts w:ascii="Times New Roman" w:hAnsi="Times New Roman" w:cs="Times New Roman"/>
          <w:rPrChange w:id="1149" w:author="Stjepan Salopek (ssalopek)" w:date="2022-01-25T18:57:00Z">
            <w:rPr/>
          </w:rPrChange>
        </w:rPr>
        <w:instrText xml:space="preserve"> TOC \h \z \c "Slika" </w:instrText>
      </w:r>
      <w:r w:rsidR="004D6649" w:rsidRPr="004D6649">
        <w:rPr>
          <w:rFonts w:ascii="Times New Roman" w:hAnsi="Times New Roman" w:cs="Times New Roman"/>
          <w:rPrChange w:id="1150" w:author="Stjepan Salopek (ssalopek)" w:date="2022-01-25T18:57:00Z">
            <w:rPr/>
          </w:rPrChange>
        </w:rPr>
        <w:fldChar w:fldCharType="separate"/>
      </w:r>
    </w:p>
    <w:p w14:paraId="26CA3C5C" w14:textId="42B60343" w:rsidR="00D42B44" w:rsidRPr="00D42B44" w:rsidRDefault="0044147D"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599" w:history="1">
        <w:r w:rsidR="00D42B44" w:rsidRPr="00D42B44">
          <w:rPr>
            <w:rStyle w:val="Hyperlink"/>
            <w:rFonts w:ascii="Times New Roman" w:hAnsi="Times New Roman" w:cs="Times New Roman"/>
            <w:noProof/>
            <w:sz w:val="24"/>
            <w:szCs w:val="24"/>
          </w:rPr>
          <w:t>Slika 1. Odnos umjetne inteligencije i strojnog učenja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_Toc94044599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10</w:t>
        </w:r>
        <w:r w:rsidR="00D42B44" w:rsidRPr="00D42B44">
          <w:rPr>
            <w:rFonts w:ascii="Times New Roman" w:hAnsi="Times New Roman" w:cs="Times New Roman"/>
            <w:noProof/>
            <w:webHidden/>
            <w:sz w:val="24"/>
            <w:szCs w:val="24"/>
          </w:rPr>
          <w:fldChar w:fldCharType="end"/>
        </w:r>
      </w:hyperlink>
    </w:p>
    <w:p w14:paraId="377A4F6B" w14:textId="0F403700" w:rsidR="00D42B44" w:rsidRPr="00D42B44" w:rsidRDefault="0044147D"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0" w:history="1">
        <w:r w:rsidR="00D42B44" w:rsidRPr="00D42B44">
          <w:rPr>
            <w:rStyle w:val="Hyperlink"/>
            <w:rFonts w:ascii="Times New Roman" w:hAnsi="Times New Roman" w:cs="Times New Roman"/>
            <w:noProof/>
            <w:sz w:val="24"/>
            <w:szCs w:val="24"/>
          </w:rPr>
          <w:t xml:space="preserve">Slika 2. Promjene u plaći inženjera strojnog učenja i podataka po državama uspoređeno sa istima prije tri godine </w:t>
        </w:r>
        <w:r w:rsidR="00D42B44" w:rsidRPr="00D42B44">
          <w:rPr>
            <w:rStyle w:val="Hyperlink"/>
            <w:rFonts w:ascii="Times New Roman" w:hAnsi="Times New Roman" w:cs="Times New Roman"/>
            <w:noProof/>
            <w:sz w:val="24"/>
            <w:szCs w:val="24"/>
            <w:lang w:val="en-US"/>
          </w:rPr>
          <w:t>[6]</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_Toc94044600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12</w:t>
        </w:r>
        <w:r w:rsidR="00D42B44" w:rsidRPr="00D42B44">
          <w:rPr>
            <w:rFonts w:ascii="Times New Roman" w:hAnsi="Times New Roman" w:cs="Times New Roman"/>
            <w:noProof/>
            <w:webHidden/>
            <w:sz w:val="24"/>
            <w:szCs w:val="24"/>
          </w:rPr>
          <w:fldChar w:fldCharType="end"/>
        </w:r>
      </w:hyperlink>
    </w:p>
    <w:p w14:paraId="6A4585F9" w14:textId="4CE8280E" w:rsidR="00D42B44" w:rsidRPr="00D42B44" w:rsidRDefault="0044147D"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1" w:history="1">
        <w:r w:rsidR="00D42B44" w:rsidRPr="00D42B44">
          <w:rPr>
            <w:rStyle w:val="Hyperlink"/>
            <w:rFonts w:ascii="Times New Roman" w:hAnsi="Times New Roman" w:cs="Times New Roman"/>
            <w:noProof/>
            <w:sz w:val="24"/>
            <w:szCs w:val="24"/>
          </w:rPr>
          <w:t>Slika 3. Primjer prepoznavanja brojeva neuronskom mrežom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_Toc94044601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14</w:t>
        </w:r>
        <w:r w:rsidR="00D42B44" w:rsidRPr="00D42B44">
          <w:rPr>
            <w:rFonts w:ascii="Times New Roman" w:hAnsi="Times New Roman" w:cs="Times New Roman"/>
            <w:noProof/>
            <w:webHidden/>
            <w:sz w:val="24"/>
            <w:szCs w:val="24"/>
          </w:rPr>
          <w:fldChar w:fldCharType="end"/>
        </w:r>
      </w:hyperlink>
    </w:p>
    <w:p w14:paraId="083193F4" w14:textId="275ACD69" w:rsidR="00D42B44" w:rsidRPr="00D42B44" w:rsidRDefault="0044147D"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2" w:history="1">
        <w:r w:rsidR="00D42B44" w:rsidRPr="00D42B44">
          <w:rPr>
            <w:rStyle w:val="Hyperlink"/>
            <w:rFonts w:ascii="Times New Roman" w:hAnsi="Times New Roman" w:cs="Times New Roman"/>
            <w:noProof/>
            <w:sz w:val="24"/>
            <w:szCs w:val="24"/>
          </w:rPr>
          <w:t>Slika 4. Primjer jednostavne feedforward mreže</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_Toc94044602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15</w:t>
        </w:r>
        <w:r w:rsidR="00D42B44" w:rsidRPr="00D42B44">
          <w:rPr>
            <w:rFonts w:ascii="Times New Roman" w:hAnsi="Times New Roman" w:cs="Times New Roman"/>
            <w:noProof/>
            <w:webHidden/>
            <w:sz w:val="24"/>
            <w:szCs w:val="24"/>
          </w:rPr>
          <w:fldChar w:fldCharType="end"/>
        </w:r>
      </w:hyperlink>
    </w:p>
    <w:p w14:paraId="710599BB" w14:textId="0D7E1711" w:rsidR="00D42B44" w:rsidRPr="00D42B44" w:rsidRDefault="0044147D"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3" w:history="1">
        <w:r w:rsidR="00D42B44" w:rsidRPr="00D42B44">
          <w:rPr>
            <w:rStyle w:val="Hyperlink"/>
            <w:rFonts w:ascii="Times New Roman" w:hAnsi="Times New Roman" w:cs="Times New Roman"/>
            <w:noProof/>
            <w:sz w:val="24"/>
            <w:szCs w:val="24"/>
          </w:rPr>
          <w:t>Slika 5. Primjer prepoznavanja lica strojnim učenjem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_Toc94044603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17</w:t>
        </w:r>
        <w:r w:rsidR="00D42B44" w:rsidRPr="00D42B44">
          <w:rPr>
            <w:rFonts w:ascii="Times New Roman" w:hAnsi="Times New Roman" w:cs="Times New Roman"/>
            <w:noProof/>
            <w:webHidden/>
            <w:sz w:val="24"/>
            <w:szCs w:val="24"/>
          </w:rPr>
          <w:fldChar w:fldCharType="end"/>
        </w:r>
      </w:hyperlink>
    </w:p>
    <w:p w14:paraId="7EE78D92" w14:textId="57EE793F" w:rsidR="00D42B44" w:rsidRPr="00D42B44" w:rsidRDefault="0044147D"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4" w:history="1">
        <w:r w:rsidR="00D42B44" w:rsidRPr="00D42B44">
          <w:rPr>
            <w:rStyle w:val="Hyperlink"/>
            <w:rFonts w:ascii="Times New Roman" w:hAnsi="Times New Roman" w:cs="Times New Roman"/>
            <w:noProof/>
            <w:sz w:val="24"/>
            <w:szCs w:val="24"/>
          </w:rPr>
          <w:t>Slika 6. Strojno učenje u Google tražilici</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_Toc94044604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17</w:t>
        </w:r>
        <w:r w:rsidR="00D42B44" w:rsidRPr="00D42B44">
          <w:rPr>
            <w:rFonts w:ascii="Times New Roman" w:hAnsi="Times New Roman" w:cs="Times New Roman"/>
            <w:noProof/>
            <w:webHidden/>
            <w:sz w:val="24"/>
            <w:szCs w:val="24"/>
          </w:rPr>
          <w:fldChar w:fldCharType="end"/>
        </w:r>
      </w:hyperlink>
    </w:p>
    <w:p w14:paraId="142F16F3" w14:textId="04E14CE6" w:rsidR="00D42B44" w:rsidRPr="00D42B44" w:rsidRDefault="0044147D"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5" w:history="1">
        <w:r w:rsidR="00D42B44" w:rsidRPr="00D42B44">
          <w:rPr>
            <w:rStyle w:val="Hyperlink"/>
            <w:rFonts w:ascii="Times New Roman" w:hAnsi="Times New Roman" w:cs="Times New Roman"/>
            <w:noProof/>
            <w:sz w:val="24"/>
            <w:szCs w:val="24"/>
          </w:rPr>
          <w:t>Slika 7. Vremenski prikaz pretraživanja riječi "tensorflow" (crveno) i "pytorch" (plavo)</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_Toc94044605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20</w:t>
        </w:r>
        <w:r w:rsidR="00D42B44" w:rsidRPr="00D42B44">
          <w:rPr>
            <w:rFonts w:ascii="Times New Roman" w:hAnsi="Times New Roman" w:cs="Times New Roman"/>
            <w:noProof/>
            <w:webHidden/>
            <w:sz w:val="24"/>
            <w:szCs w:val="24"/>
          </w:rPr>
          <w:fldChar w:fldCharType="end"/>
        </w:r>
      </w:hyperlink>
    </w:p>
    <w:p w14:paraId="6D9013F5" w14:textId="55959B86" w:rsidR="00D42B44" w:rsidRPr="00D42B44" w:rsidRDefault="0044147D"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6" w:history="1">
        <w:r w:rsidR="00D42B44" w:rsidRPr="00D42B44">
          <w:rPr>
            <w:rStyle w:val="Hyperlink"/>
            <w:rFonts w:ascii="Times New Roman" w:hAnsi="Times New Roman" w:cs="Times New Roman"/>
            <w:noProof/>
            <w:sz w:val="24"/>
            <w:szCs w:val="24"/>
          </w:rPr>
          <w:t>Slika 8. Propagacija neuronske mreže</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_Toc94044606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22</w:t>
        </w:r>
        <w:r w:rsidR="00D42B44" w:rsidRPr="00D42B44">
          <w:rPr>
            <w:rFonts w:ascii="Times New Roman" w:hAnsi="Times New Roman" w:cs="Times New Roman"/>
            <w:noProof/>
            <w:webHidden/>
            <w:sz w:val="24"/>
            <w:szCs w:val="24"/>
          </w:rPr>
          <w:fldChar w:fldCharType="end"/>
        </w:r>
      </w:hyperlink>
    </w:p>
    <w:p w14:paraId="4B5A9A3C" w14:textId="3E5E8EB5" w:rsidR="00D42B44" w:rsidRPr="00D42B44" w:rsidRDefault="0044147D"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7" w:history="1">
        <w:r w:rsidR="00D42B44" w:rsidRPr="00D42B44">
          <w:rPr>
            <w:rStyle w:val="Hyperlink"/>
            <w:rFonts w:ascii="Times New Roman" w:hAnsi="Times New Roman" w:cs="Times New Roman"/>
            <w:noProof/>
            <w:sz w:val="24"/>
            <w:szCs w:val="24"/>
          </w:rPr>
          <w:t>Slika 9. Ovisnost neurona u neuronskoj mreži</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_Toc94044607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23</w:t>
        </w:r>
        <w:r w:rsidR="00D42B44" w:rsidRPr="00D42B44">
          <w:rPr>
            <w:rFonts w:ascii="Times New Roman" w:hAnsi="Times New Roman" w:cs="Times New Roman"/>
            <w:noProof/>
            <w:webHidden/>
            <w:sz w:val="24"/>
            <w:szCs w:val="24"/>
          </w:rPr>
          <w:fldChar w:fldCharType="end"/>
        </w:r>
      </w:hyperlink>
    </w:p>
    <w:p w14:paraId="6DDBCFED" w14:textId="5C84C5BC" w:rsidR="00D42B44" w:rsidRPr="00D42B44" w:rsidRDefault="0044147D"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8" w:history="1">
        <w:r w:rsidR="00D42B44" w:rsidRPr="00D42B44">
          <w:rPr>
            <w:rStyle w:val="Hyperlink"/>
            <w:rFonts w:ascii="Times New Roman" w:hAnsi="Times New Roman" w:cs="Times New Roman"/>
            <w:noProof/>
            <w:sz w:val="24"/>
            <w:szCs w:val="24"/>
          </w:rPr>
          <w:t>Slika 10. Skica modela prepoznavanja teksta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_Toc94044608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24</w:t>
        </w:r>
        <w:r w:rsidR="00D42B44" w:rsidRPr="00D42B44">
          <w:rPr>
            <w:rFonts w:ascii="Times New Roman" w:hAnsi="Times New Roman" w:cs="Times New Roman"/>
            <w:noProof/>
            <w:webHidden/>
            <w:sz w:val="24"/>
            <w:szCs w:val="24"/>
          </w:rPr>
          <w:fldChar w:fldCharType="end"/>
        </w:r>
      </w:hyperlink>
    </w:p>
    <w:p w14:paraId="24C4B906" w14:textId="23EBA484" w:rsidR="00D42B44" w:rsidRPr="00D42B44" w:rsidRDefault="0044147D"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9" w:history="1">
        <w:r w:rsidR="00D42B44" w:rsidRPr="00D42B44">
          <w:rPr>
            <w:rStyle w:val="Hyperlink"/>
            <w:rFonts w:ascii="Times New Roman" w:hAnsi="Times New Roman" w:cs="Times New Roman"/>
            <w:noProof/>
            <w:sz w:val="24"/>
            <w:szCs w:val="24"/>
          </w:rPr>
          <w:t>Slika 11. Rad u Colaborytoryju</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_Toc94044609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28</w:t>
        </w:r>
        <w:r w:rsidR="00D42B44" w:rsidRPr="00D42B44">
          <w:rPr>
            <w:rFonts w:ascii="Times New Roman" w:hAnsi="Times New Roman" w:cs="Times New Roman"/>
            <w:noProof/>
            <w:webHidden/>
            <w:sz w:val="24"/>
            <w:szCs w:val="24"/>
          </w:rPr>
          <w:fldChar w:fldCharType="end"/>
        </w:r>
      </w:hyperlink>
    </w:p>
    <w:p w14:paraId="29FAF3D2" w14:textId="1D0AD441" w:rsidR="00D42B44" w:rsidRPr="00D42B44" w:rsidRDefault="0044147D"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10" w:history="1">
        <w:r w:rsidR="00D42B44" w:rsidRPr="00D42B44">
          <w:rPr>
            <w:rStyle w:val="Hyperlink"/>
            <w:rFonts w:ascii="Times New Roman" w:hAnsi="Times New Roman" w:cs="Times New Roman"/>
            <w:noProof/>
            <w:sz w:val="24"/>
            <w:szCs w:val="24"/>
          </w:rPr>
          <w:t>Slika 12. Otvaranje slika matplotlib bibliotekom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_Toc94044610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38</w:t>
        </w:r>
        <w:r w:rsidR="00D42B44" w:rsidRPr="00D42B44">
          <w:rPr>
            <w:rFonts w:ascii="Times New Roman" w:hAnsi="Times New Roman" w:cs="Times New Roman"/>
            <w:noProof/>
            <w:webHidden/>
            <w:sz w:val="24"/>
            <w:szCs w:val="24"/>
          </w:rPr>
          <w:fldChar w:fldCharType="end"/>
        </w:r>
      </w:hyperlink>
    </w:p>
    <w:p w14:paraId="1B68948F" w14:textId="4DD7F35F" w:rsidR="00D42B44" w:rsidRPr="00D42B44" w:rsidRDefault="0044147D" w:rsidP="00D42B44">
      <w:pPr>
        <w:pStyle w:val="TableofFigures"/>
        <w:tabs>
          <w:tab w:val="right" w:leader="dot" w:pos="9062"/>
        </w:tabs>
        <w:spacing w:line="360" w:lineRule="auto"/>
        <w:rPr>
          <w:rFonts w:eastAsiaTheme="minorEastAsia"/>
          <w:noProof/>
          <w:sz w:val="20"/>
          <w:szCs w:val="20"/>
          <w:lang w:val="en-US"/>
        </w:rPr>
      </w:pPr>
      <w:hyperlink w:anchor="_Toc94044611" w:history="1">
        <w:r w:rsidR="00D42B44" w:rsidRPr="00D42B44">
          <w:rPr>
            <w:rStyle w:val="Hyperlink"/>
            <w:rFonts w:ascii="Times New Roman" w:hAnsi="Times New Roman" w:cs="Times New Roman"/>
            <w:noProof/>
            <w:sz w:val="24"/>
            <w:szCs w:val="24"/>
          </w:rPr>
          <w:t>Slika 13. Primjer Tensorboard alata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_Toc94044611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39</w:t>
        </w:r>
        <w:r w:rsidR="00D42B44" w:rsidRPr="00D42B44">
          <w:rPr>
            <w:rFonts w:ascii="Times New Roman" w:hAnsi="Times New Roman" w:cs="Times New Roman"/>
            <w:noProof/>
            <w:webHidden/>
            <w:sz w:val="24"/>
            <w:szCs w:val="24"/>
          </w:rPr>
          <w:fldChar w:fldCharType="end"/>
        </w:r>
      </w:hyperlink>
    </w:p>
    <w:p w14:paraId="0234B895" w14:textId="6FCD97E5" w:rsidR="00710A41" w:rsidRDefault="004D6649">
      <w:pPr>
        <w:pStyle w:val="TableofFigures"/>
        <w:tabs>
          <w:tab w:val="right" w:leader="dot" w:pos="9062"/>
        </w:tabs>
        <w:spacing w:line="360" w:lineRule="auto"/>
        <w:rPr>
          <w:ins w:id="1151" w:author="Stjepan Salopek (ssalopek)" w:date="2021-09-09T16:28:00Z"/>
        </w:rPr>
        <w:pPrChange w:id="1152" w:author="Stjepan Salopek (ssalopek)" w:date="2022-01-25T18:57:00Z">
          <w:pPr>
            <w:pStyle w:val="TableofFigures"/>
            <w:tabs>
              <w:tab w:val="right" w:leader="dot" w:pos="9062"/>
            </w:tabs>
          </w:pPr>
        </w:pPrChange>
      </w:pPr>
      <w:r w:rsidRPr="004D6649">
        <w:rPr>
          <w:rFonts w:ascii="Times New Roman" w:hAnsi="Times New Roman" w:cs="Times New Roman"/>
          <w:rPrChange w:id="1153" w:author="Stjepan Salopek (ssalopek)" w:date="2022-01-25T18:57:00Z">
            <w:rPr/>
          </w:rPrChange>
        </w:rPr>
        <w:fldChar w:fldCharType="end"/>
      </w:r>
      <w:r w:rsidR="00900CE7" w:rsidRPr="00BB5304">
        <w:br w:type="page"/>
      </w:r>
    </w:p>
    <w:p w14:paraId="38693C6E" w14:textId="77777777" w:rsidR="00710A41" w:rsidRDefault="00910053">
      <w:pPr>
        <w:pStyle w:val="1Naslov"/>
        <w:rPr>
          <w:ins w:id="1154" w:author="Stjepan Salopek (ssalopek)" w:date="2021-09-09T16:29:00Z"/>
        </w:rPr>
        <w:pPrChange w:id="1155" w:author="Stjepan Salopek (ssalopek)" w:date="2021-09-09T16:29:00Z">
          <w:pPr>
            <w:pStyle w:val="TableofFigures"/>
            <w:tabs>
              <w:tab w:val="right" w:leader="dot" w:pos="9062"/>
            </w:tabs>
          </w:pPr>
        </w:pPrChange>
      </w:pPr>
      <w:bookmarkStart w:id="1156" w:name="_Toc82446247"/>
      <w:r w:rsidRPr="00910053">
        <w:lastRenderedPageBreak/>
        <w:t>Popis prikaza programskog kôda</w:t>
      </w:r>
      <w:bookmarkEnd w:id="1156"/>
    </w:p>
    <w:p w14:paraId="0FB83E6C" w14:textId="37A8FF53" w:rsidR="00A3456A" w:rsidRPr="00A3456A" w:rsidRDefault="00910053">
      <w:pPr>
        <w:pStyle w:val="TableofFigures"/>
        <w:tabs>
          <w:tab w:val="right" w:leader="dot" w:pos="9062"/>
        </w:tabs>
        <w:spacing w:line="360" w:lineRule="auto"/>
        <w:rPr>
          <w:ins w:id="1157" w:author="Stjepan Salopek (ssalopek)" w:date="2021-09-13T17:25:00Z"/>
          <w:rFonts w:ascii="Times New Roman" w:eastAsiaTheme="minorEastAsia" w:hAnsi="Times New Roman" w:cs="Times New Roman"/>
          <w:noProof/>
          <w:sz w:val="24"/>
          <w:szCs w:val="24"/>
          <w:rPrChange w:id="1158" w:author="Stjepan Salopek (ssalopek)" w:date="2021-09-13T17:25:00Z">
            <w:rPr>
              <w:ins w:id="1159" w:author="Stjepan Salopek (ssalopek)" w:date="2021-09-13T17:25:00Z"/>
              <w:rFonts w:eastAsiaTheme="minorEastAsia"/>
              <w:noProof/>
            </w:rPr>
          </w:rPrChange>
        </w:rPr>
        <w:pPrChange w:id="1160" w:author="Stjepan Salopek (ssalopek)" w:date="2021-09-13T17:25:00Z">
          <w:pPr>
            <w:pStyle w:val="TableofFigures"/>
            <w:tabs>
              <w:tab w:val="right" w:leader="dot" w:pos="9062"/>
            </w:tabs>
          </w:pPr>
        </w:pPrChange>
      </w:pPr>
      <w:r w:rsidRPr="00164BFB">
        <w:rPr>
          <w:rFonts w:ascii="Times New Roman" w:eastAsiaTheme="minorEastAsia" w:hAnsi="Times New Roman" w:cs="Times New Roman"/>
          <w:spacing w:val="15"/>
          <w:sz w:val="24"/>
          <w:szCs w:val="24"/>
          <w:rPrChange w:id="1161" w:author="Stjepan Salopek (ssalopek)" w:date="2021-09-13T17:25:00Z">
            <w:rPr>
              <w:rFonts w:eastAsiaTheme="minorEastAsia"/>
              <w:spacing w:val="15"/>
            </w:rPr>
          </w:rPrChange>
        </w:rPr>
        <w:fldChar w:fldCharType="begin"/>
      </w:r>
      <w:r w:rsidRPr="00A3456A">
        <w:rPr>
          <w:rFonts w:ascii="Times New Roman" w:hAnsi="Times New Roman" w:cs="Times New Roman"/>
          <w:sz w:val="24"/>
          <w:szCs w:val="24"/>
          <w:rPrChange w:id="1162" w:author="Stjepan Salopek (ssalopek)" w:date="2021-09-13T17:25:00Z">
            <w:rPr/>
          </w:rPrChange>
        </w:rPr>
        <w:instrText xml:space="preserve"> TOC \c "Prikaz programskog koda" </w:instrText>
      </w:r>
      <w:r w:rsidRPr="00164BFB">
        <w:rPr>
          <w:rFonts w:ascii="Times New Roman" w:eastAsiaTheme="minorEastAsia" w:hAnsi="Times New Roman" w:cs="Times New Roman"/>
          <w:spacing w:val="15"/>
          <w:sz w:val="24"/>
          <w:szCs w:val="24"/>
        </w:rPr>
        <w:fldChar w:fldCharType="separate"/>
      </w:r>
      <w:ins w:id="1163" w:author="Stjepan Salopek (ssalopek)" w:date="2021-09-13T17:25:00Z">
        <w:r w:rsidR="00A3456A" w:rsidRPr="00A3456A">
          <w:rPr>
            <w:rFonts w:ascii="Times New Roman" w:hAnsi="Times New Roman" w:cs="Times New Roman"/>
            <w:noProof/>
            <w:sz w:val="24"/>
            <w:szCs w:val="24"/>
            <w:rPrChange w:id="1164" w:author="Stjepan Salopek (ssalopek)" w:date="2021-09-13T17:25:00Z">
              <w:rPr>
                <w:noProof/>
              </w:rPr>
            </w:rPrChange>
          </w:rPr>
          <w:t>Prikaz programskog koda 1. Primjer klase neuronske mreže</w:t>
        </w:r>
        <w:r w:rsidR="00A3456A" w:rsidRPr="00A3456A">
          <w:rPr>
            <w:rFonts w:ascii="Times New Roman" w:hAnsi="Times New Roman" w:cs="Times New Roman"/>
            <w:noProof/>
            <w:sz w:val="24"/>
            <w:szCs w:val="24"/>
            <w:rPrChange w:id="1165" w:author="Stjepan Salopek (ssalopek)" w:date="2021-09-13T17:25:00Z">
              <w:rPr>
                <w:noProof/>
              </w:rPr>
            </w:rPrChange>
          </w:rPr>
          <w:tab/>
        </w:r>
        <w:r w:rsidR="00A3456A" w:rsidRPr="00A3456A">
          <w:rPr>
            <w:rFonts w:ascii="Times New Roman" w:hAnsi="Times New Roman" w:cs="Times New Roman"/>
            <w:noProof/>
            <w:sz w:val="24"/>
            <w:szCs w:val="24"/>
            <w:rPrChange w:id="1166" w:author="Stjepan Salopek (ssalopek)" w:date="2021-09-13T17:25:00Z">
              <w:rPr>
                <w:noProof/>
              </w:rPr>
            </w:rPrChange>
          </w:rPr>
          <w:fldChar w:fldCharType="begin"/>
        </w:r>
        <w:r w:rsidR="00A3456A" w:rsidRPr="00A3456A">
          <w:rPr>
            <w:rFonts w:ascii="Times New Roman" w:hAnsi="Times New Roman" w:cs="Times New Roman"/>
            <w:noProof/>
            <w:sz w:val="24"/>
            <w:szCs w:val="24"/>
            <w:rPrChange w:id="1167" w:author="Stjepan Salopek (ssalopek)" w:date="2021-09-13T17:25:00Z">
              <w:rPr>
                <w:noProof/>
              </w:rPr>
            </w:rPrChange>
          </w:rPr>
          <w:instrText xml:space="preserve"> PAGEREF _Toc82446327 \h </w:instrText>
        </w:r>
      </w:ins>
      <w:r w:rsidR="00A3456A" w:rsidRPr="00A3456A">
        <w:rPr>
          <w:rFonts w:ascii="Times New Roman" w:hAnsi="Times New Roman" w:cs="Times New Roman"/>
          <w:noProof/>
          <w:sz w:val="24"/>
          <w:szCs w:val="24"/>
          <w:rPrChange w:id="1168" w:author="Stjepan Salopek (ssalopek)" w:date="2021-09-13T17:25:00Z">
            <w:rPr>
              <w:rFonts w:ascii="Times New Roman" w:hAnsi="Times New Roman" w:cs="Times New Roman"/>
              <w:noProof/>
              <w:sz w:val="24"/>
              <w:szCs w:val="24"/>
            </w:rPr>
          </w:rPrChange>
        </w:rPr>
      </w:r>
      <w:r w:rsidR="00A3456A" w:rsidRPr="00A3456A">
        <w:rPr>
          <w:rFonts w:ascii="Times New Roman" w:hAnsi="Times New Roman" w:cs="Times New Roman"/>
          <w:noProof/>
          <w:sz w:val="24"/>
          <w:szCs w:val="24"/>
          <w:rPrChange w:id="1169" w:author="Stjepan Salopek (ssalopek)" w:date="2021-09-13T17:25:00Z">
            <w:rPr>
              <w:noProof/>
            </w:rPr>
          </w:rPrChange>
        </w:rPr>
        <w:fldChar w:fldCharType="separate"/>
      </w:r>
      <w:ins w:id="1170" w:author="Stjepan Salopek (ssalopek)" w:date="2021-09-13T17:25:00Z">
        <w:r w:rsidR="00A3456A" w:rsidRPr="00A3456A">
          <w:rPr>
            <w:rFonts w:ascii="Times New Roman" w:hAnsi="Times New Roman" w:cs="Times New Roman"/>
            <w:noProof/>
            <w:sz w:val="24"/>
            <w:szCs w:val="24"/>
            <w:rPrChange w:id="1171" w:author="Stjepan Salopek (ssalopek)" w:date="2021-09-13T17:25:00Z">
              <w:rPr>
                <w:noProof/>
              </w:rPr>
            </w:rPrChange>
          </w:rPr>
          <w:t>25</w:t>
        </w:r>
        <w:r w:rsidR="00A3456A" w:rsidRPr="00A3456A">
          <w:rPr>
            <w:rFonts w:ascii="Times New Roman" w:hAnsi="Times New Roman" w:cs="Times New Roman"/>
            <w:noProof/>
            <w:sz w:val="24"/>
            <w:szCs w:val="24"/>
            <w:rPrChange w:id="1172" w:author="Stjepan Salopek (ssalopek)" w:date="2021-09-13T17:25:00Z">
              <w:rPr>
                <w:noProof/>
              </w:rPr>
            </w:rPrChange>
          </w:rPr>
          <w:fldChar w:fldCharType="end"/>
        </w:r>
      </w:ins>
    </w:p>
    <w:p w14:paraId="2A3F6B30" w14:textId="78E524D8" w:rsidR="00A3456A" w:rsidRPr="00A3456A" w:rsidRDefault="00A3456A">
      <w:pPr>
        <w:pStyle w:val="TableofFigures"/>
        <w:tabs>
          <w:tab w:val="right" w:leader="dot" w:pos="9062"/>
        </w:tabs>
        <w:spacing w:line="360" w:lineRule="auto"/>
        <w:rPr>
          <w:ins w:id="1173" w:author="Stjepan Salopek (ssalopek)" w:date="2021-09-13T17:25:00Z"/>
          <w:rFonts w:ascii="Times New Roman" w:eastAsiaTheme="minorEastAsia" w:hAnsi="Times New Roman" w:cs="Times New Roman"/>
          <w:noProof/>
          <w:sz w:val="24"/>
          <w:szCs w:val="24"/>
          <w:rPrChange w:id="1174" w:author="Stjepan Salopek (ssalopek)" w:date="2021-09-13T17:25:00Z">
            <w:rPr>
              <w:ins w:id="1175" w:author="Stjepan Salopek (ssalopek)" w:date="2021-09-13T17:25:00Z"/>
              <w:rFonts w:eastAsiaTheme="minorEastAsia"/>
              <w:noProof/>
            </w:rPr>
          </w:rPrChange>
        </w:rPr>
        <w:pPrChange w:id="1176" w:author="Stjepan Salopek (ssalopek)" w:date="2021-09-13T17:25:00Z">
          <w:pPr>
            <w:pStyle w:val="TableofFigures"/>
            <w:tabs>
              <w:tab w:val="right" w:leader="dot" w:pos="9062"/>
            </w:tabs>
          </w:pPr>
        </w:pPrChange>
      </w:pPr>
      <w:ins w:id="1177" w:author="Stjepan Salopek (ssalopek)" w:date="2021-09-13T17:25:00Z">
        <w:r w:rsidRPr="00A3456A">
          <w:rPr>
            <w:rFonts w:ascii="Times New Roman" w:hAnsi="Times New Roman" w:cs="Times New Roman"/>
            <w:noProof/>
            <w:sz w:val="24"/>
            <w:szCs w:val="24"/>
            <w:rPrChange w:id="1178" w:author="Stjepan Salopek (ssalopek)" w:date="2021-09-13T17:25:00Z">
              <w:rPr>
                <w:noProof/>
              </w:rPr>
            </w:rPrChange>
          </w:rPr>
          <w:t>Prikaz programskog koda 2. Primjer optimizacijske funkcije</w:t>
        </w:r>
        <w:r w:rsidRPr="00A3456A">
          <w:rPr>
            <w:rFonts w:ascii="Times New Roman" w:hAnsi="Times New Roman" w:cs="Times New Roman"/>
            <w:noProof/>
            <w:sz w:val="24"/>
            <w:szCs w:val="24"/>
            <w:rPrChange w:id="1179" w:author="Stjepan Salopek (ssalopek)" w:date="2021-09-13T17:25:00Z">
              <w:rPr>
                <w:noProof/>
              </w:rPr>
            </w:rPrChange>
          </w:rPr>
          <w:tab/>
        </w:r>
        <w:r w:rsidRPr="00A3456A">
          <w:rPr>
            <w:rFonts w:ascii="Times New Roman" w:hAnsi="Times New Roman" w:cs="Times New Roman"/>
            <w:noProof/>
            <w:sz w:val="24"/>
            <w:szCs w:val="24"/>
            <w:rPrChange w:id="1180" w:author="Stjepan Salopek (ssalopek)" w:date="2021-09-13T17:25:00Z">
              <w:rPr>
                <w:noProof/>
              </w:rPr>
            </w:rPrChange>
          </w:rPr>
          <w:fldChar w:fldCharType="begin"/>
        </w:r>
        <w:r w:rsidRPr="00A3456A">
          <w:rPr>
            <w:rFonts w:ascii="Times New Roman" w:hAnsi="Times New Roman" w:cs="Times New Roman"/>
            <w:noProof/>
            <w:sz w:val="24"/>
            <w:szCs w:val="24"/>
            <w:rPrChange w:id="1181" w:author="Stjepan Salopek (ssalopek)" w:date="2021-09-13T17:25:00Z">
              <w:rPr>
                <w:noProof/>
              </w:rPr>
            </w:rPrChange>
          </w:rPr>
          <w:instrText xml:space="preserve"> PAGEREF _Toc82446328 \h </w:instrText>
        </w:r>
      </w:ins>
      <w:r w:rsidRPr="00A3456A">
        <w:rPr>
          <w:rFonts w:ascii="Times New Roman" w:hAnsi="Times New Roman" w:cs="Times New Roman"/>
          <w:noProof/>
          <w:sz w:val="24"/>
          <w:szCs w:val="24"/>
          <w:rPrChange w:id="118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183" w:author="Stjepan Salopek (ssalopek)" w:date="2021-09-13T17:25:00Z">
            <w:rPr>
              <w:noProof/>
            </w:rPr>
          </w:rPrChange>
        </w:rPr>
        <w:fldChar w:fldCharType="separate"/>
      </w:r>
      <w:ins w:id="1184" w:author="Stjepan Salopek (ssalopek)" w:date="2021-09-13T17:25:00Z">
        <w:r w:rsidRPr="00A3456A">
          <w:rPr>
            <w:rFonts w:ascii="Times New Roman" w:hAnsi="Times New Roman" w:cs="Times New Roman"/>
            <w:noProof/>
            <w:sz w:val="24"/>
            <w:szCs w:val="24"/>
            <w:rPrChange w:id="1185" w:author="Stjepan Salopek (ssalopek)" w:date="2021-09-13T17:25:00Z">
              <w:rPr>
                <w:noProof/>
              </w:rPr>
            </w:rPrChange>
          </w:rPr>
          <w:t>26</w:t>
        </w:r>
        <w:r w:rsidRPr="00A3456A">
          <w:rPr>
            <w:rFonts w:ascii="Times New Roman" w:hAnsi="Times New Roman" w:cs="Times New Roman"/>
            <w:noProof/>
            <w:sz w:val="24"/>
            <w:szCs w:val="24"/>
            <w:rPrChange w:id="1186" w:author="Stjepan Salopek (ssalopek)" w:date="2021-09-13T17:25:00Z">
              <w:rPr>
                <w:noProof/>
              </w:rPr>
            </w:rPrChange>
          </w:rPr>
          <w:fldChar w:fldCharType="end"/>
        </w:r>
      </w:ins>
    </w:p>
    <w:p w14:paraId="5DFFC705" w14:textId="22EA11B4" w:rsidR="00A3456A" w:rsidRPr="00A3456A" w:rsidRDefault="00A3456A">
      <w:pPr>
        <w:pStyle w:val="TableofFigures"/>
        <w:tabs>
          <w:tab w:val="right" w:leader="dot" w:pos="9062"/>
        </w:tabs>
        <w:spacing w:line="360" w:lineRule="auto"/>
        <w:rPr>
          <w:ins w:id="1187" w:author="Stjepan Salopek (ssalopek)" w:date="2021-09-13T17:25:00Z"/>
          <w:rFonts w:ascii="Times New Roman" w:eastAsiaTheme="minorEastAsia" w:hAnsi="Times New Roman" w:cs="Times New Roman"/>
          <w:noProof/>
          <w:sz w:val="24"/>
          <w:szCs w:val="24"/>
          <w:rPrChange w:id="1188" w:author="Stjepan Salopek (ssalopek)" w:date="2021-09-13T17:25:00Z">
            <w:rPr>
              <w:ins w:id="1189" w:author="Stjepan Salopek (ssalopek)" w:date="2021-09-13T17:25:00Z"/>
              <w:rFonts w:eastAsiaTheme="minorEastAsia"/>
              <w:noProof/>
            </w:rPr>
          </w:rPrChange>
        </w:rPr>
        <w:pPrChange w:id="1190" w:author="Stjepan Salopek (ssalopek)" w:date="2021-09-13T17:25:00Z">
          <w:pPr>
            <w:pStyle w:val="TableofFigures"/>
            <w:tabs>
              <w:tab w:val="right" w:leader="dot" w:pos="9062"/>
            </w:tabs>
          </w:pPr>
        </w:pPrChange>
      </w:pPr>
      <w:ins w:id="1191" w:author="Stjepan Salopek (ssalopek)" w:date="2021-09-13T17:25:00Z">
        <w:r w:rsidRPr="00A3456A">
          <w:rPr>
            <w:rFonts w:ascii="Times New Roman" w:hAnsi="Times New Roman" w:cs="Times New Roman"/>
            <w:noProof/>
            <w:sz w:val="24"/>
            <w:szCs w:val="24"/>
            <w:rPrChange w:id="1192" w:author="Stjepan Salopek (ssalopek)" w:date="2021-09-13T17:25:00Z">
              <w:rPr>
                <w:noProof/>
              </w:rPr>
            </w:rPrChange>
          </w:rPr>
          <w:t>Prikaz programskog koda 3. Pojednostavljeni prolazak kroz mrežu</w:t>
        </w:r>
        <w:r w:rsidRPr="00A3456A">
          <w:rPr>
            <w:rFonts w:ascii="Times New Roman" w:hAnsi="Times New Roman" w:cs="Times New Roman"/>
            <w:noProof/>
            <w:sz w:val="24"/>
            <w:szCs w:val="24"/>
            <w:rPrChange w:id="1193" w:author="Stjepan Salopek (ssalopek)" w:date="2021-09-13T17:25:00Z">
              <w:rPr>
                <w:noProof/>
              </w:rPr>
            </w:rPrChange>
          </w:rPr>
          <w:tab/>
        </w:r>
        <w:r w:rsidRPr="00A3456A">
          <w:rPr>
            <w:rFonts w:ascii="Times New Roman" w:hAnsi="Times New Roman" w:cs="Times New Roman"/>
            <w:noProof/>
            <w:sz w:val="24"/>
            <w:szCs w:val="24"/>
            <w:rPrChange w:id="1194" w:author="Stjepan Salopek (ssalopek)" w:date="2021-09-13T17:25:00Z">
              <w:rPr>
                <w:noProof/>
              </w:rPr>
            </w:rPrChange>
          </w:rPr>
          <w:fldChar w:fldCharType="begin"/>
        </w:r>
        <w:r w:rsidRPr="00A3456A">
          <w:rPr>
            <w:rFonts w:ascii="Times New Roman" w:hAnsi="Times New Roman" w:cs="Times New Roman"/>
            <w:noProof/>
            <w:sz w:val="24"/>
            <w:szCs w:val="24"/>
            <w:rPrChange w:id="1195" w:author="Stjepan Salopek (ssalopek)" w:date="2021-09-13T17:25:00Z">
              <w:rPr>
                <w:noProof/>
              </w:rPr>
            </w:rPrChange>
          </w:rPr>
          <w:instrText xml:space="preserve"> PAGEREF _Toc82446329 \h </w:instrText>
        </w:r>
      </w:ins>
      <w:r w:rsidRPr="00A3456A">
        <w:rPr>
          <w:rFonts w:ascii="Times New Roman" w:hAnsi="Times New Roman" w:cs="Times New Roman"/>
          <w:noProof/>
          <w:sz w:val="24"/>
          <w:szCs w:val="24"/>
          <w:rPrChange w:id="119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197" w:author="Stjepan Salopek (ssalopek)" w:date="2021-09-13T17:25:00Z">
            <w:rPr>
              <w:noProof/>
            </w:rPr>
          </w:rPrChange>
        </w:rPr>
        <w:fldChar w:fldCharType="separate"/>
      </w:r>
      <w:ins w:id="1198" w:author="Stjepan Salopek (ssalopek)" w:date="2021-09-13T17:25:00Z">
        <w:r w:rsidRPr="00A3456A">
          <w:rPr>
            <w:rFonts w:ascii="Times New Roman" w:hAnsi="Times New Roman" w:cs="Times New Roman"/>
            <w:noProof/>
            <w:sz w:val="24"/>
            <w:szCs w:val="24"/>
            <w:rPrChange w:id="1199" w:author="Stjepan Salopek (ssalopek)" w:date="2021-09-13T17:25:00Z">
              <w:rPr>
                <w:noProof/>
              </w:rPr>
            </w:rPrChange>
          </w:rPr>
          <w:t>26</w:t>
        </w:r>
        <w:r w:rsidRPr="00A3456A">
          <w:rPr>
            <w:rFonts w:ascii="Times New Roman" w:hAnsi="Times New Roman" w:cs="Times New Roman"/>
            <w:noProof/>
            <w:sz w:val="24"/>
            <w:szCs w:val="24"/>
            <w:rPrChange w:id="1200" w:author="Stjepan Salopek (ssalopek)" w:date="2021-09-13T17:25:00Z">
              <w:rPr>
                <w:noProof/>
              </w:rPr>
            </w:rPrChange>
          </w:rPr>
          <w:fldChar w:fldCharType="end"/>
        </w:r>
      </w:ins>
    </w:p>
    <w:p w14:paraId="38830450" w14:textId="6FC3FD69" w:rsidR="00A3456A" w:rsidRPr="00A3456A" w:rsidRDefault="00A3456A">
      <w:pPr>
        <w:pStyle w:val="TableofFigures"/>
        <w:tabs>
          <w:tab w:val="right" w:leader="dot" w:pos="9062"/>
        </w:tabs>
        <w:spacing w:line="360" w:lineRule="auto"/>
        <w:rPr>
          <w:ins w:id="1201" w:author="Stjepan Salopek (ssalopek)" w:date="2021-09-13T17:25:00Z"/>
          <w:rFonts w:ascii="Times New Roman" w:eastAsiaTheme="minorEastAsia" w:hAnsi="Times New Roman" w:cs="Times New Roman"/>
          <w:noProof/>
          <w:sz w:val="24"/>
          <w:szCs w:val="24"/>
          <w:rPrChange w:id="1202" w:author="Stjepan Salopek (ssalopek)" w:date="2021-09-13T17:25:00Z">
            <w:rPr>
              <w:ins w:id="1203" w:author="Stjepan Salopek (ssalopek)" w:date="2021-09-13T17:25:00Z"/>
              <w:rFonts w:eastAsiaTheme="minorEastAsia"/>
              <w:noProof/>
            </w:rPr>
          </w:rPrChange>
        </w:rPr>
        <w:pPrChange w:id="1204" w:author="Stjepan Salopek (ssalopek)" w:date="2021-09-13T17:25:00Z">
          <w:pPr>
            <w:pStyle w:val="TableofFigures"/>
            <w:tabs>
              <w:tab w:val="right" w:leader="dot" w:pos="9062"/>
            </w:tabs>
          </w:pPr>
        </w:pPrChange>
      </w:pPr>
      <w:ins w:id="1205" w:author="Stjepan Salopek (ssalopek)" w:date="2021-09-13T17:25:00Z">
        <w:r w:rsidRPr="00A3456A">
          <w:rPr>
            <w:rFonts w:ascii="Times New Roman" w:hAnsi="Times New Roman" w:cs="Times New Roman"/>
            <w:noProof/>
            <w:sz w:val="24"/>
            <w:szCs w:val="24"/>
            <w:rPrChange w:id="1206" w:author="Stjepan Salopek (ssalopek)" w:date="2021-09-13T17:25:00Z">
              <w:rPr>
                <w:noProof/>
              </w:rPr>
            </w:rPrChange>
          </w:rPr>
          <w:t>Prikaz programskog koda 4. Računanje točnosti mreže</w:t>
        </w:r>
        <w:r w:rsidRPr="00A3456A">
          <w:rPr>
            <w:rFonts w:ascii="Times New Roman" w:hAnsi="Times New Roman" w:cs="Times New Roman"/>
            <w:noProof/>
            <w:sz w:val="24"/>
            <w:szCs w:val="24"/>
            <w:rPrChange w:id="1207" w:author="Stjepan Salopek (ssalopek)" w:date="2021-09-13T17:25:00Z">
              <w:rPr>
                <w:noProof/>
              </w:rPr>
            </w:rPrChange>
          </w:rPr>
          <w:tab/>
        </w:r>
        <w:r w:rsidRPr="00A3456A">
          <w:rPr>
            <w:rFonts w:ascii="Times New Roman" w:hAnsi="Times New Roman" w:cs="Times New Roman"/>
            <w:noProof/>
            <w:sz w:val="24"/>
            <w:szCs w:val="24"/>
            <w:rPrChange w:id="1208" w:author="Stjepan Salopek (ssalopek)" w:date="2021-09-13T17:25:00Z">
              <w:rPr>
                <w:noProof/>
              </w:rPr>
            </w:rPrChange>
          </w:rPr>
          <w:fldChar w:fldCharType="begin"/>
        </w:r>
        <w:r w:rsidRPr="00A3456A">
          <w:rPr>
            <w:rFonts w:ascii="Times New Roman" w:hAnsi="Times New Roman" w:cs="Times New Roman"/>
            <w:noProof/>
            <w:sz w:val="24"/>
            <w:szCs w:val="24"/>
            <w:rPrChange w:id="1209" w:author="Stjepan Salopek (ssalopek)" w:date="2021-09-13T17:25:00Z">
              <w:rPr>
                <w:noProof/>
              </w:rPr>
            </w:rPrChange>
          </w:rPr>
          <w:instrText xml:space="preserve"> PAGEREF _Toc82446330 \h </w:instrText>
        </w:r>
      </w:ins>
      <w:r w:rsidRPr="00A3456A">
        <w:rPr>
          <w:rFonts w:ascii="Times New Roman" w:hAnsi="Times New Roman" w:cs="Times New Roman"/>
          <w:noProof/>
          <w:sz w:val="24"/>
          <w:szCs w:val="24"/>
          <w:rPrChange w:id="121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11" w:author="Stjepan Salopek (ssalopek)" w:date="2021-09-13T17:25:00Z">
            <w:rPr>
              <w:noProof/>
            </w:rPr>
          </w:rPrChange>
        </w:rPr>
        <w:fldChar w:fldCharType="separate"/>
      </w:r>
      <w:ins w:id="1212" w:author="Stjepan Salopek (ssalopek)" w:date="2021-09-13T17:25:00Z">
        <w:r w:rsidRPr="00A3456A">
          <w:rPr>
            <w:rFonts w:ascii="Times New Roman" w:hAnsi="Times New Roman" w:cs="Times New Roman"/>
            <w:noProof/>
            <w:sz w:val="24"/>
            <w:szCs w:val="24"/>
            <w:rPrChange w:id="1213" w:author="Stjepan Salopek (ssalopek)" w:date="2021-09-13T17:25:00Z">
              <w:rPr>
                <w:noProof/>
              </w:rPr>
            </w:rPrChange>
          </w:rPr>
          <w:t>27</w:t>
        </w:r>
        <w:r w:rsidRPr="00A3456A">
          <w:rPr>
            <w:rFonts w:ascii="Times New Roman" w:hAnsi="Times New Roman" w:cs="Times New Roman"/>
            <w:noProof/>
            <w:sz w:val="24"/>
            <w:szCs w:val="24"/>
            <w:rPrChange w:id="1214" w:author="Stjepan Salopek (ssalopek)" w:date="2021-09-13T17:25:00Z">
              <w:rPr>
                <w:noProof/>
              </w:rPr>
            </w:rPrChange>
          </w:rPr>
          <w:fldChar w:fldCharType="end"/>
        </w:r>
      </w:ins>
    </w:p>
    <w:p w14:paraId="15494C07" w14:textId="0EC7FF8C" w:rsidR="00A3456A" w:rsidRPr="00A3456A" w:rsidRDefault="00A3456A">
      <w:pPr>
        <w:pStyle w:val="TableofFigures"/>
        <w:tabs>
          <w:tab w:val="right" w:leader="dot" w:pos="9062"/>
        </w:tabs>
        <w:spacing w:line="360" w:lineRule="auto"/>
        <w:rPr>
          <w:ins w:id="1215" w:author="Stjepan Salopek (ssalopek)" w:date="2021-09-13T17:25:00Z"/>
          <w:rFonts w:ascii="Times New Roman" w:eastAsiaTheme="minorEastAsia" w:hAnsi="Times New Roman" w:cs="Times New Roman"/>
          <w:noProof/>
          <w:sz w:val="24"/>
          <w:szCs w:val="24"/>
          <w:rPrChange w:id="1216" w:author="Stjepan Salopek (ssalopek)" w:date="2021-09-13T17:25:00Z">
            <w:rPr>
              <w:ins w:id="1217" w:author="Stjepan Salopek (ssalopek)" w:date="2021-09-13T17:25:00Z"/>
              <w:rFonts w:eastAsiaTheme="minorEastAsia"/>
              <w:noProof/>
            </w:rPr>
          </w:rPrChange>
        </w:rPr>
        <w:pPrChange w:id="1218" w:author="Stjepan Salopek (ssalopek)" w:date="2021-09-13T17:25:00Z">
          <w:pPr>
            <w:pStyle w:val="TableofFigures"/>
            <w:tabs>
              <w:tab w:val="right" w:leader="dot" w:pos="9062"/>
            </w:tabs>
          </w:pPr>
        </w:pPrChange>
      </w:pPr>
      <w:ins w:id="1219" w:author="Stjepan Salopek (ssalopek)" w:date="2021-09-13T17:25:00Z">
        <w:r w:rsidRPr="00A3456A">
          <w:rPr>
            <w:rFonts w:ascii="Times New Roman" w:hAnsi="Times New Roman" w:cs="Times New Roman"/>
            <w:noProof/>
            <w:sz w:val="24"/>
            <w:szCs w:val="24"/>
            <w:rPrChange w:id="1220" w:author="Stjepan Salopek (ssalopek)" w:date="2021-09-13T17:25:00Z">
              <w:rPr>
                <w:noProof/>
              </w:rPr>
            </w:rPrChange>
          </w:rPr>
          <w:t>Prikaz programskog koda 5. Funkcija "prepare_img"</w:t>
        </w:r>
        <w:r w:rsidRPr="00A3456A">
          <w:rPr>
            <w:rFonts w:ascii="Times New Roman" w:hAnsi="Times New Roman" w:cs="Times New Roman"/>
            <w:noProof/>
            <w:sz w:val="24"/>
            <w:szCs w:val="24"/>
            <w:rPrChange w:id="1221" w:author="Stjepan Salopek (ssalopek)" w:date="2021-09-13T17:25:00Z">
              <w:rPr>
                <w:noProof/>
              </w:rPr>
            </w:rPrChange>
          </w:rPr>
          <w:tab/>
        </w:r>
        <w:r w:rsidRPr="00A3456A">
          <w:rPr>
            <w:rFonts w:ascii="Times New Roman" w:hAnsi="Times New Roman" w:cs="Times New Roman"/>
            <w:noProof/>
            <w:sz w:val="24"/>
            <w:szCs w:val="24"/>
            <w:rPrChange w:id="1222" w:author="Stjepan Salopek (ssalopek)" w:date="2021-09-13T17:25:00Z">
              <w:rPr>
                <w:noProof/>
              </w:rPr>
            </w:rPrChange>
          </w:rPr>
          <w:fldChar w:fldCharType="begin"/>
        </w:r>
        <w:r w:rsidRPr="00A3456A">
          <w:rPr>
            <w:rFonts w:ascii="Times New Roman" w:hAnsi="Times New Roman" w:cs="Times New Roman"/>
            <w:noProof/>
            <w:sz w:val="24"/>
            <w:szCs w:val="24"/>
            <w:rPrChange w:id="1223" w:author="Stjepan Salopek (ssalopek)" w:date="2021-09-13T17:25:00Z">
              <w:rPr>
                <w:noProof/>
              </w:rPr>
            </w:rPrChange>
          </w:rPr>
          <w:instrText xml:space="preserve"> PAGEREF _Toc82446331 \h </w:instrText>
        </w:r>
      </w:ins>
      <w:r w:rsidRPr="00A3456A">
        <w:rPr>
          <w:rFonts w:ascii="Times New Roman" w:hAnsi="Times New Roman" w:cs="Times New Roman"/>
          <w:noProof/>
          <w:sz w:val="24"/>
          <w:szCs w:val="24"/>
          <w:rPrChange w:id="122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25" w:author="Stjepan Salopek (ssalopek)" w:date="2021-09-13T17:25:00Z">
            <w:rPr>
              <w:noProof/>
            </w:rPr>
          </w:rPrChange>
        </w:rPr>
        <w:fldChar w:fldCharType="separate"/>
      </w:r>
      <w:ins w:id="1226" w:author="Stjepan Salopek (ssalopek)" w:date="2021-09-13T17:25:00Z">
        <w:r w:rsidRPr="00A3456A">
          <w:rPr>
            <w:rFonts w:ascii="Times New Roman" w:hAnsi="Times New Roman" w:cs="Times New Roman"/>
            <w:noProof/>
            <w:sz w:val="24"/>
            <w:szCs w:val="24"/>
            <w:rPrChange w:id="1227" w:author="Stjepan Salopek (ssalopek)" w:date="2021-09-13T17:25:00Z">
              <w:rPr>
                <w:noProof/>
              </w:rPr>
            </w:rPrChange>
          </w:rPr>
          <w:t>30</w:t>
        </w:r>
        <w:r w:rsidRPr="00A3456A">
          <w:rPr>
            <w:rFonts w:ascii="Times New Roman" w:hAnsi="Times New Roman" w:cs="Times New Roman"/>
            <w:noProof/>
            <w:sz w:val="24"/>
            <w:szCs w:val="24"/>
            <w:rPrChange w:id="1228" w:author="Stjepan Salopek (ssalopek)" w:date="2021-09-13T17:25:00Z">
              <w:rPr>
                <w:noProof/>
              </w:rPr>
            </w:rPrChange>
          </w:rPr>
          <w:fldChar w:fldCharType="end"/>
        </w:r>
      </w:ins>
    </w:p>
    <w:p w14:paraId="37F66FA7" w14:textId="5410F564" w:rsidR="00A3456A" w:rsidRPr="00A3456A" w:rsidRDefault="00A3456A">
      <w:pPr>
        <w:pStyle w:val="TableofFigures"/>
        <w:tabs>
          <w:tab w:val="right" w:leader="dot" w:pos="9062"/>
        </w:tabs>
        <w:spacing w:line="360" w:lineRule="auto"/>
        <w:rPr>
          <w:ins w:id="1229" w:author="Stjepan Salopek (ssalopek)" w:date="2021-09-13T17:25:00Z"/>
          <w:rFonts w:ascii="Times New Roman" w:eastAsiaTheme="minorEastAsia" w:hAnsi="Times New Roman" w:cs="Times New Roman"/>
          <w:noProof/>
          <w:sz w:val="24"/>
          <w:szCs w:val="24"/>
          <w:rPrChange w:id="1230" w:author="Stjepan Salopek (ssalopek)" w:date="2021-09-13T17:25:00Z">
            <w:rPr>
              <w:ins w:id="1231" w:author="Stjepan Salopek (ssalopek)" w:date="2021-09-13T17:25:00Z"/>
              <w:rFonts w:eastAsiaTheme="minorEastAsia"/>
              <w:noProof/>
            </w:rPr>
          </w:rPrChange>
        </w:rPr>
        <w:pPrChange w:id="1232" w:author="Stjepan Salopek (ssalopek)" w:date="2021-09-13T17:25:00Z">
          <w:pPr>
            <w:pStyle w:val="TableofFigures"/>
            <w:tabs>
              <w:tab w:val="right" w:leader="dot" w:pos="9062"/>
            </w:tabs>
          </w:pPr>
        </w:pPrChange>
      </w:pPr>
      <w:ins w:id="1233" w:author="Stjepan Salopek (ssalopek)" w:date="2021-09-13T17:25:00Z">
        <w:r w:rsidRPr="00A3456A">
          <w:rPr>
            <w:rFonts w:ascii="Times New Roman" w:hAnsi="Times New Roman" w:cs="Times New Roman"/>
            <w:noProof/>
            <w:sz w:val="24"/>
            <w:szCs w:val="24"/>
            <w:rPrChange w:id="1234" w:author="Stjepan Salopek (ssalopek)" w:date="2021-09-13T17:25:00Z">
              <w:rPr>
                <w:noProof/>
              </w:rPr>
            </w:rPrChange>
          </w:rPr>
          <w:t>Prikaz programskog koda 6. Klasa „RecognitionNet“</w:t>
        </w:r>
        <w:r w:rsidRPr="00A3456A">
          <w:rPr>
            <w:rFonts w:ascii="Times New Roman" w:hAnsi="Times New Roman" w:cs="Times New Roman"/>
            <w:noProof/>
            <w:sz w:val="24"/>
            <w:szCs w:val="24"/>
            <w:rPrChange w:id="1235" w:author="Stjepan Salopek (ssalopek)" w:date="2021-09-13T17:25:00Z">
              <w:rPr>
                <w:noProof/>
              </w:rPr>
            </w:rPrChange>
          </w:rPr>
          <w:tab/>
        </w:r>
        <w:r w:rsidRPr="00A3456A">
          <w:rPr>
            <w:rFonts w:ascii="Times New Roman" w:hAnsi="Times New Roman" w:cs="Times New Roman"/>
            <w:noProof/>
            <w:sz w:val="24"/>
            <w:szCs w:val="24"/>
            <w:rPrChange w:id="1236" w:author="Stjepan Salopek (ssalopek)" w:date="2021-09-13T17:25:00Z">
              <w:rPr>
                <w:noProof/>
              </w:rPr>
            </w:rPrChange>
          </w:rPr>
          <w:fldChar w:fldCharType="begin"/>
        </w:r>
        <w:r w:rsidRPr="00A3456A">
          <w:rPr>
            <w:rFonts w:ascii="Times New Roman" w:hAnsi="Times New Roman" w:cs="Times New Roman"/>
            <w:noProof/>
            <w:sz w:val="24"/>
            <w:szCs w:val="24"/>
            <w:rPrChange w:id="1237" w:author="Stjepan Salopek (ssalopek)" w:date="2021-09-13T17:25:00Z">
              <w:rPr>
                <w:noProof/>
              </w:rPr>
            </w:rPrChange>
          </w:rPr>
          <w:instrText xml:space="preserve"> PAGEREF _Toc82446332 \h </w:instrText>
        </w:r>
      </w:ins>
      <w:r w:rsidRPr="00A3456A">
        <w:rPr>
          <w:rFonts w:ascii="Times New Roman" w:hAnsi="Times New Roman" w:cs="Times New Roman"/>
          <w:noProof/>
          <w:sz w:val="24"/>
          <w:szCs w:val="24"/>
          <w:rPrChange w:id="123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39" w:author="Stjepan Salopek (ssalopek)" w:date="2021-09-13T17:25:00Z">
            <w:rPr>
              <w:noProof/>
            </w:rPr>
          </w:rPrChange>
        </w:rPr>
        <w:fldChar w:fldCharType="separate"/>
      </w:r>
      <w:ins w:id="1240" w:author="Stjepan Salopek (ssalopek)" w:date="2021-09-13T17:25:00Z">
        <w:r w:rsidRPr="00A3456A">
          <w:rPr>
            <w:rFonts w:ascii="Times New Roman" w:hAnsi="Times New Roman" w:cs="Times New Roman"/>
            <w:noProof/>
            <w:sz w:val="24"/>
            <w:szCs w:val="24"/>
            <w:rPrChange w:id="1241" w:author="Stjepan Salopek (ssalopek)" w:date="2021-09-13T17:25:00Z">
              <w:rPr>
                <w:noProof/>
              </w:rPr>
            </w:rPrChange>
          </w:rPr>
          <w:t>32</w:t>
        </w:r>
        <w:r w:rsidRPr="00A3456A">
          <w:rPr>
            <w:rFonts w:ascii="Times New Roman" w:hAnsi="Times New Roman" w:cs="Times New Roman"/>
            <w:noProof/>
            <w:sz w:val="24"/>
            <w:szCs w:val="24"/>
            <w:rPrChange w:id="1242" w:author="Stjepan Salopek (ssalopek)" w:date="2021-09-13T17:25:00Z">
              <w:rPr>
                <w:noProof/>
              </w:rPr>
            </w:rPrChange>
          </w:rPr>
          <w:fldChar w:fldCharType="end"/>
        </w:r>
      </w:ins>
    </w:p>
    <w:p w14:paraId="04261B9C" w14:textId="32E25F7D" w:rsidR="00A3456A" w:rsidRPr="00A3456A" w:rsidRDefault="00A3456A">
      <w:pPr>
        <w:pStyle w:val="TableofFigures"/>
        <w:tabs>
          <w:tab w:val="right" w:leader="dot" w:pos="9062"/>
        </w:tabs>
        <w:spacing w:line="360" w:lineRule="auto"/>
        <w:rPr>
          <w:ins w:id="1243" w:author="Stjepan Salopek (ssalopek)" w:date="2021-09-13T17:25:00Z"/>
          <w:rFonts w:ascii="Times New Roman" w:eastAsiaTheme="minorEastAsia" w:hAnsi="Times New Roman" w:cs="Times New Roman"/>
          <w:noProof/>
          <w:sz w:val="24"/>
          <w:szCs w:val="24"/>
          <w:rPrChange w:id="1244" w:author="Stjepan Salopek (ssalopek)" w:date="2021-09-13T17:25:00Z">
            <w:rPr>
              <w:ins w:id="1245" w:author="Stjepan Salopek (ssalopek)" w:date="2021-09-13T17:25:00Z"/>
              <w:rFonts w:eastAsiaTheme="minorEastAsia"/>
              <w:noProof/>
            </w:rPr>
          </w:rPrChange>
        </w:rPr>
        <w:pPrChange w:id="1246" w:author="Stjepan Salopek (ssalopek)" w:date="2021-09-13T17:25:00Z">
          <w:pPr>
            <w:pStyle w:val="TableofFigures"/>
            <w:tabs>
              <w:tab w:val="right" w:leader="dot" w:pos="9062"/>
            </w:tabs>
          </w:pPr>
        </w:pPrChange>
      </w:pPr>
      <w:ins w:id="1247" w:author="Stjepan Salopek (ssalopek)" w:date="2021-09-13T17:25:00Z">
        <w:r w:rsidRPr="00A3456A">
          <w:rPr>
            <w:rFonts w:ascii="Times New Roman" w:hAnsi="Times New Roman" w:cs="Times New Roman"/>
            <w:noProof/>
            <w:sz w:val="24"/>
            <w:szCs w:val="24"/>
            <w:rPrChange w:id="1248" w:author="Stjepan Salopek (ssalopek)" w:date="2021-09-13T17:25:00Z">
              <w:rPr>
                <w:noProof/>
              </w:rPr>
            </w:rPrChange>
          </w:rPr>
          <w:t>Prikaz programskog koda 7. Klasa "ConvolutionalNet"</w:t>
        </w:r>
        <w:r w:rsidRPr="00A3456A">
          <w:rPr>
            <w:rFonts w:ascii="Times New Roman" w:hAnsi="Times New Roman" w:cs="Times New Roman"/>
            <w:noProof/>
            <w:sz w:val="24"/>
            <w:szCs w:val="24"/>
            <w:rPrChange w:id="1249" w:author="Stjepan Salopek (ssalopek)" w:date="2021-09-13T17:25:00Z">
              <w:rPr>
                <w:noProof/>
              </w:rPr>
            </w:rPrChange>
          </w:rPr>
          <w:tab/>
        </w:r>
        <w:r w:rsidRPr="00A3456A">
          <w:rPr>
            <w:rFonts w:ascii="Times New Roman" w:hAnsi="Times New Roman" w:cs="Times New Roman"/>
            <w:noProof/>
            <w:sz w:val="24"/>
            <w:szCs w:val="24"/>
            <w:rPrChange w:id="1250" w:author="Stjepan Salopek (ssalopek)" w:date="2021-09-13T17:25:00Z">
              <w:rPr>
                <w:noProof/>
              </w:rPr>
            </w:rPrChange>
          </w:rPr>
          <w:fldChar w:fldCharType="begin"/>
        </w:r>
        <w:r w:rsidRPr="00A3456A">
          <w:rPr>
            <w:rFonts w:ascii="Times New Roman" w:hAnsi="Times New Roman" w:cs="Times New Roman"/>
            <w:noProof/>
            <w:sz w:val="24"/>
            <w:szCs w:val="24"/>
            <w:rPrChange w:id="1251" w:author="Stjepan Salopek (ssalopek)" w:date="2021-09-13T17:25:00Z">
              <w:rPr>
                <w:noProof/>
              </w:rPr>
            </w:rPrChange>
          </w:rPr>
          <w:instrText xml:space="preserve"> PAGEREF _Toc82446333 \h </w:instrText>
        </w:r>
      </w:ins>
      <w:r w:rsidRPr="00A3456A">
        <w:rPr>
          <w:rFonts w:ascii="Times New Roman" w:hAnsi="Times New Roman" w:cs="Times New Roman"/>
          <w:noProof/>
          <w:sz w:val="24"/>
          <w:szCs w:val="24"/>
          <w:rPrChange w:id="125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53" w:author="Stjepan Salopek (ssalopek)" w:date="2021-09-13T17:25:00Z">
            <w:rPr>
              <w:noProof/>
            </w:rPr>
          </w:rPrChange>
        </w:rPr>
        <w:fldChar w:fldCharType="separate"/>
      </w:r>
      <w:ins w:id="1254" w:author="Stjepan Salopek (ssalopek)" w:date="2021-09-13T17:25:00Z">
        <w:r w:rsidRPr="00A3456A">
          <w:rPr>
            <w:rFonts w:ascii="Times New Roman" w:hAnsi="Times New Roman" w:cs="Times New Roman"/>
            <w:noProof/>
            <w:sz w:val="24"/>
            <w:szCs w:val="24"/>
            <w:rPrChange w:id="1255" w:author="Stjepan Salopek (ssalopek)" w:date="2021-09-13T17:25:00Z">
              <w:rPr>
                <w:noProof/>
              </w:rPr>
            </w:rPrChange>
          </w:rPr>
          <w:t>33</w:t>
        </w:r>
        <w:r w:rsidRPr="00A3456A">
          <w:rPr>
            <w:rFonts w:ascii="Times New Roman" w:hAnsi="Times New Roman" w:cs="Times New Roman"/>
            <w:noProof/>
            <w:sz w:val="24"/>
            <w:szCs w:val="24"/>
            <w:rPrChange w:id="1256" w:author="Stjepan Salopek (ssalopek)" w:date="2021-09-13T17:25:00Z">
              <w:rPr>
                <w:noProof/>
              </w:rPr>
            </w:rPrChange>
          </w:rPr>
          <w:fldChar w:fldCharType="end"/>
        </w:r>
      </w:ins>
    </w:p>
    <w:p w14:paraId="44FDDD27" w14:textId="353AD84C" w:rsidR="00A3456A" w:rsidRPr="00A3456A" w:rsidRDefault="00A3456A">
      <w:pPr>
        <w:pStyle w:val="TableofFigures"/>
        <w:tabs>
          <w:tab w:val="right" w:leader="dot" w:pos="9062"/>
        </w:tabs>
        <w:spacing w:line="360" w:lineRule="auto"/>
        <w:rPr>
          <w:ins w:id="1257" w:author="Stjepan Salopek (ssalopek)" w:date="2021-09-13T17:25:00Z"/>
          <w:rFonts w:ascii="Times New Roman" w:eastAsiaTheme="minorEastAsia" w:hAnsi="Times New Roman" w:cs="Times New Roman"/>
          <w:noProof/>
          <w:sz w:val="24"/>
          <w:szCs w:val="24"/>
          <w:rPrChange w:id="1258" w:author="Stjepan Salopek (ssalopek)" w:date="2021-09-13T17:25:00Z">
            <w:rPr>
              <w:ins w:id="1259" w:author="Stjepan Salopek (ssalopek)" w:date="2021-09-13T17:25:00Z"/>
              <w:rFonts w:eastAsiaTheme="minorEastAsia"/>
              <w:noProof/>
            </w:rPr>
          </w:rPrChange>
        </w:rPr>
        <w:pPrChange w:id="1260" w:author="Stjepan Salopek (ssalopek)" w:date="2021-09-13T17:25:00Z">
          <w:pPr>
            <w:pStyle w:val="TableofFigures"/>
            <w:tabs>
              <w:tab w:val="right" w:leader="dot" w:pos="9062"/>
            </w:tabs>
          </w:pPr>
        </w:pPrChange>
      </w:pPr>
      <w:ins w:id="1261" w:author="Stjepan Salopek (ssalopek)" w:date="2021-09-13T17:25:00Z">
        <w:r w:rsidRPr="00A3456A">
          <w:rPr>
            <w:rFonts w:ascii="Times New Roman" w:hAnsi="Times New Roman" w:cs="Times New Roman"/>
            <w:noProof/>
            <w:sz w:val="24"/>
            <w:szCs w:val="24"/>
            <w:rPrChange w:id="1262" w:author="Stjepan Salopek (ssalopek)" w:date="2021-09-13T17:25:00Z">
              <w:rPr>
                <w:noProof/>
              </w:rPr>
            </w:rPrChange>
          </w:rPr>
          <w:t>Prikaz programskog koda 8. Učitavanje i transformacija slika</w:t>
        </w:r>
        <w:r w:rsidRPr="00A3456A">
          <w:rPr>
            <w:rFonts w:ascii="Times New Roman" w:hAnsi="Times New Roman" w:cs="Times New Roman"/>
            <w:noProof/>
            <w:sz w:val="24"/>
            <w:szCs w:val="24"/>
            <w:rPrChange w:id="1263" w:author="Stjepan Salopek (ssalopek)" w:date="2021-09-13T17:25:00Z">
              <w:rPr>
                <w:noProof/>
              </w:rPr>
            </w:rPrChange>
          </w:rPr>
          <w:tab/>
        </w:r>
        <w:r w:rsidRPr="00A3456A">
          <w:rPr>
            <w:rFonts w:ascii="Times New Roman" w:hAnsi="Times New Roman" w:cs="Times New Roman"/>
            <w:noProof/>
            <w:sz w:val="24"/>
            <w:szCs w:val="24"/>
            <w:rPrChange w:id="1264" w:author="Stjepan Salopek (ssalopek)" w:date="2021-09-13T17:25:00Z">
              <w:rPr>
                <w:noProof/>
              </w:rPr>
            </w:rPrChange>
          </w:rPr>
          <w:fldChar w:fldCharType="begin"/>
        </w:r>
        <w:r w:rsidRPr="00A3456A">
          <w:rPr>
            <w:rFonts w:ascii="Times New Roman" w:hAnsi="Times New Roman" w:cs="Times New Roman"/>
            <w:noProof/>
            <w:sz w:val="24"/>
            <w:szCs w:val="24"/>
            <w:rPrChange w:id="1265" w:author="Stjepan Salopek (ssalopek)" w:date="2021-09-13T17:25:00Z">
              <w:rPr>
                <w:noProof/>
              </w:rPr>
            </w:rPrChange>
          </w:rPr>
          <w:instrText xml:space="preserve"> PAGEREF _Toc82446334 \h </w:instrText>
        </w:r>
      </w:ins>
      <w:r w:rsidRPr="00A3456A">
        <w:rPr>
          <w:rFonts w:ascii="Times New Roman" w:hAnsi="Times New Roman" w:cs="Times New Roman"/>
          <w:noProof/>
          <w:sz w:val="24"/>
          <w:szCs w:val="24"/>
          <w:rPrChange w:id="126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67" w:author="Stjepan Salopek (ssalopek)" w:date="2021-09-13T17:25:00Z">
            <w:rPr>
              <w:noProof/>
            </w:rPr>
          </w:rPrChange>
        </w:rPr>
        <w:fldChar w:fldCharType="separate"/>
      </w:r>
      <w:ins w:id="1268" w:author="Stjepan Salopek (ssalopek)" w:date="2021-09-13T17:25:00Z">
        <w:r w:rsidRPr="00A3456A">
          <w:rPr>
            <w:rFonts w:ascii="Times New Roman" w:hAnsi="Times New Roman" w:cs="Times New Roman"/>
            <w:noProof/>
            <w:sz w:val="24"/>
            <w:szCs w:val="24"/>
            <w:rPrChange w:id="1269" w:author="Stjepan Salopek (ssalopek)" w:date="2021-09-13T17:25:00Z">
              <w:rPr>
                <w:noProof/>
              </w:rPr>
            </w:rPrChange>
          </w:rPr>
          <w:t>34</w:t>
        </w:r>
        <w:r w:rsidRPr="00A3456A">
          <w:rPr>
            <w:rFonts w:ascii="Times New Roman" w:hAnsi="Times New Roman" w:cs="Times New Roman"/>
            <w:noProof/>
            <w:sz w:val="24"/>
            <w:szCs w:val="24"/>
            <w:rPrChange w:id="1270" w:author="Stjepan Salopek (ssalopek)" w:date="2021-09-13T17:25:00Z">
              <w:rPr>
                <w:noProof/>
              </w:rPr>
            </w:rPrChange>
          </w:rPr>
          <w:fldChar w:fldCharType="end"/>
        </w:r>
      </w:ins>
    </w:p>
    <w:p w14:paraId="5A1A04D2" w14:textId="6969D3F7" w:rsidR="00A3456A" w:rsidRPr="00A3456A" w:rsidRDefault="00A3456A">
      <w:pPr>
        <w:pStyle w:val="TableofFigures"/>
        <w:tabs>
          <w:tab w:val="right" w:leader="dot" w:pos="9062"/>
        </w:tabs>
        <w:spacing w:line="360" w:lineRule="auto"/>
        <w:rPr>
          <w:ins w:id="1271" w:author="Stjepan Salopek (ssalopek)" w:date="2021-09-13T17:25:00Z"/>
          <w:rFonts w:ascii="Times New Roman" w:eastAsiaTheme="minorEastAsia" w:hAnsi="Times New Roman" w:cs="Times New Roman"/>
          <w:noProof/>
          <w:sz w:val="24"/>
          <w:szCs w:val="24"/>
          <w:rPrChange w:id="1272" w:author="Stjepan Salopek (ssalopek)" w:date="2021-09-13T17:25:00Z">
            <w:rPr>
              <w:ins w:id="1273" w:author="Stjepan Salopek (ssalopek)" w:date="2021-09-13T17:25:00Z"/>
              <w:rFonts w:eastAsiaTheme="minorEastAsia"/>
              <w:noProof/>
            </w:rPr>
          </w:rPrChange>
        </w:rPr>
        <w:pPrChange w:id="1274" w:author="Stjepan Salopek (ssalopek)" w:date="2021-09-13T17:25:00Z">
          <w:pPr>
            <w:pStyle w:val="TableofFigures"/>
            <w:tabs>
              <w:tab w:val="right" w:leader="dot" w:pos="9062"/>
            </w:tabs>
          </w:pPr>
        </w:pPrChange>
      </w:pPr>
      <w:ins w:id="1275" w:author="Stjepan Salopek (ssalopek)" w:date="2021-09-13T17:25:00Z">
        <w:r w:rsidRPr="00A3456A">
          <w:rPr>
            <w:rFonts w:ascii="Times New Roman" w:hAnsi="Times New Roman" w:cs="Times New Roman"/>
            <w:noProof/>
            <w:sz w:val="24"/>
            <w:szCs w:val="24"/>
            <w:rPrChange w:id="1276" w:author="Stjepan Salopek (ssalopek)" w:date="2021-09-13T17:25:00Z">
              <w:rPr>
                <w:noProof/>
              </w:rPr>
            </w:rPrChange>
          </w:rPr>
          <w:t>Prikaz programskog koda 9. Prikaz pkbar statistike</w:t>
        </w:r>
        <w:r w:rsidRPr="00A3456A">
          <w:rPr>
            <w:rFonts w:ascii="Times New Roman" w:hAnsi="Times New Roman" w:cs="Times New Roman"/>
            <w:noProof/>
            <w:sz w:val="24"/>
            <w:szCs w:val="24"/>
            <w:rPrChange w:id="1277" w:author="Stjepan Salopek (ssalopek)" w:date="2021-09-13T17:25:00Z">
              <w:rPr>
                <w:noProof/>
              </w:rPr>
            </w:rPrChange>
          </w:rPr>
          <w:tab/>
        </w:r>
        <w:r w:rsidRPr="00A3456A">
          <w:rPr>
            <w:rFonts w:ascii="Times New Roman" w:hAnsi="Times New Roman" w:cs="Times New Roman"/>
            <w:noProof/>
            <w:sz w:val="24"/>
            <w:szCs w:val="24"/>
            <w:rPrChange w:id="1278" w:author="Stjepan Salopek (ssalopek)" w:date="2021-09-13T17:25:00Z">
              <w:rPr>
                <w:noProof/>
              </w:rPr>
            </w:rPrChange>
          </w:rPr>
          <w:fldChar w:fldCharType="begin"/>
        </w:r>
        <w:r w:rsidRPr="00A3456A">
          <w:rPr>
            <w:rFonts w:ascii="Times New Roman" w:hAnsi="Times New Roman" w:cs="Times New Roman"/>
            <w:noProof/>
            <w:sz w:val="24"/>
            <w:szCs w:val="24"/>
            <w:rPrChange w:id="1279" w:author="Stjepan Salopek (ssalopek)" w:date="2021-09-13T17:25:00Z">
              <w:rPr>
                <w:noProof/>
              </w:rPr>
            </w:rPrChange>
          </w:rPr>
          <w:instrText xml:space="preserve"> PAGEREF _Toc82446335 \h </w:instrText>
        </w:r>
      </w:ins>
      <w:r w:rsidRPr="00A3456A">
        <w:rPr>
          <w:rFonts w:ascii="Times New Roman" w:hAnsi="Times New Roman" w:cs="Times New Roman"/>
          <w:noProof/>
          <w:sz w:val="24"/>
          <w:szCs w:val="24"/>
          <w:rPrChange w:id="128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81" w:author="Stjepan Salopek (ssalopek)" w:date="2021-09-13T17:25:00Z">
            <w:rPr>
              <w:noProof/>
            </w:rPr>
          </w:rPrChange>
        </w:rPr>
        <w:fldChar w:fldCharType="separate"/>
      </w:r>
      <w:ins w:id="1282" w:author="Stjepan Salopek (ssalopek)" w:date="2021-09-13T17:25:00Z">
        <w:r w:rsidRPr="00A3456A">
          <w:rPr>
            <w:rFonts w:ascii="Times New Roman" w:hAnsi="Times New Roman" w:cs="Times New Roman"/>
            <w:noProof/>
            <w:sz w:val="24"/>
            <w:szCs w:val="24"/>
            <w:rPrChange w:id="1283" w:author="Stjepan Salopek (ssalopek)" w:date="2021-09-13T17:25:00Z">
              <w:rPr>
                <w:noProof/>
              </w:rPr>
            </w:rPrChange>
          </w:rPr>
          <w:t>35</w:t>
        </w:r>
        <w:r w:rsidRPr="00A3456A">
          <w:rPr>
            <w:rFonts w:ascii="Times New Roman" w:hAnsi="Times New Roman" w:cs="Times New Roman"/>
            <w:noProof/>
            <w:sz w:val="24"/>
            <w:szCs w:val="24"/>
            <w:rPrChange w:id="1284" w:author="Stjepan Salopek (ssalopek)" w:date="2021-09-13T17:25:00Z">
              <w:rPr>
                <w:noProof/>
              </w:rPr>
            </w:rPrChange>
          </w:rPr>
          <w:fldChar w:fldCharType="end"/>
        </w:r>
      </w:ins>
    </w:p>
    <w:p w14:paraId="3337DC75" w14:textId="07C6666F" w:rsidR="00A3456A" w:rsidRPr="00A3456A" w:rsidRDefault="00A3456A">
      <w:pPr>
        <w:pStyle w:val="TableofFigures"/>
        <w:tabs>
          <w:tab w:val="right" w:leader="dot" w:pos="9062"/>
        </w:tabs>
        <w:spacing w:line="360" w:lineRule="auto"/>
        <w:rPr>
          <w:ins w:id="1285" w:author="Stjepan Salopek (ssalopek)" w:date="2021-09-13T17:25:00Z"/>
          <w:rFonts w:ascii="Times New Roman" w:eastAsiaTheme="minorEastAsia" w:hAnsi="Times New Roman" w:cs="Times New Roman"/>
          <w:noProof/>
          <w:sz w:val="24"/>
          <w:szCs w:val="24"/>
          <w:rPrChange w:id="1286" w:author="Stjepan Salopek (ssalopek)" w:date="2021-09-13T17:25:00Z">
            <w:rPr>
              <w:ins w:id="1287" w:author="Stjepan Salopek (ssalopek)" w:date="2021-09-13T17:25:00Z"/>
              <w:rFonts w:eastAsiaTheme="minorEastAsia"/>
              <w:noProof/>
            </w:rPr>
          </w:rPrChange>
        </w:rPr>
        <w:pPrChange w:id="1288" w:author="Stjepan Salopek (ssalopek)" w:date="2021-09-13T17:25:00Z">
          <w:pPr>
            <w:pStyle w:val="TableofFigures"/>
            <w:tabs>
              <w:tab w:val="right" w:leader="dot" w:pos="9062"/>
            </w:tabs>
          </w:pPr>
        </w:pPrChange>
      </w:pPr>
      <w:ins w:id="1289" w:author="Stjepan Salopek (ssalopek)" w:date="2021-09-13T17:25:00Z">
        <w:r w:rsidRPr="00A3456A">
          <w:rPr>
            <w:rFonts w:ascii="Times New Roman" w:hAnsi="Times New Roman" w:cs="Times New Roman"/>
            <w:noProof/>
            <w:sz w:val="24"/>
            <w:szCs w:val="24"/>
            <w:rPrChange w:id="1290" w:author="Stjepan Salopek (ssalopek)" w:date="2021-09-13T17:25:00Z">
              <w:rPr>
                <w:noProof/>
              </w:rPr>
            </w:rPrChange>
          </w:rPr>
          <w:t>Prikaz programskog koda 10. Pripremanje mreže na treniranje</w:t>
        </w:r>
        <w:r w:rsidRPr="00A3456A">
          <w:rPr>
            <w:rFonts w:ascii="Times New Roman" w:hAnsi="Times New Roman" w:cs="Times New Roman"/>
            <w:noProof/>
            <w:sz w:val="24"/>
            <w:szCs w:val="24"/>
            <w:rPrChange w:id="1291" w:author="Stjepan Salopek (ssalopek)" w:date="2021-09-13T17:25:00Z">
              <w:rPr>
                <w:noProof/>
              </w:rPr>
            </w:rPrChange>
          </w:rPr>
          <w:tab/>
        </w:r>
        <w:r w:rsidRPr="00A3456A">
          <w:rPr>
            <w:rFonts w:ascii="Times New Roman" w:hAnsi="Times New Roman" w:cs="Times New Roman"/>
            <w:noProof/>
            <w:sz w:val="24"/>
            <w:szCs w:val="24"/>
            <w:rPrChange w:id="1292" w:author="Stjepan Salopek (ssalopek)" w:date="2021-09-13T17:25:00Z">
              <w:rPr>
                <w:noProof/>
              </w:rPr>
            </w:rPrChange>
          </w:rPr>
          <w:fldChar w:fldCharType="begin"/>
        </w:r>
        <w:r w:rsidRPr="00A3456A">
          <w:rPr>
            <w:rFonts w:ascii="Times New Roman" w:hAnsi="Times New Roman" w:cs="Times New Roman"/>
            <w:noProof/>
            <w:sz w:val="24"/>
            <w:szCs w:val="24"/>
            <w:rPrChange w:id="1293" w:author="Stjepan Salopek (ssalopek)" w:date="2021-09-13T17:25:00Z">
              <w:rPr>
                <w:noProof/>
              </w:rPr>
            </w:rPrChange>
          </w:rPr>
          <w:instrText xml:space="preserve"> PAGEREF _Toc82446336 \h </w:instrText>
        </w:r>
      </w:ins>
      <w:r w:rsidRPr="00A3456A">
        <w:rPr>
          <w:rFonts w:ascii="Times New Roman" w:hAnsi="Times New Roman" w:cs="Times New Roman"/>
          <w:noProof/>
          <w:sz w:val="24"/>
          <w:szCs w:val="24"/>
          <w:rPrChange w:id="129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95" w:author="Stjepan Salopek (ssalopek)" w:date="2021-09-13T17:25:00Z">
            <w:rPr>
              <w:noProof/>
            </w:rPr>
          </w:rPrChange>
        </w:rPr>
        <w:fldChar w:fldCharType="separate"/>
      </w:r>
      <w:ins w:id="1296" w:author="Stjepan Salopek (ssalopek)" w:date="2021-09-13T17:25:00Z">
        <w:r w:rsidRPr="00A3456A">
          <w:rPr>
            <w:rFonts w:ascii="Times New Roman" w:hAnsi="Times New Roman" w:cs="Times New Roman"/>
            <w:noProof/>
            <w:sz w:val="24"/>
            <w:szCs w:val="24"/>
            <w:rPrChange w:id="1297" w:author="Stjepan Salopek (ssalopek)" w:date="2021-09-13T17:25:00Z">
              <w:rPr>
                <w:noProof/>
              </w:rPr>
            </w:rPrChange>
          </w:rPr>
          <w:t>35</w:t>
        </w:r>
        <w:r w:rsidRPr="00A3456A">
          <w:rPr>
            <w:rFonts w:ascii="Times New Roman" w:hAnsi="Times New Roman" w:cs="Times New Roman"/>
            <w:noProof/>
            <w:sz w:val="24"/>
            <w:szCs w:val="24"/>
            <w:rPrChange w:id="1298" w:author="Stjepan Salopek (ssalopek)" w:date="2021-09-13T17:25:00Z">
              <w:rPr>
                <w:noProof/>
              </w:rPr>
            </w:rPrChange>
          </w:rPr>
          <w:fldChar w:fldCharType="end"/>
        </w:r>
      </w:ins>
    </w:p>
    <w:p w14:paraId="01114B20" w14:textId="27A1E14F" w:rsidR="00A3456A" w:rsidRPr="00A3456A" w:rsidRDefault="00A3456A">
      <w:pPr>
        <w:pStyle w:val="TableofFigures"/>
        <w:tabs>
          <w:tab w:val="right" w:leader="dot" w:pos="9062"/>
        </w:tabs>
        <w:spacing w:line="360" w:lineRule="auto"/>
        <w:rPr>
          <w:ins w:id="1299" w:author="Stjepan Salopek (ssalopek)" w:date="2021-09-13T17:25:00Z"/>
          <w:rFonts w:ascii="Times New Roman" w:eastAsiaTheme="minorEastAsia" w:hAnsi="Times New Roman" w:cs="Times New Roman"/>
          <w:noProof/>
          <w:sz w:val="24"/>
          <w:szCs w:val="24"/>
          <w:rPrChange w:id="1300" w:author="Stjepan Salopek (ssalopek)" w:date="2021-09-13T17:25:00Z">
            <w:rPr>
              <w:ins w:id="1301" w:author="Stjepan Salopek (ssalopek)" w:date="2021-09-13T17:25:00Z"/>
              <w:rFonts w:eastAsiaTheme="minorEastAsia"/>
              <w:noProof/>
            </w:rPr>
          </w:rPrChange>
        </w:rPr>
        <w:pPrChange w:id="1302" w:author="Stjepan Salopek (ssalopek)" w:date="2021-09-13T17:25:00Z">
          <w:pPr>
            <w:pStyle w:val="TableofFigures"/>
            <w:tabs>
              <w:tab w:val="right" w:leader="dot" w:pos="9062"/>
            </w:tabs>
          </w:pPr>
        </w:pPrChange>
      </w:pPr>
      <w:ins w:id="1303" w:author="Stjepan Salopek (ssalopek)" w:date="2021-09-13T17:25:00Z">
        <w:r w:rsidRPr="00A3456A">
          <w:rPr>
            <w:rFonts w:ascii="Times New Roman" w:hAnsi="Times New Roman" w:cs="Times New Roman"/>
            <w:noProof/>
            <w:sz w:val="24"/>
            <w:szCs w:val="24"/>
            <w:rPrChange w:id="1304" w:author="Stjepan Salopek (ssalopek)" w:date="2021-09-13T17:25:00Z">
              <w:rPr>
                <w:noProof/>
              </w:rPr>
            </w:rPrChange>
          </w:rPr>
          <w:t>Prikaz programskog koda 11. Petlja treniranja mreže</w:t>
        </w:r>
        <w:r w:rsidRPr="00A3456A">
          <w:rPr>
            <w:rFonts w:ascii="Times New Roman" w:hAnsi="Times New Roman" w:cs="Times New Roman"/>
            <w:noProof/>
            <w:sz w:val="24"/>
            <w:szCs w:val="24"/>
            <w:rPrChange w:id="1305" w:author="Stjepan Salopek (ssalopek)" w:date="2021-09-13T17:25:00Z">
              <w:rPr>
                <w:noProof/>
              </w:rPr>
            </w:rPrChange>
          </w:rPr>
          <w:tab/>
        </w:r>
        <w:r w:rsidRPr="00A3456A">
          <w:rPr>
            <w:rFonts w:ascii="Times New Roman" w:hAnsi="Times New Roman" w:cs="Times New Roman"/>
            <w:noProof/>
            <w:sz w:val="24"/>
            <w:szCs w:val="24"/>
            <w:rPrChange w:id="1306" w:author="Stjepan Salopek (ssalopek)" w:date="2021-09-13T17:25:00Z">
              <w:rPr>
                <w:noProof/>
              </w:rPr>
            </w:rPrChange>
          </w:rPr>
          <w:fldChar w:fldCharType="begin"/>
        </w:r>
        <w:r w:rsidRPr="00A3456A">
          <w:rPr>
            <w:rFonts w:ascii="Times New Roman" w:hAnsi="Times New Roman" w:cs="Times New Roman"/>
            <w:noProof/>
            <w:sz w:val="24"/>
            <w:szCs w:val="24"/>
            <w:rPrChange w:id="1307" w:author="Stjepan Salopek (ssalopek)" w:date="2021-09-13T17:25:00Z">
              <w:rPr>
                <w:noProof/>
              </w:rPr>
            </w:rPrChange>
          </w:rPr>
          <w:instrText xml:space="preserve"> PAGEREF _Toc82446337 \h </w:instrText>
        </w:r>
      </w:ins>
      <w:r w:rsidRPr="00A3456A">
        <w:rPr>
          <w:rFonts w:ascii="Times New Roman" w:hAnsi="Times New Roman" w:cs="Times New Roman"/>
          <w:noProof/>
          <w:sz w:val="24"/>
          <w:szCs w:val="24"/>
          <w:rPrChange w:id="130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09" w:author="Stjepan Salopek (ssalopek)" w:date="2021-09-13T17:25:00Z">
            <w:rPr>
              <w:noProof/>
            </w:rPr>
          </w:rPrChange>
        </w:rPr>
        <w:fldChar w:fldCharType="separate"/>
      </w:r>
      <w:ins w:id="1310" w:author="Stjepan Salopek (ssalopek)" w:date="2021-09-13T17:25:00Z">
        <w:r w:rsidRPr="00A3456A">
          <w:rPr>
            <w:rFonts w:ascii="Times New Roman" w:hAnsi="Times New Roman" w:cs="Times New Roman"/>
            <w:noProof/>
            <w:sz w:val="24"/>
            <w:szCs w:val="24"/>
            <w:rPrChange w:id="1311" w:author="Stjepan Salopek (ssalopek)" w:date="2021-09-13T17:25:00Z">
              <w:rPr>
                <w:noProof/>
              </w:rPr>
            </w:rPrChange>
          </w:rPr>
          <w:t>36</w:t>
        </w:r>
        <w:r w:rsidRPr="00A3456A">
          <w:rPr>
            <w:rFonts w:ascii="Times New Roman" w:hAnsi="Times New Roman" w:cs="Times New Roman"/>
            <w:noProof/>
            <w:sz w:val="24"/>
            <w:szCs w:val="24"/>
            <w:rPrChange w:id="1312" w:author="Stjepan Salopek (ssalopek)" w:date="2021-09-13T17:25:00Z">
              <w:rPr>
                <w:noProof/>
              </w:rPr>
            </w:rPrChange>
          </w:rPr>
          <w:fldChar w:fldCharType="end"/>
        </w:r>
      </w:ins>
    </w:p>
    <w:p w14:paraId="0F7BBD34" w14:textId="6F0A0096" w:rsidR="00A3456A" w:rsidRPr="00A3456A" w:rsidRDefault="00A3456A">
      <w:pPr>
        <w:pStyle w:val="TableofFigures"/>
        <w:tabs>
          <w:tab w:val="right" w:leader="dot" w:pos="9062"/>
        </w:tabs>
        <w:spacing w:line="360" w:lineRule="auto"/>
        <w:rPr>
          <w:ins w:id="1313" w:author="Stjepan Salopek (ssalopek)" w:date="2021-09-13T17:25:00Z"/>
          <w:rFonts w:ascii="Times New Roman" w:eastAsiaTheme="minorEastAsia" w:hAnsi="Times New Roman" w:cs="Times New Roman"/>
          <w:noProof/>
          <w:sz w:val="24"/>
          <w:szCs w:val="24"/>
          <w:rPrChange w:id="1314" w:author="Stjepan Salopek (ssalopek)" w:date="2021-09-13T17:25:00Z">
            <w:rPr>
              <w:ins w:id="1315" w:author="Stjepan Salopek (ssalopek)" w:date="2021-09-13T17:25:00Z"/>
              <w:rFonts w:eastAsiaTheme="minorEastAsia"/>
              <w:noProof/>
            </w:rPr>
          </w:rPrChange>
        </w:rPr>
        <w:pPrChange w:id="1316" w:author="Stjepan Salopek (ssalopek)" w:date="2021-09-13T17:25:00Z">
          <w:pPr>
            <w:pStyle w:val="TableofFigures"/>
            <w:tabs>
              <w:tab w:val="right" w:leader="dot" w:pos="9062"/>
            </w:tabs>
          </w:pPr>
        </w:pPrChange>
      </w:pPr>
      <w:ins w:id="1317" w:author="Stjepan Salopek (ssalopek)" w:date="2021-09-13T17:25:00Z">
        <w:r w:rsidRPr="00A3456A">
          <w:rPr>
            <w:rFonts w:ascii="Times New Roman" w:hAnsi="Times New Roman" w:cs="Times New Roman"/>
            <w:noProof/>
            <w:sz w:val="24"/>
            <w:szCs w:val="24"/>
            <w:rPrChange w:id="1318" w:author="Stjepan Salopek (ssalopek)" w:date="2021-09-13T17:25:00Z">
              <w:rPr>
                <w:noProof/>
              </w:rPr>
            </w:rPrChange>
          </w:rPr>
          <w:t>Prikaz programskog koda 12. Petlja testiranja istreniranog modela</w:t>
        </w:r>
        <w:r w:rsidRPr="00A3456A">
          <w:rPr>
            <w:rFonts w:ascii="Times New Roman" w:hAnsi="Times New Roman" w:cs="Times New Roman"/>
            <w:noProof/>
            <w:sz w:val="24"/>
            <w:szCs w:val="24"/>
            <w:rPrChange w:id="1319" w:author="Stjepan Salopek (ssalopek)" w:date="2021-09-13T17:25:00Z">
              <w:rPr>
                <w:noProof/>
              </w:rPr>
            </w:rPrChange>
          </w:rPr>
          <w:tab/>
        </w:r>
        <w:r w:rsidRPr="00A3456A">
          <w:rPr>
            <w:rFonts w:ascii="Times New Roman" w:hAnsi="Times New Roman" w:cs="Times New Roman"/>
            <w:noProof/>
            <w:sz w:val="24"/>
            <w:szCs w:val="24"/>
            <w:rPrChange w:id="1320" w:author="Stjepan Salopek (ssalopek)" w:date="2021-09-13T17:25:00Z">
              <w:rPr>
                <w:noProof/>
              </w:rPr>
            </w:rPrChange>
          </w:rPr>
          <w:fldChar w:fldCharType="begin"/>
        </w:r>
        <w:r w:rsidRPr="00A3456A">
          <w:rPr>
            <w:rFonts w:ascii="Times New Roman" w:hAnsi="Times New Roman" w:cs="Times New Roman"/>
            <w:noProof/>
            <w:sz w:val="24"/>
            <w:szCs w:val="24"/>
            <w:rPrChange w:id="1321" w:author="Stjepan Salopek (ssalopek)" w:date="2021-09-13T17:25:00Z">
              <w:rPr>
                <w:noProof/>
              </w:rPr>
            </w:rPrChange>
          </w:rPr>
          <w:instrText xml:space="preserve"> PAGEREF _Toc82446338 \h </w:instrText>
        </w:r>
      </w:ins>
      <w:r w:rsidRPr="00A3456A">
        <w:rPr>
          <w:rFonts w:ascii="Times New Roman" w:hAnsi="Times New Roman" w:cs="Times New Roman"/>
          <w:noProof/>
          <w:sz w:val="24"/>
          <w:szCs w:val="24"/>
          <w:rPrChange w:id="132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23" w:author="Stjepan Salopek (ssalopek)" w:date="2021-09-13T17:25:00Z">
            <w:rPr>
              <w:noProof/>
            </w:rPr>
          </w:rPrChange>
        </w:rPr>
        <w:fldChar w:fldCharType="separate"/>
      </w:r>
      <w:ins w:id="1324" w:author="Stjepan Salopek (ssalopek)" w:date="2021-09-13T17:25:00Z">
        <w:r w:rsidRPr="00A3456A">
          <w:rPr>
            <w:rFonts w:ascii="Times New Roman" w:hAnsi="Times New Roman" w:cs="Times New Roman"/>
            <w:noProof/>
            <w:sz w:val="24"/>
            <w:szCs w:val="24"/>
            <w:rPrChange w:id="1325" w:author="Stjepan Salopek (ssalopek)" w:date="2021-09-13T17:25:00Z">
              <w:rPr>
                <w:noProof/>
              </w:rPr>
            </w:rPrChange>
          </w:rPr>
          <w:t>37</w:t>
        </w:r>
        <w:r w:rsidRPr="00A3456A">
          <w:rPr>
            <w:rFonts w:ascii="Times New Roman" w:hAnsi="Times New Roman" w:cs="Times New Roman"/>
            <w:noProof/>
            <w:sz w:val="24"/>
            <w:szCs w:val="24"/>
            <w:rPrChange w:id="1326" w:author="Stjepan Salopek (ssalopek)" w:date="2021-09-13T17:25:00Z">
              <w:rPr>
                <w:noProof/>
              </w:rPr>
            </w:rPrChange>
          </w:rPr>
          <w:fldChar w:fldCharType="end"/>
        </w:r>
      </w:ins>
    </w:p>
    <w:p w14:paraId="19163EAC" w14:textId="310A5988" w:rsidR="00A3456A" w:rsidRPr="00A3456A" w:rsidRDefault="00A3456A">
      <w:pPr>
        <w:pStyle w:val="TableofFigures"/>
        <w:tabs>
          <w:tab w:val="right" w:leader="dot" w:pos="9062"/>
        </w:tabs>
        <w:spacing w:line="360" w:lineRule="auto"/>
        <w:rPr>
          <w:ins w:id="1327" w:author="Stjepan Salopek (ssalopek)" w:date="2021-09-13T17:25:00Z"/>
          <w:rFonts w:ascii="Times New Roman" w:eastAsiaTheme="minorEastAsia" w:hAnsi="Times New Roman" w:cs="Times New Roman"/>
          <w:noProof/>
          <w:sz w:val="24"/>
          <w:szCs w:val="24"/>
          <w:rPrChange w:id="1328" w:author="Stjepan Salopek (ssalopek)" w:date="2021-09-13T17:25:00Z">
            <w:rPr>
              <w:ins w:id="1329" w:author="Stjepan Salopek (ssalopek)" w:date="2021-09-13T17:25:00Z"/>
              <w:rFonts w:eastAsiaTheme="minorEastAsia"/>
              <w:noProof/>
            </w:rPr>
          </w:rPrChange>
        </w:rPr>
        <w:pPrChange w:id="1330" w:author="Stjepan Salopek (ssalopek)" w:date="2021-09-13T17:25:00Z">
          <w:pPr>
            <w:pStyle w:val="TableofFigures"/>
            <w:tabs>
              <w:tab w:val="right" w:leader="dot" w:pos="9062"/>
            </w:tabs>
          </w:pPr>
        </w:pPrChange>
      </w:pPr>
      <w:ins w:id="1331" w:author="Stjepan Salopek (ssalopek)" w:date="2021-09-13T17:25:00Z">
        <w:r w:rsidRPr="00A3456A">
          <w:rPr>
            <w:rFonts w:ascii="Times New Roman" w:hAnsi="Times New Roman" w:cs="Times New Roman"/>
            <w:noProof/>
            <w:sz w:val="24"/>
            <w:szCs w:val="24"/>
            <w:rPrChange w:id="1332" w:author="Stjepan Salopek (ssalopek)" w:date="2021-09-13T17:25:00Z">
              <w:rPr>
                <w:noProof/>
              </w:rPr>
            </w:rPrChange>
          </w:rPr>
          <w:t>Prikaz programskog koda 13. Primjer TensorBoard rada</w:t>
        </w:r>
        <w:r w:rsidRPr="00A3456A">
          <w:rPr>
            <w:rFonts w:ascii="Times New Roman" w:hAnsi="Times New Roman" w:cs="Times New Roman"/>
            <w:noProof/>
            <w:sz w:val="24"/>
            <w:szCs w:val="24"/>
            <w:rPrChange w:id="1333" w:author="Stjepan Salopek (ssalopek)" w:date="2021-09-13T17:25:00Z">
              <w:rPr>
                <w:noProof/>
              </w:rPr>
            </w:rPrChange>
          </w:rPr>
          <w:tab/>
        </w:r>
        <w:r w:rsidRPr="00A3456A">
          <w:rPr>
            <w:rFonts w:ascii="Times New Roman" w:hAnsi="Times New Roman" w:cs="Times New Roman"/>
            <w:noProof/>
            <w:sz w:val="24"/>
            <w:szCs w:val="24"/>
            <w:rPrChange w:id="1334" w:author="Stjepan Salopek (ssalopek)" w:date="2021-09-13T17:25:00Z">
              <w:rPr>
                <w:noProof/>
              </w:rPr>
            </w:rPrChange>
          </w:rPr>
          <w:fldChar w:fldCharType="begin"/>
        </w:r>
        <w:r w:rsidRPr="00A3456A">
          <w:rPr>
            <w:rFonts w:ascii="Times New Roman" w:hAnsi="Times New Roman" w:cs="Times New Roman"/>
            <w:noProof/>
            <w:sz w:val="24"/>
            <w:szCs w:val="24"/>
            <w:rPrChange w:id="1335" w:author="Stjepan Salopek (ssalopek)" w:date="2021-09-13T17:25:00Z">
              <w:rPr>
                <w:noProof/>
              </w:rPr>
            </w:rPrChange>
          </w:rPr>
          <w:instrText xml:space="preserve"> PAGEREF _Toc82446339 \h </w:instrText>
        </w:r>
      </w:ins>
      <w:r w:rsidRPr="00A3456A">
        <w:rPr>
          <w:rFonts w:ascii="Times New Roman" w:hAnsi="Times New Roman" w:cs="Times New Roman"/>
          <w:noProof/>
          <w:sz w:val="24"/>
          <w:szCs w:val="24"/>
          <w:rPrChange w:id="133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37" w:author="Stjepan Salopek (ssalopek)" w:date="2021-09-13T17:25:00Z">
            <w:rPr>
              <w:noProof/>
            </w:rPr>
          </w:rPrChange>
        </w:rPr>
        <w:fldChar w:fldCharType="separate"/>
      </w:r>
      <w:ins w:id="1338" w:author="Stjepan Salopek (ssalopek)" w:date="2021-09-13T17:25:00Z">
        <w:r w:rsidRPr="00A3456A">
          <w:rPr>
            <w:rFonts w:ascii="Times New Roman" w:hAnsi="Times New Roman" w:cs="Times New Roman"/>
            <w:noProof/>
            <w:sz w:val="24"/>
            <w:szCs w:val="24"/>
            <w:rPrChange w:id="1339" w:author="Stjepan Salopek (ssalopek)" w:date="2021-09-13T17:25:00Z">
              <w:rPr>
                <w:noProof/>
              </w:rPr>
            </w:rPrChange>
          </w:rPr>
          <w:t>39</w:t>
        </w:r>
        <w:r w:rsidRPr="00A3456A">
          <w:rPr>
            <w:rFonts w:ascii="Times New Roman" w:hAnsi="Times New Roman" w:cs="Times New Roman"/>
            <w:noProof/>
            <w:sz w:val="24"/>
            <w:szCs w:val="24"/>
            <w:rPrChange w:id="1340" w:author="Stjepan Salopek (ssalopek)" w:date="2021-09-13T17:25:00Z">
              <w:rPr>
                <w:noProof/>
              </w:rPr>
            </w:rPrChange>
          </w:rPr>
          <w:fldChar w:fldCharType="end"/>
        </w:r>
      </w:ins>
    </w:p>
    <w:p w14:paraId="2A725917" w14:textId="056F161B" w:rsidR="00543E0C" w:rsidRPr="00A3456A" w:rsidDel="00710A41" w:rsidRDefault="00543E0C">
      <w:pPr>
        <w:pStyle w:val="TableofFigures"/>
        <w:tabs>
          <w:tab w:val="right" w:leader="dot" w:pos="9062"/>
        </w:tabs>
        <w:spacing w:line="360" w:lineRule="auto"/>
        <w:rPr>
          <w:del w:id="1341" w:author="Stjepan Salopek (ssalopek)" w:date="2021-09-09T16:32:00Z"/>
          <w:rFonts w:ascii="Times New Roman" w:eastAsiaTheme="minorEastAsia" w:hAnsi="Times New Roman" w:cs="Times New Roman"/>
          <w:noProof/>
          <w:sz w:val="24"/>
          <w:szCs w:val="24"/>
        </w:rPr>
      </w:pPr>
      <w:del w:id="1342" w:author="Stjepan Salopek (ssalopek)" w:date="2021-09-09T16:32:00Z">
        <w:r w:rsidRPr="00A3456A" w:rsidDel="00710A41">
          <w:rPr>
            <w:rFonts w:ascii="Times New Roman" w:hAnsi="Times New Roman" w:cs="Times New Roman"/>
            <w:noProof/>
            <w:sz w:val="24"/>
            <w:szCs w:val="24"/>
          </w:rPr>
          <w:delText>Prikaz programskog koda 1. – Primjer klase neuronske mreže</w:delText>
        </w:r>
        <w:r w:rsidRPr="00A3456A" w:rsidDel="00710A41">
          <w:rPr>
            <w:rFonts w:ascii="Times New Roman" w:hAnsi="Times New Roman" w:cs="Times New Roman"/>
            <w:noProof/>
            <w:sz w:val="24"/>
            <w:szCs w:val="24"/>
          </w:rPr>
          <w:tab/>
          <w:delText>25</w:delText>
        </w:r>
      </w:del>
    </w:p>
    <w:p w14:paraId="7FD0A2FD" w14:textId="66CC9762" w:rsidR="00543E0C" w:rsidRPr="00A3456A" w:rsidDel="00710A41" w:rsidRDefault="00543E0C">
      <w:pPr>
        <w:pStyle w:val="TableofFigures"/>
        <w:tabs>
          <w:tab w:val="right" w:leader="dot" w:pos="9062"/>
        </w:tabs>
        <w:spacing w:line="360" w:lineRule="auto"/>
        <w:rPr>
          <w:del w:id="1343" w:author="Stjepan Salopek (ssalopek)" w:date="2021-09-09T16:32:00Z"/>
          <w:rFonts w:ascii="Times New Roman" w:eastAsiaTheme="minorEastAsia" w:hAnsi="Times New Roman" w:cs="Times New Roman"/>
          <w:noProof/>
          <w:sz w:val="24"/>
          <w:szCs w:val="24"/>
        </w:rPr>
      </w:pPr>
      <w:del w:id="1344" w:author="Stjepan Salopek (ssalopek)" w:date="2021-09-09T16:32:00Z">
        <w:r w:rsidRPr="00A3456A" w:rsidDel="00710A41">
          <w:rPr>
            <w:rFonts w:ascii="Times New Roman" w:hAnsi="Times New Roman" w:cs="Times New Roman"/>
            <w:noProof/>
            <w:sz w:val="24"/>
            <w:szCs w:val="24"/>
          </w:rPr>
          <w:delText>Prikaz programskog koda 2. – Primjer optimizacijske funkcije</w:delText>
        </w:r>
        <w:r w:rsidRPr="00A3456A" w:rsidDel="00710A41">
          <w:rPr>
            <w:rFonts w:ascii="Times New Roman" w:hAnsi="Times New Roman" w:cs="Times New Roman"/>
            <w:noProof/>
            <w:sz w:val="24"/>
            <w:szCs w:val="24"/>
          </w:rPr>
          <w:tab/>
          <w:delText>26</w:delText>
        </w:r>
      </w:del>
    </w:p>
    <w:p w14:paraId="0209C9BC" w14:textId="49676859" w:rsidR="00543E0C" w:rsidRPr="00A3456A" w:rsidDel="00710A41" w:rsidRDefault="00543E0C">
      <w:pPr>
        <w:pStyle w:val="TableofFigures"/>
        <w:tabs>
          <w:tab w:val="right" w:leader="dot" w:pos="9062"/>
        </w:tabs>
        <w:spacing w:line="360" w:lineRule="auto"/>
        <w:rPr>
          <w:del w:id="1345" w:author="Stjepan Salopek (ssalopek)" w:date="2021-09-09T16:32:00Z"/>
          <w:rFonts w:ascii="Times New Roman" w:eastAsiaTheme="minorEastAsia" w:hAnsi="Times New Roman" w:cs="Times New Roman"/>
          <w:noProof/>
          <w:sz w:val="24"/>
          <w:szCs w:val="24"/>
        </w:rPr>
      </w:pPr>
      <w:del w:id="1346" w:author="Stjepan Salopek (ssalopek)" w:date="2021-09-09T16:32:00Z">
        <w:r w:rsidRPr="00A3456A" w:rsidDel="00710A41">
          <w:rPr>
            <w:rFonts w:ascii="Times New Roman" w:hAnsi="Times New Roman" w:cs="Times New Roman"/>
            <w:noProof/>
            <w:sz w:val="24"/>
            <w:szCs w:val="24"/>
          </w:rPr>
          <w:delText>Prikaz programskog koda 3. – Pojednostavljeni prolazak kroz mrežu</w:delText>
        </w:r>
        <w:r w:rsidRPr="00A3456A" w:rsidDel="00710A41">
          <w:rPr>
            <w:rFonts w:ascii="Times New Roman" w:hAnsi="Times New Roman" w:cs="Times New Roman"/>
            <w:noProof/>
            <w:sz w:val="24"/>
            <w:szCs w:val="24"/>
          </w:rPr>
          <w:tab/>
          <w:delText>26</w:delText>
        </w:r>
      </w:del>
    </w:p>
    <w:p w14:paraId="4C8CF4A8" w14:textId="1EF91930" w:rsidR="00543E0C" w:rsidRPr="00A3456A" w:rsidDel="00710A41" w:rsidRDefault="00543E0C">
      <w:pPr>
        <w:pStyle w:val="TableofFigures"/>
        <w:tabs>
          <w:tab w:val="right" w:leader="dot" w:pos="9062"/>
        </w:tabs>
        <w:spacing w:line="360" w:lineRule="auto"/>
        <w:rPr>
          <w:del w:id="1347" w:author="Stjepan Salopek (ssalopek)" w:date="2021-09-09T16:32:00Z"/>
          <w:rFonts w:ascii="Times New Roman" w:eastAsiaTheme="minorEastAsia" w:hAnsi="Times New Roman" w:cs="Times New Roman"/>
          <w:noProof/>
          <w:sz w:val="24"/>
          <w:szCs w:val="24"/>
        </w:rPr>
      </w:pPr>
      <w:del w:id="1348" w:author="Stjepan Salopek (ssalopek)" w:date="2021-09-09T16:32:00Z">
        <w:r w:rsidRPr="00A3456A" w:rsidDel="00710A41">
          <w:rPr>
            <w:rFonts w:ascii="Times New Roman" w:hAnsi="Times New Roman" w:cs="Times New Roman"/>
            <w:noProof/>
            <w:sz w:val="24"/>
            <w:szCs w:val="24"/>
          </w:rPr>
          <w:delText>Prikaz programskog koda 4. – Računanje točnosti mreže</w:delText>
        </w:r>
        <w:r w:rsidRPr="00A3456A" w:rsidDel="00710A41">
          <w:rPr>
            <w:rFonts w:ascii="Times New Roman" w:hAnsi="Times New Roman" w:cs="Times New Roman"/>
            <w:noProof/>
            <w:sz w:val="24"/>
            <w:szCs w:val="24"/>
          </w:rPr>
          <w:tab/>
          <w:delText>27</w:delText>
        </w:r>
      </w:del>
    </w:p>
    <w:p w14:paraId="5692B630" w14:textId="0F400AF9" w:rsidR="00543E0C" w:rsidRPr="00A3456A" w:rsidDel="00710A41" w:rsidRDefault="00543E0C">
      <w:pPr>
        <w:pStyle w:val="TableofFigures"/>
        <w:tabs>
          <w:tab w:val="right" w:leader="dot" w:pos="9062"/>
        </w:tabs>
        <w:spacing w:line="360" w:lineRule="auto"/>
        <w:rPr>
          <w:del w:id="1349" w:author="Stjepan Salopek (ssalopek)" w:date="2021-09-09T16:32:00Z"/>
          <w:rFonts w:ascii="Times New Roman" w:eastAsiaTheme="minorEastAsia" w:hAnsi="Times New Roman" w:cs="Times New Roman"/>
          <w:noProof/>
          <w:sz w:val="24"/>
          <w:szCs w:val="24"/>
        </w:rPr>
      </w:pPr>
      <w:del w:id="1350" w:author="Stjepan Salopek (ssalopek)" w:date="2021-09-09T16:32:00Z">
        <w:r w:rsidRPr="00A3456A" w:rsidDel="00710A41">
          <w:rPr>
            <w:rFonts w:ascii="Times New Roman" w:hAnsi="Times New Roman" w:cs="Times New Roman"/>
            <w:noProof/>
            <w:sz w:val="24"/>
            <w:szCs w:val="24"/>
          </w:rPr>
          <w:delText>Prikaz programskog koda 5. Funkcija "prepare_img"</w:delText>
        </w:r>
        <w:r w:rsidRPr="00A3456A" w:rsidDel="00710A41">
          <w:rPr>
            <w:rFonts w:ascii="Times New Roman" w:hAnsi="Times New Roman" w:cs="Times New Roman"/>
            <w:noProof/>
            <w:sz w:val="24"/>
            <w:szCs w:val="24"/>
          </w:rPr>
          <w:tab/>
          <w:delText>30</w:delText>
        </w:r>
      </w:del>
    </w:p>
    <w:p w14:paraId="55642228" w14:textId="45A70F9C" w:rsidR="00543E0C" w:rsidRPr="00A3456A" w:rsidDel="00710A41" w:rsidRDefault="00543E0C">
      <w:pPr>
        <w:pStyle w:val="TableofFigures"/>
        <w:tabs>
          <w:tab w:val="right" w:leader="dot" w:pos="9062"/>
        </w:tabs>
        <w:spacing w:line="360" w:lineRule="auto"/>
        <w:rPr>
          <w:del w:id="1351" w:author="Stjepan Salopek (ssalopek)" w:date="2021-09-09T16:32:00Z"/>
          <w:rFonts w:ascii="Times New Roman" w:eastAsiaTheme="minorEastAsia" w:hAnsi="Times New Roman" w:cs="Times New Roman"/>
          <w:noProof/>
          <w:sz w:val="24"/>
          <w:szCs w:val="24"/>
        </w:rPr>
      </w:pPr>
      <w:del w:id="1352" w:author="Stjepan Salopek (ssalopek)" w:date="2021-09-09T16:32:00Z">
        <w:r w:rsidRPr="00A3456A" w:rsidDel="00710A41">
          <w:rPr>
            <w:rFonts w:ascii="Times New Roman" w:hAnsi="Times New Roman" w:cs="Times New Roman"/>
            <w:noProof/>
            <w:sz w:val="24"/>
            <w:szCs w:val="24"/>
          </w:rPr>
          <w:delText>Prikaz programskog koda 6. Klasa neuronske mreže</w:delText>
        </w:r>
        <w:r w:rsidRPr="00A3456A" w:rsidDel="00710A41">
          <w:rPr>
            <w:rFonts w:ascii="Times New Roman" w:hAnsi="Times New Roman" w:cs="Times New Roman"/>
            <w:noProof/>
            <w:sz w:val="24"/>
            <w:szCs w:val="24"/>
          </w:rPr>
          <w:tab/>
          <w:delText>32</w:delText>
        </w:r>
      </w:del>
    </w:p>
    <w:p w14:paraId="7D7F46BF" w14:textId="0E474812" w:rsidR="00543E0C" w:rsidRPr="00A3456A" w:rsidDel="00710A41" w:rsidRDefault="00543E0C">
      <w:pPr>
        <w:pStyle w:val="TableofFigures"/>
        <w:tabs>
          <w:tab w:val="right" w:leader="dot" w:pos="9062"/>
        </w:tabs>
        <w:spacing w:line="360" w:lineRule="auto"/>
        <w:rPr>
          <w:del w:id="1353" w:author="Stjepan Salopek (ssalopek)" w:date="2021-09-09T16:32:00Z"/>
          <w:rFonts w:ascii="Times New Roman" w:eastAsiaTheme="minorEastAsia" w:hAnsi="Times New Roman" w:cs="Times New Roman"/>
          <w:noProof/>
          <w:sz w:val="24"/>
          <w:szCs w:val="24"/>
        </w:rPr>
      </w:pPr>
      <w:del w:id="1354" w:author="Stjepan Salopek (ssalopek)" w:date="2021-09-09T16:32:00Z">
        <w:r w:rsidRPr="00A3456A" w:rsidDel="00710A41">
          <w:rPr>
            <w:rFonts w:ascii="Times New Roman" w:hAnsi="Times New Roman" w:cs="Times New Roman"/>
            <w:noProof/>
            <w:sz w:val="24"/>
            <w:szCs w:val="24"/>
          </w:rPr>
          <w:delText>Prikaz programskog koda 7. Učitavanje i transformacija slika</w:delText>
        </w:r>
        <w:r w:rsidRPr="00A3456A" w:rsidDel="00710A41">
          <w:rPr>
            <w:rFonts w:ascii="Times New Roman" w:hAnsi="Times New Roman" w:cs="Times New Roman"/>
            <w:noProof/>
            <w:sz w:val="24"/>
            <w:szCs w:val="24"/>
          </w:rPr>
          <w:tab/>
          <w:delText>33</w:delText>
        </w:r>
      </w:del>
    </w:p>
    <w:p w14:paraId="16CA1503" w14:textId="257E6905" w:rsidR="00543E0C" w:rsidRPr="00A3456A" w:rsidDel="00710A41" w:rsidRDefault="00543E0C">
      <w:pPr>
        <w:pStyle w:val="TableofFigures"/>
        <w:tabs>
          <w:tab w:val="right" w:leader="dot" w:pos="9062"/>
        </w:tabs>
        <w:spacing w:line="360" w:lineRule="auto"/>
        <w:rPr>
          <w:del w:id="1355" w:author="Stjepan Salopek (ssalopek)" w:date="2021-09-09T16:32:00Z"/>
          <w:rFonts w:ascii="Times New Roman" w:eastAsiaTheme="minorEastAsia" w:hAnsi="Times New Roman" w:cs="Times New Roman"/>
          <w:noProof/>
          <w:sz w:val="24"/>
          <w:szCs w:val="24"/>
        </w:rPr>
      </w:pPr>
      <w:del w:id="1356" w:author="Stjepan Salopek (ssalopek)" w:date="2021-09-09T16:32:00Z">
        <w:r w:rsidRPr="00A3456A" w:rsidDel="00710A41">
          <w:rPr>
            <w:rFonts w:ascii="Times New Roman" w:hAnsi="Times New Roman" w:cs="Times New Roman"/>
            <w:noProof/>
            <w:sz w:val="24"/>
            <w:szCs w:val="24"/>
          </w:rPr>
          <w:delText>Prikaz programskog koda 8. Prikaz pkbar statistike</w:delText>
        </w:r>
        <w:r w:rsidRPr="00A3456A" w:rsidDel="00710A41">
          <w:rPr>
            <w:rFonts w:ascii="Times New Roman" w:hAnsi="Times New Roman" w:cs="Times New Roman"/>
            <w:noProof/>
            <w:sz w:val="24"/>
            <w:szCs w:val="24"/>
          </w:rPr>
          <w:tab/>
          <w:delText>34</w:delText>
        </w:r>
      </w:del>
    </w:p>
    <w:p w14:paraId="6194BEDF" w14:textId="27277212" w:rsidR="00543E0C" w:rsidRPr="00A3456A" w:rsidDel="00710A41" w:rsidRDefault="00543E0C">
      <w:pPr>
        <w:pStyle w:val="TableofFigures"/>
        <w:tabs>
          <w:tab w:val="right" w:leader="dot" w:pos="9062"/>
        </w:tabs>
        <w:spacing w:line="360" w:lineRule="auto"/>
        <w:rPr>
          <w:del w:id="1357" w:author="Stjepan Salopek (ssalopek)" w:date="2021-09-09T16:32:00Z"/>
          <w:rFonts w:ascii="Times New Roman" w:eastAsiaTheme="minorEastAsia" w:hAnsi="Times New Roman" w:cs="Times New Roman"/>
          <w:noProof/>
          <w:sz w:val="24"/>
          <w:szCs w:val="24"/>
        </w:rPr>
      </w:pPr>
      <w:del w:id="1358" w:author="Stjepan Salopek (ssalopek)" w:date="2021-09-09T16:32:00Z">
        <w:r w:rsidRPr="00A3456A" w:rsidDel="00710A41">
          <w:rPr>
            <w:rFonts w:ascii="Times New Roman" w:hAnsi="Times New Roman" w:cs="Times New Roman"/>
            <w:noProof/>
            <w:sz w:val="24"/>
            <w:szCs w:val="24"/>
          </w:rPr>
          <w:delText>Prikaz programskog koda 9. Pripremanje mreže na treniranje</w:delText>
        </w:r>
        <w:r w:rsidRPr="00A3456A" w:rsidDel="00710A41">
          <w:rPr>
            <w:rFonts w:ascii="Times New Roman" w:hAnsi="Times New Roman" w:cs="Times New Roman"/>
            <w:noProof/>
            <w:sz w:val="24"/>
            <w:szCs w:val="24"/>
          </w:rPr>
          <w:tab/>
          <w:delText>34</w:delText>
        </w:r>
      </w:del>
    </w:p>
    <w:p w14:paraId="226B665A" w14:textId="54298368" w:rsidR="00543E0C" w:rsidRPr="00A3456A" w:rsidDel="00710A41" w:rsidRDefault="00543E0C">
      <w:pPr>
        <w:pStyle w:val="TableofFigures"/>
        <w:tabs>
          <w:tab w:val="right" w:leader="dot" w:pos="9062"/>
        </w:tabs>
        <w:spacing w:line="360" w:lineRule="auto"/>
        <w:rPr>
          <w:del w:id="1359" w:author="Stjepan Salopek (ssalopek)" w:date="2021-09-09T16:32:00Z"/>
          <w:rFonts w:ascii="Times New Roman" w:eastAsiaTheme="minorEastAsia" w:hAnsi="Times New Roman" w:cs="Times New Roman"/>
          <w:noProof/>
          <w:sz w:val="24"/>
          <w:szCs w:val="24"/>
        </w:rPr>
      </w:pPr>
      <w:del w:id="1360" w:author="Stjepan Salopek (ssalopek)" w:date="2021-09-09T16:32:00Z">
        <w:r w:rsidRPr="00A3456A" w:rsidDel="00710A41">
          <w:rPr>
            <w:rFonts w:ascii="Times New Roman" w:hAnsi="Times New Roman" w:cs="Times New Roman"/>
            <w:noProof/>
            <w:sz w:val="24"/>
            <w:szCs w:val="24"/>
          </w:rPr>
          <w:delText>Prikaz programskog koda 10. Petlja treniranja mreže</w:delText>
        </w:r>
        <w:r w:rsidRPr="00A3456A" w:rsidDel="00710A41">
          <w:rPr>
            <w:rFonts w:ascii="Times New Roman" w:hAnsi="Times New Roman" w:cs="Times New Roman"/>
            <w:noProof/>
            <w:sz w:val="24"/>
            <w:szCs w:val="24"/>
          </w:rPr>
          <w:tab/>
          <w:delText>35</w:delText>
        </w:r>
      </w:del>
    </w:p>
    <w:p w14:paraId="0D424F68" w14:textId="23D91E08" w:rsidR="00543E0C" w:rsidRPr="00A3456A" w:rsidDel="00710A41" w:rsidRDefault="00543E0C">
      <w:pPr>
        <w:pStyle w:val="TableofFigures"/>
        <w:tabs>
          <w:tab w:val="right" w:leader="dot" w:pos="9062"/>
        </w:tabs>
        <w:spacing w:line="360" w:lineRule="auto"/>
        <w:rPr>
          <w:del w:id="1361" w:author="Stjepan Salopek (ssalopek)" w:date="2021-09-09T16:32:00Z"/>
          <w:rFonts w:ascii="Times New Roman" w:eastAsiaTheme="minorEastAsia" w:hAnsi="Times New Roman" w:cs="Times New Roman"/>
          <w:noProof/>
          <w:sz w:val="24"/>
          <w:szCs w:val="24"/>
        </w:rPr>
      </w:pPr>
      <w:del w:id="1362" w:author="Stjepan Salopek (ssalopek)" w:date="2021-09-09T16:32:00Z">
        <w:r w:rsidRPr="00A3456A" w:rsidDel="00710A41">
          <w:rPr>
            <w:rFonts w:ascii="Times New Roman" w:hAnsi="Times New Roman" w:cs="Times New Roman"/>
            <w:noProof/>
            <w:sz w:val="24"/>
            <w:szCs w:val="24"/>
          </w:rPr>
          <w:delText>Prikaz programskog koda 11. Petlja testiranja istreniranog modela</w:delText>
        </w:r>
        <w:r w:rsidRPr="00A3456A" w:rsidDel="00710A41">
          <w:rPr>
            <w:rFonts w:ascii="Times New Roman" w:hAnsi="Times New Roman" w:cs="Times New Roman"/>
            <w:noProof/>
            <w:sz w:val="24"/>
            <w:szCs w:val="24"/>
          </w:rPr>
          <w:tab/>
          <w:delText>36</w:delText>
        </w:r>
      </w:del>
    </w:p>
    <w:p w14:paraId="43ED11E9" w14:textId="46349F78" w:rsidR="00543E0C" w:rsidRPr="00164BFB" w:rsidDel="00710A41" w:rsidRDefault="00543E0C">
      <w:pPr>
        <w:pStyle w:val="TableofFigures"/>
        <w:tabs>
          <w:tab w:val="right" w:leader="dot" w:pos="9062"/>
        </w:tabs>
        <w:spacing w:line="360" w:lineRule="auto"/>
        <w:rPr>
          <w:del w:id="1363" w:author="Stjepan Salopek (ssalopek)" w:date="2021-09-09T16:32:00Z"/>
          <w:rFonts w:ascii="Times New Roman" w:eastAsiaTheme="minorEastAsia" w:hAnsi="Times New Roman" w:cs="Times New Roman"/>
          <w:noProof/>
          <w:sz w:val="24"/>
          <w:szCs w:val="24"/>
        </w:rPr>
      </w:pPr>
      <w:del w:id="1364" w:author="Stjepan Salopek (ssalopek)" w:date="2021-09-09T16:32:00Z">
        <w:r w:rsidRPr="00A3456A" w:rsidDel="00710A41">
          <w:rPr>
            <w:rFonts w:ascii="Times New Roman" w:hAnsi="Times New Roman" w:cs="Times New Roman"/>
            <w:noProof/>
            <w:sz w:val="24"/>
            <w:szCs w:val="24"/>
          </w:rPr>
          <w:delText>Prikaz programskog koda 12. Primjer TensorBoard rada</w:delText>
        </w:r>
        <w:r w:rsidRPr="00A3456A" w:rsidDel="00710A41">
          <w:rPr>
            <w:rFonts w:ascii="Times New Roman" w:hAnsi="Times New Roman" w:cs="Times New Roman"/>
            <w:noProof/>
            <w:sz w:val="24"/>
            <w:szCs w:val="24"/>
          </w:rPr>
          <w:tab/>
          <w:delText>38</w:delText>
        </w:r>
      </w:del>
    </w:p>
    <w:p w14:paraId="066D8127" w14:textId="78D4FC45" w:rsidR="00543E0C" w:rsidRPr="00164BFB" w:rsidDel="00543E0C" w:rsidRDefault="00543E0C">
      <w:pPr>
        <w:pStyle w:val="1Naslov"/>
        <w:spacing w:line="360" w:lineRule="auto"/>
        <w:rPr>
          <w:del w:id="1365" w:author="Stjepan Salopek (ssalopek)" w:date="2021-09-09T16:28:00Z"/>
          <w:rFonts w:cs="Times New Roman"/>
          <w:noProof/>
          <w:sz w:val="24"/>
          <w:szCs w:val="24"/>
        </w:rPr>
        <w:pPrChange w:id="1366" w:author="Stjepan Salopek (ssalopek)" w:date="2021-09-13T17:25:00Z">
          <w:pPr>
            <w:pStyle w:val="1Naslov"/>
          </w:pPr>
        </w:pPrChange>
      </w:pPr>
    </w:p>
    <w:p w14:paraId="1E01087C" w14:textId="604306EC" w:rsidR="000B4A64" w:rsidRPr="00164BFB" w:rsidDel="00543E0C" w:rsidRDefault="000B4A64">
      <w:pPr>
        <w:pStyle w:val="1Naslov"/>
        <w:spacing w:line="360" w:lineRule="auto"/>
        <w:rPr>
          <w:del w:id="1367" w:author="Stjepan Salopek (ssalopek)" w:date="2021-09-09T16:28:00Z"/>
          <w:rFonts w:cs="Times New Roman"/>
          <w:noProof/>
          <w:sz w:val="24"/>
          <w:szCs w:val="24"/>
        </w:rPr>
        <w:pPrChange w:id="1368" w:author="Stjepan Salopek (ssalopek)" w:date="2021-09-13T17:25:00Z">
          <w:pPr>
            <w:pStyle w:val="1Naslov"/>
          </w:pPr>
        </w:pPrChange>
      </w:pPr>
    </w:p>
    <w:p w14:paraId="673DEFCF" w14:textId="524308BE" w:rsidR="000B4A64" w:rsidRPr="00A3456A" w:rsidDel="00543E0C" w:rsidRDefault="000B4A64">
      <w:pPr>
        <w:pStyle w:val="TableofFigures"/>
        <w:tabs>
          <w:tab w:val="right" w:leader="dot" w:pos="9062"/>
        </w:tabs>
        <w:spacing w:line="360" w:lineRule="auto"/>
        <w:rPr>
          <w:del w:id="1369" w:author="Stjepan Salopek (ssalopek)" w:date="2021-09-09T16:28:00Z"/>
          <w:rFonts w:ascii="Times New Roman" w:eastAsiaTheme="minorEastAsia" w:hAnsi="Times New Roman" w:cs="Times New Roman"/>
          <w:noProof/>
          <w:sz w:val="24"/>
          <w:szCs w:val="24"/>
        </w:rPr>
      </w:pPr>
      <w:del w:id="1370" w:author="Stjepan Salopek (ssalopek)" w:date="2021-09-09T16:28:00Z">
        <w:r w:rsidRPr="00164BFB" w:rsidDel="00543E0C">
          <w:rPr>
            <w:rFonts w:ascii="Times New Roman" w:hAnsi="Times New Roman" w:cs="Times New Roman"/>
            <w:noProof/>
            <w:sz w:val="24"/>
            <w:szCs w:val="24"/>
          </w:rPr>
          <w:delText>P</w:delText>
        </w:r>
        <w:r w:rsidRPr="00A3456A" w:rsidDel="00543E0C">
          <w:rPr>
            <w:rFonts w:ascii="Times New Roman" w:hAnsi="Times New Roman" w:cs="Times New Roman"/>
            <w:noProof/>
            <w:sz w:val="24"/>
            <w:szCs w:val="24"/>
          </w:rPr>
          <w:delText>rikaz programskog koda 1 – Primjer klase neuronske mreže</w:delText>
        </w:r>
        <w:r w:rsidRPr="00A3456A" w:rsidDel="00543E0C">
          <w:rPr>
            <w:rFonts w:ascii="Times New Roman" w:hAnsi="Times New Roman" w:cs="Times New Roman"/>
            <w:noProof/>
            <w:sz w:val="24"/>
            <w:szCs w:val="24"/>
          </w:rPr>
          <w:tab/>
          <w:delText>21</w:delText>
        </w:r>
      </w:del>
    </w:p>
    <w:p w14:paraId="4E25D780" w14:textId="17BAEB02" w:rsidR="000B4A64" w:rsidRPr="00A3456A" w:rsidDel="00543E0C" w:rsidRDefault="000B4A64">
      <w:pPr>
        <w:pStyle w:val="TableofFigures"/>
        <w:tabs>
          <w:tab w:val="right" w:leader="dot" w:pos="9062"/>
        </w:tabs>
        <w:spacing w:line="360" w:lineRule="auto"/>
        <w:rPr>
          <w:del w:id="1371" w:author="Stjepan Salopek (ssalopek)" w:date="2021-09-09T16:28:00Z"/>
          <w:rFonts w:ascii="Times New Roman" w:eastAsiaTheme="minorEastAsia" w:hAnsi="Times New Roman" w:cs="Times New Roman"/>
          <w:noProof/>
          <w:sz w:val="24"/>
          <w:szCs w:val="24"/>
        </w:rPr>
      </w:pPr>
      <w:del w:id="1372" w:author="Stjepan Salopek (ssalopek)" w:date="2021-09-09T16:28:00Z">
        <w:r w:rsidRPr="00A3456A" w:rsidDel="00543E0C">
          <w:rPr>
            <w:rFonts w:ascii="Times New Roman" w:hAnsi="Times New Roman" w:cs="Times New Roman"/>
            <w:noProof/>
            <w:sz w:val="24"/>
            <w:szCs w:val="24"/>
          </w:rPr>
          <w:delText>Prikaz programskog koda 2 – Primjer optimizacijske funkcije</w:delText>
        </w:r>
        <w:r w:rsidRPr="00A3456A" w:rsidDel="00543E0C">
          <w:rPr>
            <w:rFonts w:ascii="Times New Roman" w:hAnsi="Times New Roman" w:cs="Times New Roman"/>
            <w:noProof/>
            <w:sz w:val="24"/>
            <w:szCs w:val="24"/>
          </w:rPr>
          <w:tab/>
          <w:delText>23</w:delText>
        </w:r>
      </w:del>
    </w:p>
    <w:p w14:paraId="1CC93AA5" w14:textId="3BAD5465" w:rsidR="000B4A64" w:rsidRPr="00A3456A" w:rsidDel="00543E0C" w:rsidRDefault="000B4A64">
      <w:pPr>
        <w:pStyle w:val="TableofFigures"/>
        <w:tabs>
          <w:tab w:val="right" w:leader="dot" w:pos="9062"/>
        </w:tabs>
        <w:spacing w:line="360" w:lineRule="auto"/>
        <w:rPr>
          <w:del w:id="1373" w:author="Stjepan Salopek (ssalopek)" w:date="2021-09-09T16:28:00Z"/>
          <w:rFonts w:ascii="Times New Roman" w:eastAsiaTheme="minorEastAsia" w:hAnsi="Times New Roman" w:cs="Times New Roman"/>
          <w:noProof/>
          <w:sz w:val="24"/>
          <w:szCs w:val="24"/>
        </w:rPr>
      </w:pPr>
      <w:del w:id="1374" w:author="Stjepan Salopek (ssalopek)" w:date="2021-09-09T16:28:00Z">
        <w:r w:rsidRPr="00A3456A" w:rsidDel="00543E0C">
          <w:rPr>
            <w:rFonts w:ascii="Times New Roman" w:hAnsi="Times New Roman" w:cs="Times New Roman"/>
            <w:noProof/>
            <w:sz w:val="24"/>
            <w:szCs w:val="24"/>
          </w:rPr>
          <w:delText>Prikaz programskog koda 3 – Pojednostavljeni prolazak kroz mrežu</w:delText>
        </w:r>
        <w:r w:rsidRPr="00A3456A" w:rsidDel="00543E0C">
          <w:rPr>
            <w:rFonts w:ascii="Times New Roman" w:hAnsi="Times New Roman" w:cs="Times New Roman"/>
            <w:noProof/>
            <w:sz w:val="24"/>
            <w:szCs w:val="24"/>
          </w:rPr>
          <w:tab/>
          <w:delText>23</w:delText>
        </w:r>
      </w:del>
    </w:p>
    <w:p w14:paraId="6EDB8A0E" w14:textId="463C5602" w:rsidR="000B4A64" w:rsidRPr="00A3456A" w:rsidDel="00543E0C" w:rsidRDefault="000B4A64">
      <w:pPr>
        <w:pStyle w:val="TableofFigures"/>
        <w:tabs>
          <w:tab w:val="right" w:leader="dot" w:pos="9062"/>
        </w:tabs>
        <w:spacing w:line="360" w:lineRule="auto"/>
        <w:rPr>
          <w:del w:id="1375" w:author="Stjepan Salopek (ssalopek)" w:date="2021-09-09T16:28:00Z"/>
          <w:rFonts w:ascii="Times New Roman" w:eastAsiaTheme="minorEastAsia" w:hAnsi="Times New Roman" w:cs="Times New Roman"/>
          <w:noProof/>
          <w:sz w:val="24"/>
          <w:szCs w:val="24"/>
        </w:rPr>
      </w:pPr>
      <w:del w:id="1376" w:author="Stjepan Salopek (ssalopek)" w:date="2021-09-09T16:28:00Z">
        <w:r w:rsidRPr="00A3456A" w:rsidDel="00543E0C">
          <w:rPr>
            <w:rFonts w:ascii="Times New Roman" w:hAnsi="Times New Roman" w:cs="Times New Roman"/>
            <w:noProof/>
            <w:sz w:val="24"/>
            <w:szCs w:val="24"/>
          </w:rPr>
          <w:delText>Prikaz programskog koda 4 – Računanje točnosti mreže</w:delText>
        </w:r>
        <w:r w:rsidRPr="00A3456A" w:rsidDel="00543E0C">
          <w:rPr>
            <w:rFonts w:ascii="Times New Roman" w:hAnsi="Times New Roman" w:cs="Times New Roman"/>
            <w:noProof/>
            <w:sz w:val="24"/>
            <w:szCs w:val="24"/>
          </w:rPr>
          <w:tab/>
          <w:delText>24</w:delText>
        </w:r>
      </w:del>
    </w:p>
    <w:p w14:paraId="774C2B2D" w14:textId="29ED6912" w:rsidR="000B4A64" w:rsidRPr="00A3456A" w:rsidDel="00543E0C" w:rsidRDefault="000B4A64">
      <w:pPr>
        <w:pStyle w:val="TableofFigures"/>
        <w:tabs>
          <w:tab w:val="right" w:leader="dot" w:pos="9062"/>
        </w:tabs>
        <w:spacing w:line="360" w:lineRule="auto"/>
        <w:rPr>
          <w:del w:id="1377" w:author="Stjepan Salopek (ssalopek)" w:date="2021-09-09T16:28:00Z"/>
          <w:rFonts w:ascii="Times New Roman" w:eastAsiaTheme="minorEastAsia" w:hAnsi="Times New Roman" w:cs="Times New Roman"/>
          <w:noProof/>
          <w:sz w:val="24"/>
          <w:szCs w:val="24"/>
        </w:rPr>
      </w:pPr>
      <w:del w:id="1378" w:author="Stjepan Salopek (ssalopek)" w:date="2021-09-09T16:28:00Z">
        <w:r w:rsidRPr="00A3456A" w:rsidDel="00543E0C">
          <w:rPr>
            <w:rFonts w:ascii="Times New Roman" w:hAnsi="Times New Roman" w:cs="Times New Roman"/>
            <w:noProof/>
            <w:sz w:val="24"/>
            <w:szCs w:val="24"/>
          </w:rPr>
          <w:delText>Prikaz programskog koda 5 Funkcija "prepare_img"</w:delText>
        </w:r>
        <w:r w:rsidRPr="00A3456A" w:rsidDel="00543E0C">
          <w:rPr>
            <w:rFonts w:ascii="Times New Roman" w:hAnsi="Times New Roman" w:cs="Times New Roman"/>
            <w:noProof/>
            <w:sz w:val="24"/>
            <w:szCs w:val="24"/>
          </w:rPr>
          <w:tab/>
          <w:delText>27</w:delText>
        </w:r>
      </w:del>
    </w:p>
    <w:p w14:paraId="4021535C" w14:textId="47B596E1" w:rsidR="000B4A64" w:rsidRPr="00A3456A" w:rsidDel="00543E0C" w:rsidRDefault="000B4A64">
      <w:pPr>
        <w:pStyle w:val="TableofFigures"/>
        <w:tabs>
          <w:tab w:val="right" w:leader="dot" w:pos="9062"/>
        </w:tabs>
        <w:spacing w:line="360" w:lineRule="auto"/>
        <w:rPr>
          <w:del w:id="1379" w:author="Stjepan Salopek (ssalopek)" w:date="2021-09-09T16:28:00Z"/>
          <w:rFonts w:ascii="Times New Roman" w:eastAsiaTheme="minorEastAsia" w:hAnsi="Times New Roman" w:cs="Times New Roman"/>
          <w:noProof/>
          <w:sz w:val="24"/>
          <w:szCs w:val="24"/>
        </w:rPr>
      </w:pPr>
      <w:del w:id="1380" w:author="Stjepan Salopek (ssalopek)" w:date="2021-09-09T16:28:00Z">
        <w:r w:rsidRPr="00A3456A" w:rsidDel="00543E0C">
          <w:rPr>
            <w:rFonts w:ascii="Times New Roman" w:hAnsi="Times New Roman" w:cs="Times New Roman"/>
            <w:noProof/>
            <w:sz w:val="24"/>
            <w:szCs w:val="24"/>
          </w:rPr>
          <w:delText>Prikaz programskog koda 6 Klasa neuronske mreže</w:delText>
        </w:r>
        <w:r w:rsidRPr="00A3456A" w:rsidDel="00543E0C">
          <w:rPr>
            <w:rFonts w:ascii="Times New Roman" w:hAnsi="Times New Roman" w:cs="Times New Roman"/>
            <w:noProof/>
            <w:sz w:val="24"/>
            <w:szCs w:val="24"/>
          </w:rPr>
          <w:tab/>
          <w:delText>29</w:delText>
        </w:r>
      </w:del>
    </w:p>
    <w:p w14:paraId="5987CD8E" w14:textId="2BE9993C" w:rsidR="000B4A64" w:rsidRPr="00A3456A" w:rsidDel="00543E0C" w:rsidRDefault="000B4A64">
      <w:pPr>
        <w:pStyle w:val="TableofFigures"/>
        <w:tabs>
          <w:tab w:val="right" w:leader="dot" w:pos="9062"/>
        </w:tabs>
        <w:spacing w:line="360" w:lineRule="auto"/>
        <w:rPr>
          <w:del w:id="1381" w:author="Stjepan Salopek (ssalopek)" w:date="2021-09-09T16:28:00Z"/>
          <w:rFonts w:ascii="Times New Roman" w:eastAsiaTheme="minorEastAsia" w:hAnsi="Times New Roman" w:cs="Times New Roman"/>
          <w:noProof/>
          <w:sz w:val="24"/>
          <w:szCs w:val="24"/>
        </w:rPr>
      </w:pPr>
      <w:del w:id="1382" w:author="Stjepan Salopek (ssalopek)" w:date="2021-09-09T16:28:00Z">
        <w:r w:rsidRPr="00A3456A" w:rsidDel="00543E0C">
          <w:rPr>
            <w:rFonts w:ascii="Times New Roman" w:hAnsi="Times New Roman" w:cs="Times New Roman"/>
            <w:noProof/>
            <w:sz w:val="24"/>
            <w:szCs w:val="24"/>
          </w:rPr>
          <w:delText>Prikaz programskog koda 7 Učitavanje i transformacija slika</w:delText>
        </w:r>
        <w:r w:rsidRPr="00A3456A" w:rsidDel="00543E0C">
          <w:rPr>
            <w:rFonts w:ascii="Times New Roman" w:hAnsi="Times New Roman" w:cs="Times New Roman"/>
            <w:noProof/>
            <w:sz w:val="24"/>
            <w:szCs w:val="24"/>
          </w:rPr>
          <w:tab/>
          <w:delText>30</w:delText>
        </w:r>
      </w:del>
    </w:p>
    <w:p w14:paraId="49E5B852" w14:textId="15046F65" w:rsidR="000B4A64" w:rsidRPr="00A3456A" w:rsidDel="00543E0C" w:rsidRDefault="000B4A64">
      <w:pPr>
        <w:pStyle w:val="TableofFigures"/>
        <w:tabs>
          <w:tab w:val="right" w:leader="dot" w:pos="9062"/>
        </w:tabs>
        <w:spacing w:line="360" w:lineRule="auto"/>
        <w:rPr>
          <w:del w:id="1383" w:author="Stjepan Salopek (ssalopek)" w:date="2021-09-09T16:28:00Z"/>
          <w:rFonts w:ascii="Times New Roman" w:eastAsiaTheme="minorEastAsia" w:hAnsi="Times New Roman" w:cs="Times New Roman"/>
          <w:noProof/>
          <w:sz w:val="24"/>
          <w:szCs w:val="24"/>
        </w:rPr>
      </w:pPr>
      <w:del w:id="1384" w:author="Stjepan Salopek (ssalopek)" w:date="2021-09-09T16:28:00Z">
        <w:r w:rsidRPr="00A3456A" w:rsidDel="00543E0C">
          <w:rPr>
            <w:rFonts w:ascii="Times New Roman" w:hAnsi="Times New Roman" w:cs="Times New Roman"/>
            <w:noProof/>
            <w:sz w:val="24"/>
            <w:szCs w:val="24"/>
          </w:rPr>
          <w:delText>Prikaz programskog koda 8 Prikaz pkbar statistike</w:delText>
        </w:r>
        <w:r w:rsidRPr="00A3456A" w:rsidDel="00543E0C">
          <w:rPr>
            <w:rFonts w:ascii="Times New Roman" w:hAnsi="Times New Roman" w:cs="Times New Roman"/>
            <w:noProof/>
            <w:sz w:val="24"/>
            <w:szCs w:val="24"/>
          </w:rPr>
          <w:tab/>
          <w:delText>31</w:delText>
        </w:r>
      </w:del>
    </w:p>
    <w:p w14:paraId="0CDD05AC" w14:textId="69310379" w:rsidR="000B4A64" w:rsidRPr="00A3456A" w:rsidDel="00543E0C" w:rsidRDefault="000B4A64">
      <w:pPr>
        <w:pStyle w:val="TableofFigures"/>
        <w:tabs>
          <w:tab w:val="right" w:leader="dot" w:pos="9062"/>
        </w:tabs>
        <w:spacing w:line="360" w:lineRule="auto"/>
        <w:rPr>
          <w:del w:id="1385" w:author="Stjepan Salopek (ssalopek)" w:date="2021-09-09T16:28:00Z"/>
          <w:rFonts w:ascii="Times New Roman" w:eastAsiaTheme="minorEastAsia" w:hAnsi="Times New Roman" w:cs="Times New Roman"/>
          <w:noProof/>
          <w:sz w:val="24"/>
          <w:szCs w:val="24"/>
        </w:rPr>
      </w:pPr>
      <w:del w:id="1386" w:author="Stjepan Salopek (ssalopek)" w:date="2021-09-09T16:28:00Z">
        <w:r w:rsidRPr="00A3456A" w:rsidDel="00543E0C">
          <w:rPr>
            <w:rFonts w:ascii="Times New Roman" w:hAnsi="Times New Roman" w:cs="Times New Roman"/>
            <w:noProof/>
            <w:sz w:val="24"/>
            <w:szCs w:val="24"/>
          </w:rPr>
          <w:delText>Prikaz programskog koda 9 Pripremanje mreže na treniranje</w:delText>
        </w:r>
        <w:r w:rsidRPr="00A3456A" w:rsidDel="00543E0C">
          <w:rPr>
            <w:rFonts w:ascii="Times New Roman" w:hAnsi="Times New Roman" w:cs="Times New Roman"/>
            <w:noProof/>
            <w:sz w:val="24"/>
            <w:szCs w:val="24"/>
          </w:rPr>
          <w:tab/>
          <w:delText>31</w:delText>
        </w:r>
      </w:del>
    </w:p>
    <w:p w14:paraId="162F4FD5" w14:textId="063C9C72" w:rsidR="000B4A64" w:rsidRPr="00A3456A" w:rsidDel="00543E0C" w:rsidRDefault="000B4A64">
      <w:pPr>
        <w:pStyle w:val="TableofFigures"/>
        <w:tabs>
          <w:tab w:val="right" w:leader="dot" w:pos="9062"/>
        </w:tabs>
        <w:spacing w:line="360" w:lineRule="auto"/>
        <w:rPr>
          <w:del w:id="1387" w:author="Stjepan Salopek (ssalopek)" w:date="2021-09-09T16:28:00Z"/>
          <w:rFonts w:ascii="Times New Roman" w:eastAsiaTheme="minorEastAsia" w:hAnsi="Times New Roman" w:cs="Times New Roman"/>
          <w:noProof/>
          <w:sz w:val="24"/>
          <w:szCs w:val="24"/>
        </w:rPr>
      </w:pPr>
      <w:del w:id="1388" w:author="Stjepan Salopek (ssalopek)" w:date="2021-09-09T16:28:00Z">
        <w:r w:rsidRPr="00A3456A" w:rsidDel="00543E0C">
          <w:rPr>
            <w:rFonts w:ascii="Times New Roman" w:hAnsi="Times New Roman" w:cs="Times New Roman"/>
            <w:noProof/>
            <w:sz w:val="24"/>
            <w:szCs w:val="24"/>
          </w:rPr>
          <w:delText>Prikaz programskog koda 10 Petlja treniranja mreže</w:delText>
        </w:r>
        <w:r w:rsidRPr="00A3456A" w:rsidDel="00543E0C">
          <w:rPr>
            <w:rFonts w:ascii="Times New Roman" w:hAnsi="Times New Roman" w:cs="Times New Roman"/>
            <w:noProof/>
            <w:sz w:val="24"/>
            <w:szCs w:val="24"/>
          </w:rPr>
          <w:tab/>
          <w:delText>32</w:delText>
        </w:r>
      </w:del>
    </w:p>
    <w:p w14:paraId="301668A2" w14:textId="2E97F880" w:rsidR="000B4A64" w:rsidRPr="00A3456A" w:rsidDel="00543E0C" w:rsidRDefault="000B4A64">
      <w:pPr>
        <w:pStyle w:val="TableofFigures"/>
        <w:tabs>
          <w:tab w:val="right" w:leader="dot" w:pos="9062"/>
        </w:tabs>
        <w:spacing w:line="360" w:lineRule="auto"/>
        <w:rPr>
          <w:del w:id="1389" w:author="Stjepan Salopek (ssalopek)" w:date="2021-09-09T16:28:00Z"/>
          <w:rFonts w:ascii="Times New Roman" w:eastAsiaTheme="minorEastAsia" w:hAnsi="Times New Roman" w:cs="Times New Roman"/>
          <w:noProof/>
          <w:sz w:val="24"/>
          <w:szCs w:val="24"/>
        </w:rPr>
      </w:pPr>
      <w:del w:id="1390" w:author="Stjepan Salopek (ssalopek)" w:date="2021-09-09T16:28:00Z">
        <w:r w:rsidRPr="00A3456A" w:rsidDel="00543E0C">
          <w:rPr>
            <w:rFonts w:ascii="Times New Roman" w:hAnsi="Times New Roman" w:cs="Times New Roman"/>
            <w:noProof/>
            <w:sz w:val="24"/>
            <w:szCs w:val="24"/>
          </w:rPr>
          <w:delText>Prikaz programskog koda 11 Petlja testiranja istreniranog modela</w:delText>
        </w:r>
        <w:r w:rsidRPr="00A3456A" w:rsidDel="00543E0C">
          <w:rPr>
            <w:rFonts w:ascii="Times New Roman" w:hAnsi="Times New Roman" w:cs="Times New Roman"/>
            <w:noProof/>
            <w:sz w:val="24"/>
            <w:szCs w:val="24"/>
          </w:rPr>
          <w:tab/>
          <w:delText>33</w:delText>
        </w:r>
      </w:del>
    </w:p>
    <w:p w14:paraId="66B8E8EA" w14:textId="529C0C0E" w:rsidR="000B4A64" w:rsidRPr="00A3456A" w:rsidDel="00543E0C" w:rsidRDefault="000B4A64">
      <w:pPr>
        <w:pStyle w:val="TableofFigures"/>
        <w:tabs>
          <w:tab w:val="right" w:leader="dot" w:pos="9062"/>
        </w:tabs>
        <w:spacing w:line="360" w:lineRule="auto"/>
        <w:rPr>
          <w:del w:id="1391" w:author="Stjepan Salopek (ssalopek)" w:date="2021-09-09T16:28:00Z"/>
          <w:rFonts w:ascii="Times New Roman" w:eastAsiaTheme="minorEastAsia" w:hAnsi="Times New Roman" w:cs="Times New Roman"/>
          <w:noProof/>
          <w:sz w:val="24"/>
          <w:szCs w:val="24"/>
        </w:rPr>
      </w:pPr>
      <w:del w:id="1392" w:author="Stjepan Salopek (ssalopek)" w:date="2021-09-09T16:28:00Z">
        <w:r w:rsidRPr="00A3456A" w:rsidDel="00543E0C">
          <w:rPr>
            <w:rFonts w:ascii="Times New Roman" w:hAnsi="Times New Roman" w:cs="Times New Roman"/>
            <w:noProof/>
            <w:sz w:val="24"/>
            <w:szCs w:val="24"/>
          </w:rPr>
          <w:delText>Prikaz programskog koda 12 Primjer TensorBoard rada</w:delText>
        </w:r>
        <w:r w:rsidRPr="00A3456A" w:rsidDel="00543E0C">
          <w:rPr>
            <w:rFonts w:ascii="Times New Roman" w:hAnsi="Times New Roman" w:cs="Times New Roman"/>
            <w:noProof/>
            <w:sz w:val="24"/>
            <w:szCs w:val="24"/>
          </w:rPr>
          <w:tab/>
          <w:delText>35</w:delText>
        </w:r>
      </w:del>
    </w:p>
    <w:p w14:paraId="78E6853D" w14:textId="4D5356D9" w:rsidR="00910053" w:rsidDel="00710A41" w:rsidRDefault="00910053">
      <w:pPr>
        <w:pStyle w:val="4Tekst"/>
        <w:rPr>
          <w:del w:id="1393" w:author="Stjepan Salopek (ssalopek)" w:date="2021-09-09T16:32:00Z"/>
        </w:rPr>
        <w:pPrChange w:id="1394" w:author="Stjepan Salopek (ssalopek)" w:date="2021-09-13T17:25:00Z">
          <w:pPr>
            <w:pStyle w:val="1Naslov"/>
          </w:pPr>
        </w:pPrChange>
      </w:pPr>
      <w:r w:rsidRPr="00164BFB">
        <w:rPr>
          <w:rFonts w:cs="Times New Roman"/>
          <w:szCs w:val="24"/>
        </w:rPr>
        <w:fldChar w:fldCharType="end"/>
      </w:r>
    </w:p>
    <w:p w14:paraId="52C2BC20" w14:textId="77777777" w:rsidR="00910053" w:rsidRDefault="00910053">
      <w:pPr>
        <w:pStyle w:val="4Tekst"/>
        <w:rPr>
          <w:rFonts w:eastAsiaTheme="majorEastAsia"/>
        </w:rPr>
        <w:pPrChange w:id="1395" w:author="Stjepan Salopek (ssalopek)" w:date="2021-09-13T17:25:00Z">
          <w:pPr/>
        </w:pPrChange>
      </w:pPr>
      <w:r>
        <w:br w:type="page"/>
      </w:r>
    </w:p>
    <w:p w14:paraId="0FF95200" w14:textId="1259FF36" w:rsidR="005D2825" w:rsidRPr="005D2825" w:rsidRDefault="005D2825" w:rsidP="005D2825">
      <w:pPr>
        <w:pStyle w:val="1Naslov"/>
      </w:pPr>
      <w:r>
        <w:lastRenderedPageBreak/>
        <w:t>1. UVOD</w:t>
      </w:r>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035CDDC6"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 velikoj količini</w:t>
      </w:r>
      <w:r w:rsidR="0053107E">
        <w:t>.</w:t>
      </w:r>
    </w:p>
    <w:p w14:paraId="11AB535F" w14:textId="10D04920"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A44A48">
        <w:t>zbog čega</w:t>
      </w:r>
      <w:r w:rsidR="000673CE">
        <w:t xml:space="preserve"> pokušava poslove ranije nedostupne računalima</w:t>
      </w:r>
      <w:r w:rsidR="00AB765F">
        <w:t xml:space="preserve"> učiniti efikasnijima.</w:t>
      </w:r>
      <w:r w:rsidR="0018782A">
        <w:t xml:space="preserve"> Nakon </w:t>
      </w:r>
      <w:r w:rsidR="00606865">
        <w:t>toga obrađuje se pojam neuronskih mreža sa svojim modelima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i dio seminarskog rada, obrađuju se primjeri iz svakodnevnog života u kojima se mogu uočiti aplikacije strojnog učenja.</w:t>
      </w:r>
    </w:p>
    <w:p w14:paraId="3708CE87" w14:textId="77777777" w:rsidR="00A44A48" w:rsidRDefault="00825D94" w:rsidP="00825D94">
      <w:pPr>
        <w:pStyle w:val="4Tekst"/>
      </w:pPr>
      <w:r>
        <w:t xml:space="preserve">Nakon </w:t>
      </w:r>
      <w:r w:rsidR="006D1BB7">
        <w:t xml:space="preserve">analize stanja tržišta, definiranja pojmova i uvođenjem u neuronske mreže, </w:t>
      </w:r>
      <w:r w:rsidR="00EC1577">
        <w:t>rad prelazi na praktičniji dio, odnosno samu implementaciju aplikacije za prepoznavanje teksta programskim jezikom Python</w:t>
      </w:r>
      <w:r w:rsidR="000721B5">
        <w:t xml:space="preserve"> koristeći </w:t>
      </w:r>
      <w:r w:rsidR="00C169E2">
        <w:t>teoriju navedenu kroz rad</w:t>
      </w:r>
      <w:r w:rsidR="00EC1577">
        <w:t>.</w:t>
      </w:r>
    </w:p>
    <w:p w14:paraId="2C8D1571" w14:textId="03236FEE" w:rsidR="00543E0E" w:rsidRDefault="00501095" w:rsidP="00825D94">
      <w:pPr>
        <w:pStyle w:val="4Tekst"/>
        <w:rPr>
          <w:rFonts w:eastAsiaTheme="majorEastAsia" w:cstheme="majorBidi"/>
          <w:sz w:val="28"/>
          <w:szCs w:val="32"/>
        </w:rPr>
      </w:pPr>
      <w:r>
        <w:t>Praktični dio opisuje plan i provedbu projekta, navodi odabrane tehnologije i alate za rad i prikazuje relevantni programski kôd. Nakon toga navodi se uspješnost predviđanja teksta.</w:t>
      </w:r>
      <w:r w:rsidR="00543E0E">
        <w:br w:type="page"/>
      </w:r>
    </w:p>
    <w:p w14:paraId="26CBECDE" w14:textId="360AA6BB" w:rsidR="000E7388" w:rsidRDefault="000E7388" w:rsidP="000E7388">
      <w:pPr>
        <w:pStyle w:val="1Naslov"/>
      </w:pPr>
      <w:bookmarkStart w:id="1396" w:name="_Toc82446249"/>
      <w:r>
        <w:lastRenderedPageBreak/>
        <w:t>2</w:t>
      </w:r>
      <w:ins w:id="1397" w:author="Stjepan Salopek (ssalopek)" w:date="2021-09-09T14:12:00Z">
        <w:r w:rsidR="00093114">
          <w:t>.</w:t>
        </w:r>
      </w:ins>
      <w:r>
        <w:t xml:space="preserve"> O UMJETNOJ INTELIGENCIJI</w:t>
      </w:r>
      <w:bookmarkEnd w:id="1396"/>
    </w:p>
    <w:p w14:paraId="43E70154" w14:textId="21FA76C7" w:rsidR="00303848" w:rsidRDefault="0044147D" w:rsidP="00303848">
      <w:pPr>
        <w:pStyle w:val="2Podnaslov"/>
      </w:pPr>
      <w:del w:id="1398" w:author="Stjepan Salopek (ssalopek)" w:date="2021-09-09T14:14:00Z">
        <w:r>
          <w:rPr>
            <w:noProof/>
          </w:rPr>
          <w:pict w14:anchorId="2B148C4A">
            <v:shapetype id="_x0000_t202" coordsize="21600,21600" o:spt="202" path="m,l,21600r21600,l21600,xe">
              <v:stroke joinstyle="miter"/>
              <v:path gradientshapeok="t" o:connecttype="rect"/>
            </v:shapetype>
            <v:shape id="Tekstni okvir 1" o:spid="_x0000_s1034" type="#_x0000_t202" style="position:absolute;margin-left:139.5pt;margin-top:201.45pt;width:174.6pt;height:49.4pt;z-index:251656192;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" stroked="f">
              <v:textbox style="mso-next-textbox:#Tekstni okvir 1;mso-fit-shape-to-text:t" inset="0,0,0,0">
                <w:txbxContent>
                  <w:p w14:paraId="0BC39FE1" w14:textId="6F8DF842" w:rsidR="00C1314A" w:rsidRPr="00771844" w:rsidRDefault="00C1314A">
                    <w:pPr>
                      <w:pStyle w:val="4Tekst"/>
                      <w:rPr>
                        <w:noProof/>
                      </w:rPr>
                      <w:pPrChange w:id="1399" w:author="Stjepan Salopek (ssalopek)" w:date="2021-09-09T14:13:00Z">
                        <w:pPr>
                          <w:pStyle w:val="4Tekst"/>
                          <w:jc w:val="center"/>
                        </w:pPr>
                      </w:pPrChange>
                    </w:pPr>
                    <w:del w:id="1400" w:author="Stjepan Salopek (ssalopek)" w:date="2021-09-09T14:14:00Z">
                      <w:r w:rsidRPr="00771844" w:rsidDel="00093114">
                        <w:delText xml:space="preserve">Slika </w:delText>
                      </w:r>
                      <w:r w:rsidR="003B3A2A" w:rsidDel="00093114">
                        <w:fldChar w:fldCharType="begin"/>
                      </w:r>
                      <w:r w:rsidR="003B3A2A" w:rsidDel="00093114">
                        <w:delInstrText xml:space="preserve"> SEQ Slika \* ARABIC </w:delInstrText>
                      </w:r>
                      <w:r w:rsidR="003B3A2A" w:rsidDel="00093114">
                        <w:fldChar w:fldCharType="separate"/>
                      </w:r>
                      <w:r w:rsidR="00BB6411" w:rsidDel="00093114">
                        <w:rPr>
                          <w:noProof/>
                        </w:rPr>
                        <w:delText>1</w:delText>
                      </w:r>
                      <w:r w:rsidR="003B3A2A" w:rsidDel="00093114">
                        <w:rPr>
                          <w:noProof/>
                        </w:rPr>
                        <w:fldChar w:fldCharType="end"/>
                      </w:r>
                      <w:r w:rsidRPr="00771844" w:rsidDel="00093114">
                        <w:delText xml:space="preserve"> Odnos umjetne inteligencije i strojnog učenja</w:delText>
                      </w:r>
                    </w:del>
                  </w:p>
                </w:txbxContent>
              </v:textbox>
              <w10:wrap type="square" anchorx="margin"/>
            </v:shape>
          </w:pict>
        </w:r>
      </w:del>
      <w:bookmarkStart w:id="1401" w:name="_Toc82446250"/>
      <w:r w:rsidR="0062607B">
        <w:t>2.1</w:t>
      </w:r>
      <w:ins w:id="1402" w:author="Stjepan Salopek (ssalopek)" w:date="2021-09-09T14:13:00Z">
        <w:r w:rsidR="00093114">
          <w:t>.</w:t>
        </w:r>
      </w:ins>
      <w:r w:rsidR="0062607B">
        <w:t xml:space="preserve"> </w:t>
      </w:r>
      <w:r w:rsidR="00303848">
        <w:t>Osnovne definicije</w:t>
      </w:r>
      <w:bookmarkEnd w:id="1401"/>
    </w:p>
    <w:p w14:paraId="59E85EE4" w14:textId="77777777" w:rsidR="00931795" w:rsidRDefault="00931795" w:rsidP="00931795">
      <w:pPr>
        <w:pStyle w:val="4Tekst"/>
        <w:keepNext/>
        <w:jc w:val="center"/>
      </w:pPr>
      <w:r>
        <w:rPr>
          <w:noProof/>
        </w:rPr>
        <w:drawing>
          <wp:inline distT="0" distB="0" distL="0" distR="0" wp14:anchorId="0EF17D5C" wp14:editId="2FC9D64F">
            <wp:extent cx="2216150" cy="2146935"/>
            <wp:effectExtent l="0" t="0" r="0" b="0"/>
            <wp:docPr id="2" name="Slika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inline>
        </w:drawing>
      </w:r>
    </w:p>
    <w:p w14:paraId="5AAB0E2E" w14:textId="5EAEC26B" w:rsidR="00931795" w:rsidRDefault="00931795" w:rsidP="00931795">
      <w:pPr>
        <w:pStyle w:val="4Tekst"/>
        <w:jc w:val="center"/>
      </w:pPr>
      <w:bookmarkStart w:id="1403" w:name="_Toc94044599"/>
      <w:r>
        <w:t xml:space="preserve">Slika </w:t>
      </w:r>
      <w:r w:rsidR="0044147D">
        <w:fldChar w:fldCharType="begin"/>
      </w:r>
      <w:r w:rsidR="0044147D">
        <w:instrText xml:space="preserve"> SEQ Slika \* ARABIC </w:instrText>
      </w:r>
      <w:r w:rsidR="0044147D">
        <w:fldChar w:fldCharType="separate"/>
      </w:r>
      <w:r w:rsidR="00E61BAE">
        <w:rPr>
          <w:noProof/>
        </w:rPr>
        <w:t>1</w:t>
      </w:r>
      <w:r w:rsidR="0044147D">
        <w:rPr>
          <w:noProof/>
        </w:rPr>
        <w:fldChar w:fldCharType="end"/>
      </w:r>
      <w:r>
        <w:t>. Odnos umjetne inteligencije i strojnog učenja</w:t>
      </w:r>
      <w:bookmarkEnd w:id="1403"/>
    </w:p>
    <w:p w14:paraId="07BA7B29" w14:textId="301CA171" w:rsidR="00771844" w:rsidRDefault="005D2825" w:rsidP="000E7388">
      <w:pPr>
        <w:pStyle w:val="4Tekst"/>
      </w:pPr>
      <w:r>
        <w:t xml:space="preserve">S obzirom na to </w:t>
      </w:r>
      <w:r w:rsidR="000E7388">
        <w:t xml:space="preserve">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koristiti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del w:id="1404" w:author="Stjepan Salopek (ssalopek)" w:date="2021-09-09T14:15:00Z">
        <w:r w:rsidR="00303848" w:rsidDel="00093114">
          <w:delText>.</w:delText>
        </w:r>
      </w:del>
      <w:sdt>
        <w:sdtPr>
          <w:id w:val="-1104036482"/>
          <w:citation/>
        </w:sdtPr>
        <w:sdtEndPr/>
        <w:sdtContent>
          <w:r w:rsidR="00BA59F8">
            <w:fldChar w:fldCharType="begin"/>
          </w:r>
          <w:r w:rsidR="00D117B5">
            <w:instrText xml:space="preserve">CITATION Mar19 \l 1050 </w:instrText>
          </w:r>
          <w:r w:rsidR="00BA59F8">
            <w:fldChar w:fldCharType="separate"/>
          </w:r>
          <w:r w:rsidR="00D117B5">
            <w:rPr>
              <w:noProof/>
            </w:rPr>
            <w:t xml:space="preserve"> </w:t>
          </w:r>
          <w:r w:rsidR="00D117B5" w:rsidRPr="00D117B5">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D117B5">
            <w:rPr>
              <w:noProof/>
            </w:rPr>
            <w:t xml:space="preserve"> </w:t>
          </w:r>
          <w:r w:rsidR="00D117B5" w:rsidRPr="00D117B5">
            <w:rPr>
              <w:noProof/>
            </w:rPr>
            <w:t>[2]</w:t>
          </w:r>
          <w:r w:rsidR="00303848">
            <w:fldChar w:fldCharType="end"/>
          </w:r>
        </w:sdtContent>
      </w:sdt>
      <w:ins w:id="1405" w:author="Stjepan Salopek (ssalopek)" w:date="2021-09-09T14:15:00Z">
        <w:r w:rsidR="00093114">
          <w:t>.</w:t>
        </w:r>
      </w:ins>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 i zatim prosljeđuju daljnjim neuronima, čime se tvori mreža</w:t>
      </w:r>
      <w:del w:id="1406" w:author="Stjepan Salopek (ssalopek)" w:date="2021-09-09T14:15:00Z">
        <w:r w:rsidR="00303848" w:rsidDel="00093114">
          <w:delText>.</w:delText>
        </w:r>
      </w:del>
      <w:commentRangeStart w:id="1407"/>
      <w:sdt>
        <w:sdtPr>
          <w:id w:val="817235532"/>
          <w:citation/>
        </w:sdtPr>
        <w:sdtEndPr/>
        <w:sdtContent>
          <w:r w:rsidR="00303848">
            <w:fldChar w:fldCharType="begin"/>
          </w:r>
          <w:r w:rsidR="00771844">
            <w:instrText xml:space="preserve">CITATION Dan82 \l 1050 </w:instrText>
          </w:r>
          <w:r w:rsidR="00303848">
            <w:fldChar w:fldCharType="separate"/>
          </w:r>
          <w:r w:rsidR="00D117B5">
            <w:rPr>
              <w:noProof/>
            </w:rPr>
            <w:t xml:space="preserve"> </w:t>
          </w:r>
          <w:r w:rsidR="00D117B5" w:rsidRPr="00D117B5">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D117B5">
            <w:rPr>
              <w:noProof/>
            </w:rPr>
            <w:t xml:space="preserve"> </w:t>
          </w:r>
          <w:r w:rsidR="00D117B5" w:rsidRPr="00D117B5">
            <w:rPr>
              <w:noProof/>
            </w:rPr>
            <w:t>[4]</w:t>
          </w:r>
          <w:r w:rsidR="00771844">
            <w:fldChar w:fldCharType="end"/>
          </w:r>
        </w:sdtContent>
      </w:sdt>
      <w:commentRangeEnd w:id="1407"/>
      <w:r w:rsidR="00DB770D">
        <w:rPr>
          <w:rStyle w:val="CommentReference"/>
          <w:rFonts w:asciiTheme="minorHAnsi" w:eastAsiaTheme="minorHAnsi" w:hAnsiTheme="minorHAnsi"/>
          <w:spacing w:val="0"/>
        </w:rPr>
        <w:commentReference w:id="1407"/>
      </w:r>
      <w:ins w:id="1408" w:author="Stjepan Salopek (ssalopek)" w:date="2021-09-09T14:15:00Z">
        <w:r w:rsidR="00093114">
          <w:t>.</w:t>
        </w:r>
      </w:ins>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3393085D" w:rsidR="007A62B2" w:rsidRDefault="0062607B" w:rsidP="003B4604">
      <w:pPr>
        <w:pStyle w:val="2Podnaslov"/>
      </w:pPr>
      <w:bookmarkStart w:id="1409" w:name="_Toc82446251"/>
      <w:r>
        <w:t>2.2</w:t>
      </w:r>
      <w:ins w:id="1410" w:author="Stjepan Salopek (ssalopek)" w:date="2021-09-09T14:13:00Z">
        <w:r w:rsidR="00093114">
          <w:t>.</w:t>
        </w:r>
      </w:ins>
      <w:r>
        <w:t xml:space="preserve"> </w:t>
      </w:r>
      <w:r w:rsidR="002F10C2">
        <w:t>Strojno učenje na tržištu</w:t>
      </w:r>
      <w:bookmarkEnd w:id="1409"/>
    </w:p>
    <w:p w14:paraId="63970280" w14:textId="5A350CF1" w:rsidR="00F92B03" w:rsidRDefault="006E566B" w:rsidP="002F10C2">
      <w:pPr>
        <w:pStyle w:val="4Tekst"/>
      </w:pPr>
      <w:r>
        <w:t xml:space="preserve">Strojno učenje još uvijek </w:t>
      </w:r>
      <w:r w:rsidR="00396C4C">
        <w:t>nije zaživjelo na tržištu poput mrežnih aplikacija, no i dalje je snažan alat koji se može koristiti u mnogim područjima.</w:t>
      </w:r>
      <w:r>
        <w:t xml:space="preserve"> </w:t>
      </w:r>
      <w:r w:rsidR="002F10C2">
        <w:t xml:space="preserve">Prema podacima mrežne stranice </w:t>
      </w:r>
      <w:r w:rsidR="002F10C2">
        <w:rPr>
          <w:i/>
          <w:iCs/>
        </w:rPr>
        <w:t>indeed</w:t>
      </w:r>
      <w:r w:rsidR="002F10C2">
        <w:t xml:space="preserve">, prosječna plaća inženjera strojnog učenja u SADu je </w:t>
      </w:r>
      <w:r w:rsidR="00043519">
        <w:t xml:space="preserve">do </w:t>
      </w:r>
      <w:r w:rsidR="005845DA">
        <w:lastRenderedPageBreak/>
        <w:t xml:space="preserve">sto pedeset tisuća dolara </w:t>
      </w:r>
      <w:r w:rsidR="002F10C2">
        <w:t xml:space="preserve">godišnje, što je preračunato </w:t>
      </w:r>
      <w:r w:rsidR="005845DA">
        <w:t>sedamdeset i osam</w:t>
      </w:r>
      <w:r w:rsidR="002F10C2">
        <w:t xml:space="preserve"> tisuća kuna mjesečno</w:t>
      </w:r>
      <w:del w:id="1411" w:author="Stjepan Salopek (ssalopek)" w:date="2021-09-09T14:15:00Z">
        <w:r w:rsidR="002F10C2" w:rsidDel="00093114">
          <w:delText>.</w:delText>
        </w:r>
      </w:del>
      <w:sdt>
        <w:sdtPr>
          <w:id w:val="482511487"/>
          <w:citation/>
        </w:sdtPr>
        <w:sdtEndPr/>
        <w:sdtContent>
          <w:r w:rsidR="002F10C2">
            <w:fldChar w:fldCharType="begin"/>
          </w:r>
          <w:r w:rsidR="002F10C2">
            <w:instrText xml:space="preserve"> CITATION ind \l 1050 </w:instrText>
          </w:r>
          <w:r w:rsidR="002F10C2">
            <w:fldChar w:fldCharType="separate"/>
          </w:r>
          <w:r w:rsidR="00D117B5">
            <w:rPr>
              <w:noProof/>
            </w:rPr>
            <w:t xml:space="preserve"> </w:t>
          </w:r>
          <w:r w:rsidR="00D117B5" w:rsidRPr="00D117B5">
            <w:rPr>
              <w:noProof/>
            </w:rPr>
            <w:t>[5]</w:t>
          </w:r>
          <w:r w:rsidR="002F10C2">
            <w:fldChar w:fldCharType="end"/>
          </w:r>
        </w:sdtContent>
      </w:sdt>
      <w:ins w:id="1412" w:author="Stjepan Salopek (ssalopek)" w:date="2021-09-09T14:15:00Z">
        <w:r w:rsidR="00093114">
          <w:t>.</w:t>
        </w:r>
      </w:ins>
      <w:del w:id="1413" w:author="Stjepan Salopek (ssalopek)" w:date="2021-09-09T14:15:00Z">
        <w:r w:rsidR="001E293C" w:rsidDel="00093114">
          <w:delText xml:space="preserve"> </w:delText>
        </w:r>
      </w:del>
    </w:p>
    <w:tbl>
      <w:tblPr>
        <w:tblStyle w:val="TableGrid"/>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pPr>
              <w:pStyle w:val="4Tekst"/>
              <w:keepNext/>
              <w:jc w:val="left"/>
              <w:rPr>
                <w:b/>
                <w:bCs/>
              </w:rPr>
              <w:pPrChange w:id="1414" w:author="Tin Kramberger (tkramberg)" w:date="2021-09-06T18:59:00Z">
                <w:pPr>
                  <w:pStyle w:val="4Tekst"/>
                  <w:keepNext/>
                  <w:jc w:val="center"/>
                </w:pPr>
              </w:pPrChange>
            </w:pPr>
            <w:r w:rsidRPr="00E30779">
              <w:rPr>
                <w:b/>
                <w:bCs/>
              </w:rPr>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pPr>
              <w:pStyle w:val="4Tekst"/>
              <w:keepNext/>
              <w:jc w:val="left"/>
              <w:pPrChange w:id="1415" w:author="Tin Kramberger (tkramberg)" w:date="2021-09-06T18:59:00Z">
                <w:pPr>
                  <w:pStyle w:val="4Tekst"/>
                  <w:keepNext/>
                  <w:jc w:val="right"/>
                </w:pPr>
              </w:pPrChange>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pPr>
              <w:pStyle w:val="4Tekst"/>
              <w:keepNext/>
              <w:jc w:val="left"/>
              <w:pPrChange w:id="1416" w:author="Tin Kramberger (tkramberg)" w:date="2021-09-06T18:59:00Z">
                <w:pPr>
                  <w:pStyle w:val="4Tekst"/>
                  <w:keepNext/>
                  <w:jc w:val="right"/>
                </w:pPr>
              </w:pPrChange>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pPr>
              <w:pStyle w:val="4Tekst"/>
              <w:keepNext/>
              <w:jc w:val="left"/>
              <w:pPrChange w:id="1417" w:author="Tin Kramberger (tkramberg)" w:date="2021-09-06T18:59:00Z">
                <w:pPr>
                  <w:pStyle w:val="4Tekst"/>
                  <w:keepNext/>
                  <w:jc w:val="right"/>
                </w:pPr>
              </w:pPrChange>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pPr>
              <w:pStyle w:val="4Tekst"/>
              <w:keepNext/>
              <w:jc w:val="left"/>
              <w:pPrChange w:id="1418" w:author="Tin Kramberger (tkramberg)" w:date="2021-09-06T18:59:00Z">
                <w:pPr>
                  <w:pStyle w:val="4Tekst"/>
                  <w:keepNext/>
                  <w:jc w:val="right"/>
                </w:pPr>
              </w:pPrChange>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pPr>
              <w:pStyle w:val="4Tekst"/>
              <w:keepNext/>
              <w:jc w:val="left"/>
              <w:pPrChange w:id="1419" w:author="Tin Kramberger (tkramberg)" w:date="2021-09-06T18:59:00Z">
                <w:pPr>
                  <w:pStyle w:val="4Tekst"/>
                  <w:keepNext/>
                  <w:jc w:val="right"/>
                </w:pPr>
              </w:pPrChange>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pPr>
              <w:pStyle w:val="4Tekst"/>
              <w:keepNext/>
              <w:jc w:val="left"/>
              <w:pPrChange w:id="1420" w:author="Tin Kramberger (tkramberg)" w:date="2021-09-06T18:59:00Z">
                <w:pPr>
                  <w:pStyle w:val="4Tekst"/>
                  <w:keepNext/>
                  <w:jc w:val="right"/>
                </w:pPr>
              </w:pPrChange>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pPr>
              <w:pStyle w:val="4Tekst"/>
              <w:keepNext/>
              <w:jc w:val="left"/>
              <w:pPrChange w:id="1421" w:author="Tin Kramberger (tkramberg)" w:date="2021-09-06T18:59:00Z">
                <w:pPr>
                  <w:pStyle w:val="4Tekst"/>
                  <w:keepNext/>
                  <w:jc w:val="right"/>
                </w:pPr>
              </w:pPrChange>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pPr>
              <w:pStyle w:val="4Tekst"/>
              <w:keepNext/>
              <w:jc w:val="left"/>
              <w:pPrChange w:id="1422" w:author="Tin Kramberger (tkramberg)" w:date="2021-09-06T18:59:00Z">
                <w:pPr>
                  <w:pStyle w:val="4Tekst"/>
                  <w:keepNext/>
                  <w:jc w:val="right"/>
                </w:pPr>
              </w:pPrChange>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pPr>
              <w:pStyle w:val="4Tekst"/>
              <w:keepNext/>
              <w:jc w:val="left"/>
              <w:pPrChange w:id="1423" w:author="Tin Kramberger (tkramberg)" w:date="2021-09-06T18:59:00Z">
                <w:pPr>
                  <w:pStyle w:val="4Tekst"/>
                  <w:keepNext/>
                  <w:jc w:val="right"/>
                </w:pPr>
              </w:pPrChange>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pPr>
              <w:pStyle w:val="4Tekst"/>
              <w:keepNext/>
              <w:jc w:val="left"/>
              <w:pPrChange w:id="1424" w:author="Tin Kramberger (tkramberg)" w:date="2021-09-06T18:59:00Z">
                <w:pPr>
                  <w:pStyle w:val="4Tekst"/>
                  <w:keepNext/>
                  <w:jc w:val="right"/>
                </w:pPr>
              </w:pPrChange>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pPr>
              <w:pStyle w:val="4Tekst"/>
              <w:keepNext/>
              <w:jc w:val="left"/>
              <w:pPrChange w:id="1425" w:author="Tin Kramberger (tkramberg)" w:date="2021-09-06T18:59:00Z">
                <w:pPr>
                  <w:pStyle w:val="4Tekst"/>
                  <w:keepNext/>
                  <w:jc w:val="right"/>
                </w:pPr>
              </w:pPrChange>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pPr>
              <w:pStyle w:val="4Tekst"/>
              <w:keepNext/>
              <w:jc w:val="left"/>
              <w:pPrChange w:id="1426" w:author="Tin Kramberger (tkramberg)" w:date="2021-09-06T18:59:00Z">
                <w:pPr>
                  <w:pStyle w:val="4Tekst"/>
                  <w:keepNext/>
                  <w:jc w:val="right"/>
                </w:pPr>
              </w:pPrChange>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pPr>
              <w:pStyle w:val="4Tekst"/>
              <w:keepNext/>
              <w:jc w:val="left"/>
              <w:pPrChange w:id="1427" w:author="Tin Kramberger (tkramberg)" w:date="2021-09-06T18:59:00Z">
                <w:pPr>
                  <w:pStyle w:val="4Tekst"/>
                  <w:keepNext/>
                  <w:jc w:val="right"/>
                </w:pPr>
              </w:pPrChange>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pPr>
              <w:pStyle w:val="4Tekst"/>
              <w:keepNext/>
              <w:jc w:val="left"/>
              <w:pPrChange w:id="1428" w:author="Tin Kramberger (tkramberg)" w:date="2021-09-06T18:59:00Z">
                <w:pPr>
                  <w:pStyle w:val="4Tekst"/>
                  <w:keepNext/>
                  <w:jc w:val="right"/>
                </w:pPr>
              </w:pPrChange>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pPr>
              <w:pStyle w:val="4Tekst"/>
              <w:keepNext/>
              <w:jc w:val="left"/>
              <w:pPrChange w:id="1429" w:author="Tin Kramberger (tkramberg)" w:date="2021-09-06T18:59:00Z">
                <w:pPr>
                  <w:pStyle w:val="4Tekst"/>
                  <w:keepNext/>
                  <w:jc w:val="right"/>
                </w:pPr>
              </w:pPrChange>
            </w:pPr>
            <w:r>
              <w:t>Poljska</w:t>
            </w:r>
          </w:p>
        </w:tc>
        <w:tc>
          <w:tcPr>
            <w:tcW w:w="4531" w:type="dxa"/>
          </w:tcPr>
          <w:p w14:paraId="02A2464A" w14:textId="0F429EEC" w:rsidR="00CC4615" w:rsidRDefault="00E30779" w:rsidP="003D58D3">
            <w:pPr>
              <w:pStyle w:val="4Tekst"/>
              <w:keepNext/>
              <w:jc w:val="right"/>
            </w:pPr>
            <w:r>
              <w:t>29.003</w:t>
            </w:r>
          </w:p>
        </w:tc>
      </w:tr>
    </w:tbl>
    <w:p w14:paraId="58AEB6F6" w14:textId="02CFDC02" w:rsidR="00E30779" w:rsidRDefault="00E30779" w:rsidP="003D58D3">
      <w:pPr>
        <w:pStyle w:val="4Tekst"/>
        <w:keepNext/>
        <w:jc w:val="center"/>
      </w:pPr>
      <w:bookmarkStart w:id="1430" w:name="_Toc63094049"/>
      <w:bookmarkStart w:id="1431" w:name="_Toc82446292"/>
      <w:r>
        <w:t xml:space="preserve">Tablica </w:t>
      </w:r>
      <w:r w:rsidR="0044147D">
        <w:fldChar w:fldCharType="begin"/>
      </w:r>
      <w:r w:rsidR="0044147D">
        <w:instrText xml:space="preserve"> SEQ Tablica \* ARABIC </w:instrText>
      </w:r>
      <w:r w:rsidR="0044147D">
        <w:fldChar w:fldCharType="separate"/>
      </w:r>
      <w:r w:rsidR="00641E31">
        <w:rPr>
          <w:noProof/>
        </w:rPr>
        <w:t>1</w:t>
      </w:r>
      <w:r w:rsidR="0044147D">
        <w:rPr>
          <w:noProof/>
        </w:rPr>
        <w:fldChar w:fldCharType="end"/>
      </w:r>
      <w:commentRangeStart w:id="1432"/>
      <w:commentRangeEnd w:id="1432"/>
      <w:r w:rsidR="00DB770D">
        <w:rPr>
          <w:rStyle w:val="CommentReference"/>
          <w:rFonts w:asciiTheme="minorHAnsi" w:eastAsiaTheme="minorHAnsi" w:hAnsiTheme="minorHAnsi"/>
          <w:spacing w:val="0"/>
        </w:rPr>
        <w:commentReference w:id="1432"/>
      </w:r>
      <w:ins w:id="1433" w:author="Stjepan Salopek (ssalopek)" w:date="2021-09-09T14:19:00Z">
        <w:r w:rsidR="00093114">
          <w:rPr>
            <w:noProof/>
          </w:rPr>
          <w:t>.</w:t>
        </w:r>
      </w:ins>
      <w:r>
        <w:t xml:space="preserve"> </w:t>
      </w:r>
      <w:r w:rsidRPr="002650F2">
        <w:t>Srednje prosječne plaće inženjera strojnog učenja i podataka po državama</w:t>
      </w:r>
      <w:bookmarkEnd w:id="1430"/>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D117B5">
            <w:rPr>
              <w:noProof/>
            </w:rPr>
            <w:t xml:space="preserve"> </w:t>
          </w:r>
          <w:r w:rsidR="00D117B5" w:rsidRPr="00D117B5">
            <w:rPr>
              <w:noProof/>
            </w:rPr>
            <w:t>[6]</w:t>
          </w:r>
          <w:r w:rsidR="00A44C58">
            <w:fldChar w:fldCharType="end"/>
          </w:r>
        </w:sdtContent>
      </w:sdt>
      <w:bookmarkEnd w:id="1431"/>
    </w:p>
    <w:p w14:paraId="2163CADD" w14:textId="35DF5A94" w:rsidR="002F10C2" w:rsidRDefault="00A44C58" w:rsidP="002F10C2">
      <w:pPr>
        <w:pStyle w:val="4Tekst"/>
      </w:pPr>
      <w:r>
        <w:t xml:space="preserve">Kao što se može vidjeti </w:t>
      </w:r>
      <w:r w:rsidR="00276652">
        <w:t>u</w:t>
      </w:r>
      <w:r w:rsidR="00C03538">
        <w:t xml:space="preserve"> tablici</w:t>
      </w:r>
      <w:r>
        <w:t>, vodeća tržišta strojnog učenja su razvijenije države poput Sjedinjenih Američkih Država, Kanade, Njemačke, Nizozemske i tako dalje.</w:t>
      </w:r>
      <w:r w:rsidR="00B6066B">
        <w:t xml:space="preserve"> Razlog tome </w:t>
      </w:r>
      <w:r w:rsidR="00276652">
        <w:t>može biti</w:t>
      </w:r>
      <w:r w:rsidR="00B6066B">
        <w:t xml:space="preserve"> taj što </w:t>
      </w:r>
      <w:r w:rsidR="0034626E">
        <w:t>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 xml:space="preserve">u </w:t>
      </w:r>
      <w:r w:rsidR="00276652">
        <w:t>većinom u ogromnim tvrtkama</w:t>
      </w:r>
      <w:r w:rsidR="00C467F2">
        <w:t xml:space="preserve"> poput Googlea i Facebooka</w:t>
      </w:r>
      <w:r w:rsidR="001D3CA7">
        <w:t xml:space="preserve">, dok manje tvrtke </w:t>
      </w:r>
      <w:r w:rsidR="00D25BB7">
        <w:t xml:space="preserve">veću razinu strojnog učenja ne mogu priuštiti ili </w:t>
      </w:r>
      <w:r w:rsidR="00C03538">
        <w:t xml:space="preserve">ista </w:t>
      </w:r>
      <w:r w:rsidR="00D25BB7">
        <w:t>nije isplativa.</w:t>
      </w:r>
    </w:p>
    <w:p w14:paraId="43ADC6B7" w14:textId="0DB10F79" w:rsidR="00487F9F" w:rsidRDefault="00BB04DA" w:rsidP="002F10C2">
      <w:pPr>
        <w:pStyle w:val="4Tekst"/>
      </w:pPr>
      <w:r>
        <w:t>Osim trenutne tržišne vrijednosti,</w:t>
      </w:r>
      <w:r w:rsidR="00C03538">
        <w:t xml:space="preserve"> strojno učenje ima mnogo dugoročnog potencijala</w:t>
      </w:r>
      <w:r w:rsidR="00EB5FF0">
        <w:t>, kako u većim tako i u manjim državama</w:t>
      </w:r>
      <w:r w:rsidR="007E6198">
        <w:t>. Grana strojnog učenja svojevrstan je spoj računarstva i matematike</w:t>
      </w:r>
      <w:r w:rsidR="00462A57">
        <w:t xml:space="preserve">, što donekle sužava popis ljudi koji </w:t>
      </w:r>
      <w:r w:rsidR="00462A57">
        <w:lastRenderedPageBreak/>
        <w:t>bi se njome mogli baviti</w:t>
      </w:r>
      <w:r w:rsidR="00AA4409">
        <w:t>. Stoga</w:t>
      </w:r>
      <w:r w:rsidR="00385B50">
        <w:t xml:space="preserve"> bi analiza </w:t>
      </w:r>
      <w:r w:rsidR="00C03538">
        <w:t xml:space="preserve">i prikaz </w:t>
      </w:r>
      <w:r w:rsidR="00276652">
        <w:t>budućim</w:t>
      </w:r>
      <w:r w:rsidR="00C03538">
        <w:t xml:space="preserve"> inženjerima </w:t>
      </w:r>
      <w:r w:rsidR="00385B50">
        <w:t xml:space="preserve">mogla biti dobar poticaj </w:t>
      </w:r>
      <w:r w:rsidR="00C03538">
        <w:t>za odabir domene umjetne inteligencije</w:t>
      </w:r>
      <w:r w:rsidR="004A7A6E">
        <w:t>.</w:t>
      </w:r>
    </w:p>
    <w:p w14:paraId="7D0A4F1E" w14:textId="1A585492" w:rsidR="00CB09D3" w:rsidRDefault="007D7D4C" w:rsidP="00487F9F">
      <w:pPr>
        <w:pStyle w:val="4Tekst"/>
        <w:keepNext/>
        <w:jc w:val="center"/>
        <w:rPr>
          <w:ins w:id="1434" w:author="Stjepan Salopek (ssalopek)" w:date="2021-09-09T14:33:00Z"/>
        </w:rPr>
      </w:pPr>
      <w:commentRangeStart w:id="1435"/>
      <w:del w:id="1436" w:author="Stjepan Salopek (ssalopek)" w:date="2021-09-09T14:35:00Z">
        <w:r w:rsidDel="00CB09D3">
          <w:rPr>
            <w:noProof/>
          </w:rPr>
          <w:drawing>
            <wp:inline distT="0" distB="0" distL="0" distR="0" wp14:anchorId="35F76999" wp14:editId="6D5C8190">
              <wp:extent cx="5753735" cy="29159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del>
      <w:commentRangeEnd w:id="1435"/>
      <w:ins w:id="1437" w:author="Stjepan Salopek (ssalopek)" w:date="2021-09-09T14:32:00Z">
        <w:r w:rsidR="00CB09D3">
          <w:rPr>
            <w:noProof/>
          </w:rPr>
          <w:drawing>
            <wp:inline distT="0" distB="0" distL="0" distR="0" wp14:anchorId="383E7FA1" wp14:editId="10E37377">
              <wp:extent cx="577190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837" cy="2944914"/>
                      </a:xfrm>
                      <a:prstGeom prst="rect">
                        <a:avLst/>
                      </a:prstGeom>
                      <a:noFill/>
                      <a:ln>
                        <a:noFill/>
                      </a:ln>
                    </pic:spPr>
                  </pic:pic>
                </a:graphicData>
              </a:graphic>
            </wp:inline>
          </w:drawing>
        </w:r>
      </w:ins>
    </w:p>
    <w:p w14:paraId="0F8A249E" w14:textId="48B9A780" w:rsidR="00CB09D3" w:rsidRDefault="00CB09D3">
      <w:pPr>
        <w:pStyle w:val="4Tekst"/>
        <w:jc w:val="center"/>
        <w:rPr>
          <w:ins w:id="1438" w:author="Stjepan Salopek (ssalopek)" w:date="2021-09-09T14:33:00Z"/>
        </w:rPr>
        <w:pPrChange w:id="1439" w:author="Stjepan Salopek (ssalopek)" w:date="2021-09-09T14:33:00Z">
          <w:pPr>
            <w:pStyle w:val="Caption"/>
          </w:pPr>
        </w:pPrChange>
      </w:pPr>
      <w:bookmarkStart w:id="1440" w:name="_Toc82446301"/>
      <w:bookmarkStart w:id="1441" w:name="_Toc94044600"/>
      <w:ins w:id="1442" w:author="Stjepan Salopek (ssalopek)" w:date="2021-09-09T14:33:00Z">
        <w:r>
          <w:t xml:space="preserve">Slika </w:t>
        </w:r>
        <w:r>
          <w:fldChar w:fldCharType="begin"/>
        </w:r>
        <w:r>
          <w:instrText xml:space="preserve"> SEQ Slika \* ARABIC </w:instrText>
        </w:r>
      </w:ins>
      <w:r>
        <w:fldChar w:fldCharType="separate"/>
      </w:r>
      <w:r w:rsidR="00E61BAE">
        <w:rPr>
          <w:noProof/>
        </w:rPr>
        <w:t>2</w:t>
      </w:r>
      <w:ins w:id="1443" w:author="Stjepan Salopek (ssalopek)" w:date="2021-09-09T14:33:00Z">
        <w:r>
          <w:fldChar w:fldCharType="end"/>
        </w:r>
      </w:ins>
      <w:ins w:id="1444" w:author="Stjepan Salopek (ssalopek)" w:date="2021-09-09T14:36:00Z">
        <w:r>
          <w:t>.</w:t>
        </w:r>
      </w:ins>
      <w:ins w:id="1445" w:author="Stjepan Salopek (ssalopek)" w:date="2021-09-09T14:33:00Z">
        <w:r>
          <w:t xml:space="preserve"> </w:t>
        </w:r>
        <w:r w:rsidRPr="009D7BD7">
          <w:t>Promjene u plaći inženjera strojnog učenja i podataka po državama uspoređeno sa istima prije tri godine</w:t>
        </w:r>
        <w:r>
          <w:t xml:space="preserve"> </w:t>
        </w:r>
      </w:ins>
      <w:customXmlInsRangeStart w:id="1446" w:author="Stjepan Salopek (ssalopek)" w:date="2021-09-09T14:35:00Z"/>
      <w:sdt>
        <w:sdtPr>
          <w:id w:val="810224015"/>
          <w:citation/>
        </w:sdtPr>
        <w:sdtEndPr/>
        <w:sdtContent>
          <w:customXmlInsRangeEnd w:id="1446"/>
          <w:ins w:id="1447" w:author="Stjepan Salopek (ssalopek)" w:date="2021-09-09T14:35:00Z">
            <w:r>
              <w:fldChar w:fldCharType="begin"/>
            </w:r>
            <w:r>
              <w:rPr>
                <w:lang w:val="en-US"/>
              </w:rPr>
              <w:instrText xml:space="preserve"> CITATION Bob18 \l 1033 </w:instrText>
            </w:r>
          </w:ins>
          <w:r>
            <w:fldChar w:fldCharType="separate"/>
          </w:r>
          <w:ins w:id="1448" w:author="Stjepan Salopek (ssalopek)" w:date="2021-09-09T14:35:00Z">
            <w:r w:rsidRPr="00CB09D3">
              <w:rPr>
                <w:noProof/>
                <w:lang w:val="en-US"/>
                <w:rPrChange w:id="1449" w:author="Stjepan Salopek (ssalopek)" w:date="2021-09-09T14:35:00Z">
                  <w:rPr>
                    <w:rFonts w:eastAsia="Times New Roman"/>
                  </w:rPr>
                </w:rPrChange>
              </w:rPr>
              <w:t>[6]</w:t>
            </w:r>
            <w:r>
              <w:fldChar w:fldCharType="end"/>
            </w:r>
          </w:ins>
          <w:customXmlInsRangeStart w:id="1450" w:author="Stjepan Salopek (ssalopek)" w:date="2021-09-09T14:35:00Z"/>
        </w:sdtContent>
      </w:sdt>
      <w:customXmlInsRangeEnd w:id="1450"/>
      <w:bookmarkEnd w:id="1440"/>
      <w:bookmarkEnd w:id="1441"/>
    </w:p>
    <w:p w14:paraId="4375D859" w14:textId="7B22B1C2" w:rsidR="00EC3E66" w:rsidDel="00CB09D3" w:rsidRDefault="00DB770D" w:rsidP="00EC3E66">
      <w:pPr>
        <w:pStyle w:val="4Tekst"/>
        <w:keepNext/>
        <w:rPr>
          <w:del w:id="1451" w:author="Stjepan Salopek (ssalopek)" w:date="2021-09-09T14:35:00Z"/>
        </w:rPr>
      </w:pPr>
      <w:r>
        <w:rPr>
          <w:rStyle w:val="CommentReference"/>
          <w:rFonts w:asciiTheme="minorHAnsi" w:eastAsiaTheme="minorHAnsi" w:hAnsiTheme="minorHAnsi"/>
          <w:spacing w:val="0"/>
        </w:rPr>
        <w:commentReference w:id="1435"/>
      </w:r>
    </w:p>
    <w:p w14:paraId="3B74D920" w14:textId="6144DE35" w:rsidR="00C467F2" w:rsidDel="00CB09D3" w:rsidRDefault="00EC3E66" w:rsidP="00EC3E66">
      <w:pPr>
        <w:pStyle w:val="4Tekst"/>
        <w:jc w:val="center"/>
        <w:rPr>
          <w:del w:id="1452" w:author="Stjepan Salopek (ssalopek)" w:date="2021-09-09T14:35:00Z"/>
        </w:rPr>
      </w:pPr>
      <w:del w:id="1453" w:author="Stjepan Salopek (ssalopek)" w:date="2021-09-09T14:35:00Z">
        <w:r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54" w:author="Stjepan Salopek (ssalopek)" w:date="2021-09-09T14:33:00Z">
        <w:r w:rsidR="00093114" w:rsidDel="00CB09D3">
          <w:rPr>
            <w:noProof/>
          </w:rPr>
          <w:delText>2</w:delText>
        </w:r>
      </w:del>
      <w:del w:id="1455" w:author="Stjepan Salopek (ssalopek)" w:date="2021-09-09T14:35:00Z">
        <w:r w:rsidR="003B3A2A" w:rsidDel="00CB09D3">
          <w:rPr>
            <w:noProof/>
          </w:rPr>
          <w:fldChar w:fldCharType="end"/>
        </w:r>
        <w:r w:rsidDel="00CB09D3">
          <w:delText xml:space="preserve"> </w:delText>
        </w:r>
        <w:r w:rsidRPr="00AF4A16" w:rsidDel="00CB09D3">
          <w:delText>Promjene u plaći inženjera strojnog učenja i podataka po državama uspoređeno sa istima prije tri godine</w:delText>
        </w:r>
      </w:del>
      <w:customXmlDelRangeStart w:id="1456" w:author="Stjepan Salopek (ssalopek)" w:date="2021-09-09T14:35:00Z"/>
      <w:sdt>
        <w:sdtPr>
          <w:id w:val="-894277769"/>
          <w:citation/>
        </w:sdtPr>
        <w:sdtEndPr/>
        <w:sdtContent>
          <w:customXmlDelRangeEnd w:id="1456"/>
          <w:del w:id="1457" w:author="Stjepan Salopek (ssalopek)" w:date="2021-09-09T14:35:00Z">
            <w:r w:rsidR="008F6192" w:rsidDel="00CB09D3">
              <w:fldChar w:fldCharType="begin"/>
            </w:r>
            <w:r w:rsidR="008F6192" w:rsidDel="00CB09D3">
              <w:delInstrText xml:space="preserve"> CITATION Bob18 \l 1050 </w:delInstrText>
            </w:r>
            <w:r w:rsidR="008F6192" w:rsidDel="00CB09D3">
              <w:fldChar w:fldCharType="separate"/>
            </w:r>
            <w:r w:rsidR="00D117B5" w:rsidDel="00CB09D3">
              <w:rPr>
                <w:noProof/>
              </w:rPr>
              <w:delText xml:space="preserve"> </w:delText>
            </w:r>
            <w:r w:rsidR="00D117B5" w:rsidRPr="00D117B5" w:rsidDel="00CB09D3">
              <w:rPr>
                <w:noProof/>
              </w:rPr>
              <w:delText>[6]</w:delText>
            </w:r>
            <w:r w:rsidR="008F6192" w:rsidDel="00CB09D3">
              <w:fldChar w:fldCharType="end"/>
            </w:r>
          </w:del>
          <w:customXmlDelRangeStart w:id="1458" w:author="Stjepan Salopek (ssalopek)" w:date="2021-09-09T14:35:00Z"/>
        </w:sdtContent>
      </w:sdt>
      <w:customXmlDelRangeEnd w:id="1458"/>
    </w:p>
    <w:p w14:paraId="4FDF7A42" w14:textId="25F46FEF" w:rsidR="00EC3E66" w:rsidRPr="009F3447" w:rsidRDefault="00F06AA9">
      <w:pPr>
        <w:pStyle w:val="4Tekst"/>
        <w:keepNext/>
        <w:pPrChange w:id="1459" w:author="Stjepan Salopek (ssalopek)" w:date="2021-09-09T14:35:00Z">
          <w:pPr>
            <w:pStyle w:val="4Tekst"/>
          </w:pPr>
        </w:pPrChange>
      </w:pPr>
      <w:r w:rsidRPr="009F3447">
        <w:t>Osim podataka navedenih u</w:t>
      </w:r>
      <w:r w:rsidR="005845DA">
        <w:t xml:space="preserve"> drugoj tablici</w:t>
      </w:r>
      <w:r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samostalni rad na daljinu (</w:t>
      </w:r>
      <w:r w:rsidR="001A3177">
        <w:t xml:space="preserve">engl. </w:t>
      </w:r>
      <w:r w:rsidR="00CB09D3" w:rsidRPr="00B308E7">
        <w:rPr>
          <w:i/>
          <w:iCs/>
        </w:rPr>
        <w:t>F</w:t>
      </w:r>
      <w:r w:rsidR="00C1410F" w:rsidRPr="00B308E7">
        <w:rPr>
          <w:i/>
          <w:iCs/>
        </w:rPr>
        <w:t>reelancing</w:t>
      </w:r>
      <w:r w:rsidR="00C1410F">
        <w:t>).</w:t>
      </w:r>
      <w:r w:rsidR="001C1FF4">
        <w:t xml:space="preserve"> </w:t>
      </w:r>
    </w:p>
    <w:p w14:paraId="0FF4396E" w14:textId="2A88C60F" w:rsidR="00E33B17" w:rsidRDefault="0062607B" w:rsidP="00634DC9">
      <w:pPr>
        <w:pStyle w:val="2Podnaslov"/>
      </w:pPr>
      <w:bookmarkStart w:id="1460" w:name="_Toc82446252"/>
      <w:r>
        <w:t>2.3</w:t>
      </w:r>
      <w:ins w:id="1461" w:author="Stjepan Salopek (ssalopek)" w:date="2021-09-09T14:36:00Z">
        <w:r w:rsidR="00CB09D3">
          <w:t>.</w:t>
        </w:r>
      </w:ins>
      <w:r>
        <w:t xml:space="preserve"> </w:t>
      </w:r>
      <w:r w:rsidR="00E33B17">
        <w:t xml:space="preserve">Potreba za </w:t>
      </w:r>
      <w:r w:rsidR="00E33B17" w:rsidRPr="00634DC9">
        <w:t>strojnim</w:t>
      </w:r>
      <w:r w:rsidR="00E33B17">
        <w:t xml:space="preserve"> učenjem</w:t>
      </w:r>
      <w:bookmarkEnd w:id="1460"/>
    </w:p>
    <w:p w14:paraId="73E5D5E6" w14:textId="3673827C" w:rsidR="00E33B17" w:rsidRPr="00E33B17" w:rsidRDefault="00E33B17" w:rsidP="00E33B17">
      <w:pPr>
        <w:pStyle w:val="4Tekst"/>
      </w:pPr>
      <w:r>
        <w:t xml:space="preserve">Ljudi </w:t>
      </w:r>
      <w:r w:rsidR="00C03538">
        <w:t>često analiziraju podatke da bi iz njih izvukli relevantne informacije</w:t>
      </w:r>
      <w:r>
        <w:t xml:space="preserve">. Na primjer, upravitelj tvrtke može kroz tablicu pročitati informacije o poslovanju firme u prethodnom </w:t>
      </w:r>
      <w:r w:rsidR="00C03538">
        <w:t>kvartalu</w:t>
      </w:r>
      <w:r>
        <w:t xml:space="preserve"> i</w:t>
      </w:r>
      <w:r w:rsidR="00C03538">
        <w:t>, ovisno o rezultatima,</w:t>
      </w:r>
      <w:r>
        <w:t xml:space="preserve"> zaključiti</w:t>
      </w:r>
      <w:r w:rsidR="00C03538">
        <w:t xml:space="preserve"> posluje li firma dobro ili loše</w:t>
      </w:r>
      <w:r>
        <w:t xml:space="preserve">. Vlada određene države može prema tablici nataliteta vidjeti kakvog učinka imaju </w:t>
      </w:r>
      <w:r w:rsidR="00C03538">
        <w:t>demografske mjere</w:t>
      </w:r>
      <w:r>
        <w:t xml:space="preserve">. No odakle dolaze takve tablice i </w:t>
      </w:r>
      <w:r>
        <w:lastRenderedPageBreak/>
        <w:t>informacije? U jednostavnim slučajevima mogu doći od osoba, no zbog ograničenosti</w:t>
      </w:r>
      <w:r w:rsidR="005B31E4">
        <w:t xml:space="preserve"> ljudske sposobnosti</w:t>
      </w:r>
      <w:r w:rsidR="00E309B9">
        <w:t xml:space="preserve"> </w:t>
      </w:r>
      <w:r w:rsidR="005B31E4">
        <w:t>takvu vrstu informacije obično donosi računalo</w:t>
      </w:r>
      <w:r w:rsidR="00E309B9">
        <w:t>.</w:t>
      </w:r>
    </w:p>
    <w:p w14:paraId="6973AA1C" w14:textId="036F455C" w:rsidR="0004205B" w:rsidRDefault="00E33B17" w:rsidP="00E33B17">
      <w:pPr>
        <w:pStyle w:val="4Tekst"/>
      </w:pPr>
      <w:r>
        <w:t>Svijet je prepun informacija</w:t>
      </w:r>
      <w:r w:rsidR="00E309B9">
        <w:t xml:space="preserve">. Te informacije mogu biti u formatu medija, na primjer slika, videozapisa i tako dalje, te mogu biti drugog oblika, poput skupa brojeva koji bez analize nemaju posebno značenje. </w:t>
      </w:r>
      <w:r w:rsidR="00C03538">
        <w:t xml:space="preserve">Brojevi </w:t>
      </w:r>
      <w:r w:rsidR="00E309B9">
        <w:t>sa tablice bez naslova, opisa i oznaka</w:t>
      </w:r>
      <w:r w:rsidR="00C03538">
        <w:t xml:space="preserve"> nemaju vrijednost</w:t>
      </w:r>
      <w:r w:rsidR="00E309B9">
        <w:t xml:space="preserve">. Milijarde brojeva na jednom mjestu mogu biti stanje bankovnog računa svih osoba područja, brojevi životinja kroz određeni period </w:t>
      </w:r>
      <w:r w:rsidR="00C03538">
        <w:t>i tako dalje</w:t>
      </w:r>
      <w:r w:rsidR="00E309B9">
        <w:t xml:space="preserve">.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publici. Kao u mnogim situacijama, bilo bi idealno kada bi čovjek </w:t>
      </w:r>
      <w:r w:rsidR="005C0BCE">
        <w:t>naporan i repetitivan posao mogao prebaciti na računalo</w:t>
      </w:r>
      <w:r w:rsidR="00E309B9">
        <w:t>. Upravo na to mjesto dolazi strojno učenje.</w:t>
      </w:r>
    </w:p>
    <w:p w14:paraId="7B96EFFB" w14:textId="1C545860" w:rsidR="00AD6865" w:rsidRDefault="0062607B" w:rsidP="00AD6865">
      <w:pPr>
        <w:pStyle w:val="2Podnaslov"/>
      </w:pPr>
      <w:bookmarkStart w:id="1462" w:name="_Toc82446253"/>
      <w:r>
        <w:t>2.4</w:t>
      </w:r>
      <w:ins w:id="1463" w:author="Stjepan Salopek (ssalopek)" w:date="2021-09-09T14:36:00Z">
        <w:r w:rsidR="00CB09D3">
          <w:t>.</w:t>
        </w:r>
      </w:ins>
      <w:r>
        <w:t xml:space="preserve"> </w:t>
      </w:r>
      <w:r w:rsidR="00AD6865">
        <w:t>Implementacija strojnog učenja</w:t>
      </w:r>
      <w:r w:rsidR="002940C1">
        <w:t xml:space="preserve"> neuronskim mrežama</w:t>
      </w:r>
      <w:bookmarkEnd w:id="1462"/>
    </w:p>
    <w:p w14:paraId="14717EAC" w14:textId="36F3A628"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 </w:t>
      </w:r>
      <w:r w:rsidR="000633EE">
        <w:t xml:space="preserve">unesti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tokom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00D16357">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0594E976" w:rsidR="002940C1" w:rsidRDefault="001B21ED" w:rsidP="001B21ED">
      <w:pPr>
        <w:pStyle w:val="4Tekst"/>
        <w:jc w:val="center"/>
      </w:pPr>
      <w:bookmarkStart w:id="1464" w:name="_Toc82446302"/>
      <w:bookmarkStart w:id="1465" w:name="_Toc94044601"/>
      <w:r>
        <w:t xml:space="preserve">Slika </w:t>
      </w:r>
      <w:r w:rsidR="0044147D">
        <w:fldChar w:fldCharType="begin"/>
      </w:r>
      <w:r w:rsidR="0044147D">
        <w:instrText xml:space="preserve"> SEQ Slika \* ARABIC </w:instrText>
      </w:r>
      <w:r w:rsidR="0044147D">
        <w:fldChar w:fldCharType="separate"/>
      </w:r>
      <w:ins w:id="1466" w:author="Stjepan Salopek (ssalopek)" w:date="2021-09-09T14:50:00Z">
        <w:r w:rsidR="001019C5">
          <w:rPr>
            <w:noProof/>
          </w:rPr>
          <w:t>3</w:t>
        </w:r>
      </w:ins>
      <w:del w:id="1467" w:author="Stjepan Salopek (ssalopek)" w:date="2021-09-09T14:33:00Z">
        <w:r w:rsidR="00093114" w:rsidDel="00CB09D3">
          <w:rPr>
            <w:noProof/>
          </w:rPr>
          <w:delText>3</w:delText>
        </w:r>
      </w:del>
      <w:r w:rsidR="0044147D">
        <w:rPr>
          <w:noProof/>
        </w:rPr>
        <w:fldChar w:fldCharType="end"/>
      </w:r>
      <w:ins w:id="1468" w:author="Stjepan Salopek (ssalopek)" w:date="2021-09-09T14:36:00Z">
        <w:r w:rsidR="00CB09D3">
          <w:rPr>
            <w:noProof/>
          </w:rPr>
          <w:t>.</w:t>
        </w:r>
      </w:ins>
      <w:r>
        <w:t xml:space="preserve"> </w:t>
      </w:r>
      <w:r w:rsidR="005845DA">
        <w:t>Primjer prepoznavanja brojeva neuronskom mrežom</w:t>
      </w:r>
      <w:bookmarkEnd w:id="1464"/>
      <w:bookmarkEnd w:id="1465"/>
    </w:p>
    <w:p w14:paraId="4AC02EA9" w14:textId="21376A72" w:rsidR="001B21ED" w:rsidRDefault="005845DA" w:rsidP="001B21ED">
      <w:pPr>
        <w:pStyle w:val="4Tekst"/>
      </w:pPr>
      <w:r>
        <w:t>Neuronske mreže često se objašnjavaju na primjeru prepoznavanja brojeva. Koristeći navedene definicije neuronske mreže, može se uočiti da bi se mreža sa treće slike koristila za prepoznavanje brojeva, da su joj ulazni parametri crno-bijele slike sa različitim nijansama bijele i crne boje, da na ulazu ima broj neurona određen rezolucijom slike, a na izlazu određen i označen znamenkama.</w:t>
      </w:r>
    </w:p>
    <w:p w14:paraId="65FB64E3" w14:textId="24617B51"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sa apstraktnim informacijama poput linija, rubova, objekata i brojeva. Cilj tokom učenja neuronske mreže jest izmijeniti funkcije koje određeni neuron obavlja na način da na izlazu možemo pogledati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ostale za provjeru točnosti mreže. Od svih ulaznih informacija unaprijed moramo znati koji broj je unesen tako da se može testirati točnost neuronske mreže.</w:t>
      </w:r>
    </w:p>
    <w:p w14:paraId="4AC4963C" w14:textId="40209BD8" w:rsidR="00297C79" w:rsidRDefault="0062607B" w:rsidP="00297C79">
      <w:pPr>
        <w:pStyle w:val="2Podnaslov"/>
      </w:pPr>
      <w:bookmarkStart w:id="1469" w:name="_Toc82446254"/>
      <w:r>
        <w:lastRenderedPageBreak/>
        <w:t>2.5</w:t>
      </w:r>
      <w:ins w:id="1470" w:author="Stjepan Salopek (ssalopek)" w:date="2021-09-09T14:36:00Z">
        <w:r w:rsidR="00CB09D3">
          <w:t>.</w:t>
        </w:r>
      </w:ins>
      <w:r>
        <w:t xml:space="preserve"> </w:t>
      </w:r>
      <w:r w:rsidR="00297C79">
        <w:t>Vrste neuronskih mreža</w:t>
      </w:r>
      <w:bookmarkEnd w:id="1469"/>
    </w:p>
    <w:p w14:paraId="343FDBE7" w14:textId="3E9E2450" w:rsidR="00297C79" w:rsidRDefault="00297C79" w:rsidP="00297C79">
      <w:pPr>
        <w:pStyle w:val="4Tekst"/>
      </w:pPr>
      <w:r>
        <w:t>Postoji mnogo vrsta neuronskih mreža koje služe različitim svrhama, od klasifikacije objekata, segmentacije, lociranja pa sve do procjena</w:t>
      </w:r>
      <w:del w:id="1471" w:author="Stjepan Salopek (ssalopek)" w:date="2021-09-09T14:36:00Z">
        <w:r w:rsidDel="00CB09D3">
          <w:delText>.</w:delText>
        </w:r>
      </w:del>
      <w:sdt>
        <w:sdtPr>
          <w:id w:val="-53391944"/>
          <w:citation/>
        </w:sdtPr>
        <w:sdtEndPr/>
        <w:sdtContent>
          <w:r>
            <w:fldChar w:fldCharType="begin"/>
          </w:r>
          <w:r>
            <w:instrText xml:space="preserve"> CITATION ELP \l 1050 </w:instrText>
          </w:r>
          <w:r>
            <w:fldChar w:fldCharType="separate"/>
          </w:r>
          <w:r w:rsidR="00D117B5">
            <w:rPr>
              <w:noProof/>
            </w:rPr>
            <w:t xml:space="preserve"> </w:t>
          </w:r>
          <w:r w:rsidR="00D117B5" w:rsidRPr="00D117B5">
            <w:rPr>
              <w:noProof/>
            </w:rPr>
            <w:t>[7]</w:t>
          </w:r>
          <w:r>
            <w:fldChar w:fldCharType="end"/>
          </w:r>
        </w:sdtContent>
      </w:sdt>
      <w:ins w:id="1472" w:author="Stjepan Salopek (ssalopek)" w:date="2021-09-09T14:37:00Z">
        <w:r w:rsidR="00CB09D3">
          <w:t>.</w:t>
        </w:r>
      </w:ins>
      <w:r>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rsidR="000E26EB">
        <w:t>, one se mogu podijeliti prema načinu obrade informacija.</w:t>
      </w:r>
      <w:r w:rsidR="002431E0">
        <w:t xml:space="preserve"> </w:t>
      </w:r>
      <w:r>
        <w:t xml:space="preserve">U </w:t>
      </w:r>
      <w:r w:rsidR="00770F87">
        <w:t xml:space="preserve">sljedećem tekstu </w:t>
      </w:r>
      <w:r w:rsidR="000E26EB">
        <w:t xml:space="preserve">pri objašnjenjima </w:t>
      </w:r>
      <w:r>
        <w:t>koristiti će se engleski nazivi modela neuronskih mreža radi očuvanja semantičkog značenja.</w:t>
      </w:r>
      <w:r w:rsidR="00487F9F" w:rsidRPr="00487F9F">
        <w:rPr>
          <w:noProof/>
        </w:rPr>
        <w:t xml:space="preserve"> </w:t>
      </w:r>
      <w:ins w:id="1473" w:author="Stjepan Salopek (ssalopek)" w:date="2021-09-09T14:41:00Z">
        <w:r w:rsidR="00CB09D3" w:rsidRPr="00CB09D3">
          <w:rPr>
            <w:noProof/>
          </w:rPr>
          <w:t xml:space="preserve"> </w:t>
        </w:r>
      </w:ins>
    </w:p>
    <w:p w14:paraId="0137656B" w14:textId="0E7FD618" w:rsidR="00487F9F" w:rsidRDefault="00CB09D3" w:rsidP="002A2D1A">
      <w:pPr>
        <w:pStyle w:val="4Tekst"/>
      </w:pPr>
      <w:del w:id="1474" w:author="Stjepan Salopek (ssalopek)" w:date="2021-09-09T14:39:00Z">
        <w:r w:rsidDel="00CB09D3">
          <w:rPr>
            <w:i/>
            <w:iCs/>
            <w:noProof/>
          </w:rPr>
          <w:drawing>
            <wp:anchor distT="0" distB="0" distL="114300" distR="114300" simplePos="0" relativeHeight="251646976" behindDoc="0" locked="0" layoutInCell="1" allowOverlap="1" wp14:anchorId="0CF6B7E0" wp14:editId="5F202257">
              <wp:simplePos x="0" y="0"/>
              <wp:positionH relativeFrom="margin">
                <wp:posOffset>2676526</wp:posOffset>
              </wp:positionH>
              <wp:positionV relativeFrom="paragraph">
                <wp:posOffset>1569402</wp:posOffset>
              </wp:positionV>
              <wp:extent cx="1000125" cy="1972310"/>
              <wp:effectExtent l="495300" t="0" r="466725" b="0"/>
              <wp:wrapTopAndBottom/>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026"/>
                      <a:stretch/>
                    </pic:blipFill>
                    <pic:spPr bwMode="auto">
                      <a:xfrm rot="16200000">
                        <a:off x="0" y="0"/>
                        <a:ext cx="1000125" cy="1972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1475" w:author="Stjepan Salopek (ssalopek)" w:date="2021-09-09T14:37:00Z">
        <w:r w:rsidR="0044147D">
          <w:rPr>
            <w:noProof/>
          </w:rPr>
          <w:pict w14:anchorId="3ED6BA49">
            <v:shape id="Tekstni okvir 6" o:spid="_x0000_s1033" type="#_x0000_t202" style="position:absolute;left:0;text-align:left;margin-left:-.05pt;margin-top:118.25pt;width:133.5pt;height:92.55pt;z-index:251657216;visibility:visible;mso-wrap-distance-left:9pt;mso-wrap-distance-top:0;mso-wrap-distance-right:9pt;mso-wrap-distance-bottom:0;mso-position-horizontal:absolute;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" stroked="f">
              <v:textbox style="mso-next-textbox:#Tekstni okvir 6" inset="0,0,0,0">
                <w:txbxContent>
                  <w:p w14:paraId="53FC39A9" w14:textId="36551EC5" w:rsidR="00C1314A" w:rsidRPr="00F528AB" w:rsidRDefault="00C1314A" w:rsidP="00CA65B4">
                    <w:pPr>
                      <w:pStyle w:val="4Tekst"/>
                      <w:jc w:val="center"/>
                      <w:rPr>
                        <w:noProof/>
                      </w:rPr>
                    </w:pPr>
                    <w:del w:id="1476" w:author="Stjepan Salopek (ssalopek)" w:date="2021-09-09T14:37:00Z">
                      <w:r w:rsidRPr="00F528AB"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77" w:author="Stjepan Salopek (ssalopek)" w:date="2021-09-09T14:33:00Z">
                      <w:r w:rsidR="00093114" w:rsidDel="00CB09D3">
                        <w:rPr>
                          <w:noProof/>
                        </w:rPr>
                        <w:delText>4</w:delText>
                      </w:r>
                    </w:del>
                    <w:del w:id="1478" w:author="Stjepan Salopek (ssalopek)" w:date="2021-09-09T14:37:00Z">
                      <w:r w:rsidR="003B3A2A" w:rsidDel="00CB09D3">
                        <w:rPr>
                          <w:noProof/>
                        </w:rPr>
                        <w:fldChar w:fldCharType="end"/>
                      </w:r>
                      <w:r w:rsidRPr="00F528AB" w:rsidDel="00CB09D3">
                        <w:delText xml:space="preserve"> Primjer </w:delText>
                      </w:r>
                      <w:r w:rsidDel="00CB09D3">
                        <w:delText xml:space="preserve">jednostavne </w:delText>
                      </w:r>
                      <w:r w:rsidRPr="00F528AB" w:rsidDel="00CB09D3">
                        <w:rPr>
                          <w:i/>
                          <w:iCs/>
                        </w:rPr>
                        <w:delText>feedforward</w:delText>
                      </w:r>
                      <w:r w:rsidRPr="00F528AB" w:rsidDel="00CB09D3">
                        <w:delText xml:space="preserve"> neuronske mreže</w:delText>
                      </w:r>
                    </w:del>
                  </w:p>
                </w:txbxContent>
              </v:textbox>
              <w10:wrap type="square" anchorx="margin"/>
            </v:shape>
          </w:pict>
        </w:r>
      </w:del>
      <w:r w:rsidR="00770F87">
        <w:rPr>
          <w:i/>
          <w:iCs/>
        </w:rPr>
        <w:t>Feedforward</w:t>
      </w:r>
      <w:r w:rsidR="00770F87">
        <w:t xml:space="preserve"> neuronska mreža najjednostavniji je model</w:t>
      </w:r>
      <w:r w:rsidR="005A3226">
        <w:t xml:space="preserve"> i onaj koji se najčešće uzima kao primjer neuronskih mreža</w:t>
      </w:r>
      <w:r w:rsidR="00770F87">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r w:rsidR="0044095E">
        <w:t>Feedforward neuronske mreže često koriste mehanizam unazadne pr</w:t>
      </w:r>
      <w:r w:rsidR="00263EA4">
        <w:t>opagacije (eng</w:t>
      </w:r>
      <w:ins w:id="1479" w:author="Stjepan Salopek (ssalopek)" w:date="2021-09-09T14:42:00Z">
        <w:r>
          <w:t>l</w:t>
        </w:r>
      </w:ins>
      <w:r w:rsidR="00263EA4">
        <w:t xml:space="preserve">. </w:t>
      </w:r>
      <w:r w:rsidR="00263EA4">
        <w:rPr>
          <w:i/>
          <w:iCs/>
        </w:rPr>
        <w:t>back-propagation</w:t>
      </w:r>
      <w:r w:rsidR="00263EA4">
        <w:t>) koji označava mijenjanje mr</w:t>
      </w:r>
      <w:r w:rsidR="002A2D1A">
        <w:t>eže na temelju izlaznih vrijednosti.</w:t>
      </w:r>
      <w:r w:rsidR="004A4BE7">
        <w:t xml:space="preserve"> Jedna </w:t>
      </w:r>
      <w:r w:rsidR="00965929">
        <w:t>vrsta t</w:t>
      </w:r>
      <w:r w:rsidR="00180B53">
        <w:t>akve</w:t>
      </w:r>
      <w:r w:rsidR="00965929">
        <w:t xml:space="preserve"> neuronske mreže je konvolucijska neuronska mreža, koja je također duboka neuronska mreža</w:t>
      </w:r>
      <w:r w:rsidR="00180B53">
        <w:t xml:space="preserve">. Ona </w:t>
      </w:r>
      <w:r w:rsidR="002A20B1">
        <w:t xml:space="preserve">je vrlo popularna i precizna u radu sa digitalnom grafikom pri detekciji, klasifikaciji </w:t>
      </w:r>
      <w:r w:rsidR="00F525FE">
        <w:t>i segmentaciji objekata.</w:t>
      </w:r>
    </w:p>
    <w:p w14:paraId="0643FFF9" w14:textId="77777777" w:rsidR="00487F9F" w:rsidRDefault="00487F9F" w:rsidP="00487F9F">
      <w:pPr>
        <w:pStyle w:val="4Tekst"/>
        <w:keepNext/>
        <w:jc w:val="center"/>
      </w:pPr>
      <w:ins w:id="1480" w:author="Stjepan Salopek (ssalopek)" w:date="2021-09-09T14:41:00Z">
        <w:r>
          <w:rPr>
            <w:noProof/>
          </w:rPr>
          <w:drawing>
            <wp:inline distT="0" distB="0" distL="0" distR="0" wp14:anchorId="4FA17F78" wp14:editId="01A3F4FD">
              <wp:extent cx="4000500" cy="20383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038350"/>
                      </a:xfrm>
                      <a:prstGeom prst="rect">
                        <a:avLst/>
                      </a:prstGeom>
                      <a:noFill/>
                      <a:ln>
                        <a:noFill/>
                      </a:ln>
                    </pic:spPr>
                  </pic:pic>
                </a:graphicData>
              </a:graphic>
            </wp:inline>
          </w:drawing>
        </w:r>
      </w:ins>
    </w:p>
    <w:p w14:paraId="4FCAB4AC" w14:textId="7BE8B7B9" w:rsidR="00487F9F" w:rsidRDefault="00487F9F" w:rsidP="00487F9F">
      <w:pPr>
        <w:pStyle w:val="4Tekst"/>
        <w:jc w:val="center"/>
      </w:pPr>
      <w:bookmarkStart w:id="1481" w:name="_Toc94044602"/>
      <w:r>
        <w:t xml:space="preserve">Slika </w:t>
      </w:r>
      <w:r w:rsidR="0044147D">
        <w:fldChar w:fldCharType="begin"/>
      </w:r>
      <w:r w:rsidR="0044147D">
        <w:instrText xml:space="preserve"> SEQ Slika \* ARABIC </w:instrText>
      </w:r>
      <w:r w:rsidR="0044147D">
        <w:fldChar w:fldCharType="separate"/>
      </w:r>
      <w:r>
        <w:rPr>
          <w:noProof/>
        </w:rPr>
        <w:t>4</w:t>
      </w:r>
      <w:r w:rsidR="0044147D">
        <w:rPr>
          <w:noProof/>
        </w:rPr>
        <w:fldChar w:fldCharType="end"/>
      </w:r>
      <w:r>
        <w:t>. Primjer jednostavne feedforward mreže</w:t>
      </w:r>
      <w:bookmarkEnd w:id="1481"/>
    </w:p>
    <w:p w14:paraId="43E1F9A1" w14:textId="43B3E34A" w:rsidR="00770F87" w:rsidRDefault="00770F87" w:rsidP="00297C79">
      <w:pPr>
        <w:pStyle w:val="4Tekst"/>
      </w:pPr>
      <w:r>
        <w:rPr>
          <w:i/>
          <w:iCs/>
        </w:rPr>
        <w:t>Radial basis function</w:t>
      </w:r>
      <w:r w:rsidR="00F64FEA" w:rsidRPr="00F64FEA">
        <w:t xml:space="preserve"> (RBF)</w:t>
      </w:r>
      <w:r>
        <w:t xml:space="preserve"> neuronske mreže uračunavaju udaljenost neurona od određene točke neuronske mreže, a može se koristiti u generiranju aproksimacije </w:t>
      </w:r>
      <w:r>
        <w:lastRenderedPageBreak/>
        <w:t>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r>
        <w:rPr>
          <w:i/>
          <w:iCs/>
        </w:rPr>
        <w:t>Recurrent</w:t>
      </w:r>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3D14D756" w:rsidR="001019C5" w:rsidRDefault="0027395D" w:rsidP="00297C79">
      <w:pPr>
        <w:pStyle w:val="4Tekst"/>
        <w:rPr>
          <w:ins w:id="1482" w:author="Stjepan Salopek (ssalopek)" w:date="2021-09-09T14:46:00Z"/>
        </w:rPr>
      </w:pPr>
      <w:r>
        <w:t xml:space="preserve">Modularne neuronske mreže </w:t>
      </w:r>
      <w:r w:rsidR="00B90B43">
        <w:t xml:space="preserve">najsličnije su čovjekovoj neuronskoj mreži jer, poput čovjekove, implementirane su segmentacijom </w:t>
      </w:r>
      <w:r w:rsidR="00316760">
        <w:t>i modularizacijom težih zadataka u manje</w:t>
      </w:r>
      <w:del w:id="1483" w:author="Stjepan Salopek (ssalopek)" w:date="2021-09-09T14:42:00Z">
        <w:r w:rsidR="00316760" w:rsidDel="001019C5">
          <w:delText>.</w:delText>
        </w:r>
      </w:del>
      <w:sdt>
        <w:sdtPr>
          <w:id w:val="-1105107512"/>
          <w:citation/>
        </w:sdtPr>
        <w:sdtEndPr/>
        <w:sdtContent>
          <w:r w:rsidR="00201A85">
            <w:fldChar w:fldCharType="begin"/>
          </w:r>
          <w:r w:rsidR="00201A85">
            <w:instrText xml:space="preserve"> CITATION Des94 \l 1050 </w:instrText>
          </w:r>
          <w:r w:rsidR="00201A85">
            <w:fldChar w:fldCharType="separate"/>
          </w:r>
          <w:r w:rsidR="00D117B5">
            <w:rPr>
              <w:noProof/>
            </w:rPr>
            <w:t xml:space="preserve"> </w:t>
          </w:r>
          <w:r w:rsidR="00D117B5" w:rsidRPr="00D117B5">
            <w:rPr>
              <w:noProof/>
            </w:rPr>
            <w:t>[8]</w:t>
          </w:r>
          <w:r w:rsidR="00201A85">
            <w:fldChar w:fldCharType="end"/>
          </w:r>
        </w:sdtContent>
      </w:sdt>
      <w:ins w:id="1484" w:author="Stjepan Salopek (ssalopek)" w:date="2021-09-09T14:42:00Z">
        <w:r w:rsidR="001019C5">
          <w:t>.</w:t>
        </w:r>
      </w:ins>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genokulatne jezgre</w:t>
      </w:r>
      <w:r w:rsidR="00FB7692">
        <w:t>, a nakon toga s</w:t>
      </w:r>
      <w:r w:rsidR="00045D24">
        <w:t>e rezultati sažimaju u drugim dijelovima</w:t>
      </w:r>
      <w:r w:rsidR="00566F6A">
        <w:t xml:space="preserve"> mozga</w:t>
      </w:r>
      <w:del w:id="1485" w:author="Stjepan Salopek (ssalopek)" w:date="2021-09-09T16:34:00Z">
        <w:r w:rsidR="00045D24" w:rsidDel="00710A41">
          <w:delText>.</w:delText>
        </w:r>
      </w:del>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D117B5" w:rsidRPr="00D117B5">
            <w:rPr>
              <w:noProof/>
            </w:rPr>
            <w:t>[9]</w:t>
          </w:r>
          <w:r w:rsidR="00E074D9">
            <w:fldChar w:fldCharType="end"/>
          </w:r>
        </w:sdtContent>
      </w:sdt>
      <w:ins w:id="1486" w:author="Stjepan Salopek (ssalopek)" w:date="2021-09-09T16:34:00Z">
        <w:r w:rsidR="00710A41">
          <w:t>.</w:t>
        </w:r>
      </w:ins>
      <w:r w:rsidR="00A56672">
        <w:t xml:space="preserve"> </w:t>
      </w:r>
      <w:r w:rsidR="00D713FA">
        <w:t xml:space="preserve">Modularne neuronske mreže </w:t>
      </w:r>
      <w:del w:id="1487" w:author="Stjepan Salopek (ssalopek)" w:date="2022-01-25T15:09:00Z">
        <w:r w:rsidR="00D713FA" w:rsidDel="00164BFB">
          <w:delText>nisu popularne kao</w:delText>
        </w:r>
        <w:r w:rsidR="000F1CA3" w:rsidDel="00164BFB">
          <w:delText xml:space="preserve"> na primjer konvolucijske</w:delText>
        </w:r>
      </w:del>
      <w:ins w:id="1488" w:author="Stjepan Salopek (ssalopek)" w:date="2022-01-25T15:09:00Z">
        <w:r w:rsidR="00164BFB">
          <w:t>manje su popularne od konvolucijskih</w:t>
        </w:r>
      </w:ins>
      <w:r w:rsidR="000F1CA3">
        <w:t>, no razvojem sklopovlja povećavati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7C32FEC2" w14:textId="77777777" w:rsidR="001019C5" w:rsidRDefault="001019C5">
      <w:pPr>
        <w:rPr>
          <w:ins w:id="1489" w:author="Stjepan Salopek (ssalopek)" w:date="2021-09-09T14:46:00Z"/>
          <w:rFonts w:ascii="Times New Roman" w:eastAsiaTheme="minorEastAsia" w:hAnsi="Times New Roman"/>
          <w:spacing w:val="15"/>
          <w:sz w:val="24"/>
        </w:rPr>
      </w:pPr>
      <w:ins w:id="1490" w:author="Stjepan Salopek (ssalopek)" w:date="2021-09-09T14:46:00Z">
        <w:r>
          <w:br w:type="page"/>
        </w:r>
      </w:ins>
    </w:p>
    <w:p w14:paraId="4E237D1E" w14:textId="4209D46C" w:rsidR="004F7213" w:rsidRDefault="0062607B" w:rsidP="00396C4C">
      <w:pPr>
        <w:pStyle w:val="2Podnaslov"/>
      </w:pPr>
      <w:r>
        <w:lastRenderedPageBreak/>
        <w:t>2.6</w:t>
      </w:r>
      <w:ins w:id="1491" w:author="Stjepan Salopek (ssalopek)" w:date="2021-09-09T14:43:00Z">
        <w:r w:rsidR="001019C5">
          <w:t>.</w:t>
        </w:r>
      </w:ins>
      <w:r>
        <w:t xml:space="preserve"> </w:t>
      </w:r>
      <w:r w:rsidR="00396C4C">
        <w:t>Primjeri iz prakse</w:t>
      </w:r>
    </w:p>
    <w:p w14:paraId="1B5AE4E1" w14:textId="77777777" w:rsidR="00487F9F" w:rsidRDefault="00487F9F" w:rsidP="00487F9F">
      <w:pPr>
        <w:pStyle w:val="4Tekst"/>
        <w:keepNext/>
        <w:jc w:val="center"/>
      </w:pPr>
      <w:r>
        <w:rPr>
          <w:noProof/>
        </w:rPr>
        <w:drawing>
          <wp:inline distT="0" distB="0" distL="0" distR="0" wp14:anchorId="09D52C24" wp14:editId="799B8191">
            <wp:extent cx="2218414" cy="1528264"/>
            <wp:effectExtent l="0" t="0" r="0" b="0"/>
            <wp:docPr id="7" name="Slika 7" descr="A group of people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A group of people smiling&#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9699" cy="1536038"/>
                    </a:xfrm>
                    <a:prstGeom prst="rect">
                      <a:avLst/>
                    </a:prstGeom>
                    <a:noFill/>
                    <a:ln>
                      <a:noFill/>
                    </a:ln>
                  </pic:spPr>
                </pic:pic>
              </a:graphicData>
            </a:graphic>
          </wp:inline>
        </w:drawing>
      </w:r>
    </w:p>
    <w:p w14:paraId="0E270090" w14:textId="39515F98" w:rsidR="00487F9F" w:rsidRPr="00487F9F" w:rsidRDefault="00487F9F" w:rsidP="00487F9F">
      <w:pPr>
        <w:pStyle w:val="4Tekst"/>
        <w:jc w:val="center"/>
      </w:pPr>
      <w:bookmarkStart w:id="1492" w:name="_Toc94044603"/>
      <w:r>
        <w:t xml:space="preserve">Slika </w:t>
      </w:r>
      <w:r w:rsidR="0044147D">
        <w:fldChar w:fldCharType="begin"/>
      </w:r>
      <w:r w:rsidR="0044147D">
        <w:instrText xml:space="preserve"> SEQ Slika \* ARABIC </w:instrText>
      </w:r>
      <w:r w:rsidR="0044147D">
        <w:fldChar w:fldCharType="separate"/>
      </w:r>
      <w:r>
        <w:rPr>
          <w:noProof/>
        </w:rPr>
        <w:t>5</w:t>
      </w:r>
      <w:r w:rsidR="0044147D">
        <w:rPr>
          <w:noProof/>
        </w:rPr>
        <w:fldChar w:fldCharType="end"/>
      </w:r>
      <w:r>
        <w:t>. Primjer prepoznavanja lica strojnim učenjem</w:t>
      </w:r>
      <w:bookmarkEnd w:id="1492"/>
    </w:p>
    <w:p w14:paraId="4C14BE91" w14:textId="346F0926" w:rsidR="00487F9F" w:rsidRDefault="0044147D" w:rsidP="003B5E7D">
      <w:pPr>
        <w:pStyle w:val="4Tekst"/>
      </w:pPr>
      <w:del w:id="1493" w:author="Stjepan Salopek (ssalopek)" w:date="2021-09-09T14:47:00Z">
        <w:r>
          <w:rPr>
            <w:noProof/>
          </w:rPr>
          <w:pict w14:anchorId="0E0F0105">
            <v:shape id="Tekstni okvir 8" o:spid="_x0000_s1032" type="#_x0000_t202" style="position:absolute;left:0;text-align:left;margin-left:151.85pt;margin-top:214.85pt;width:212.15pt;height:49.4pt;z-index:251658240;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" stroked="f">
              <v:textbox style="mso-next-textbox:#Tekstni okvir 8;mso-fit-shape-to-text:t" inset="0,0,0,0">
                <w:txbxContent>
                  <w:p w14:paraId="582B9EFA" w14:textId="63C77F7F" w:rsidR="00C1314A" w:rsidRPr="00A576B6" w:rsidRDefault="00C1314A" w:rsidP="00B9022F">
                    <w:pPr>
                      <w:pStyle w:val="4Tekst"/>
                      <w:jc w:val="center"/>
                      <w:rPr>
                        <w:noProof/>
                      </w:rPr>
                    </w:pPr>
                    <w:del w:id="1494" w:author="Stjepan Salopek (ssalopek)" w:date="2021-09-09T16:21:00Z">
                      <w:r w:rsidDel="00543E0C">
                        <w:delText xml:space="preserve">Slika </w:delText>
                      </w:r>
                      <w:r w:rsidR="003B3A2A" w:rsidDel="00543E0C">
                        <w:fldChar w:fldCharType="begin"/>
                      </w:r>
                      <w:r w:rsidR="003B3A2A" w:rsidDel="00543E0C">
                        <w:delInstrText xml:space="preserve"> SEQ Slika \* ARABIC </w:delInstrText>
                      </w:r>
                      <w:r w:rsidR="003B3A2A" w:rsidDel="00543E0C">
                        <w:fldChar w:fldCharType="separate"/>
                      </w:r>
                    </w:del>
                    <w:del w:id="1495" w:author="Stjepan Salopek (ssalopek)" w:date="2021-09-09T14:33:00Z">
                      <w:r w:rsidR="00093114" w:rsidDel="00CB09D3">
                        <w:rPr>
                          <w:noProof/>
                        </w:rPr>
                        <w:delText>5</w:delText>
                      </w:r>
                    </w:del>
                    <w:del w:id="1496" w:author="Stjepan Salopek (ssalopek)" w:date="2021-09-09T16:21:00Z">
                      <w:r w:rsidR="003B3A2A" w:rsidDel="00543E0C">
                        <w:rPr>
                          <w:noProof/>
                        </w:rPr>
                        <w:fldChar w:fldCharType="end"/>
                      </w:r>
                      <w:r w:rsidDel="00543E0C">
                        <w:delText xml:space="preserve"> Primjer prepoznavanja lica strojnim učenjem</w:delText>
                      </w:r>
                    </w:del>
                  </w:p>
                </w:txbxContent>
              </v:textbox>
              <w10:wrap type="square" anchorx="margin" anchory="margin"/>
            </v:shape>
          </w:pict>
        </w:r>
      </w:del>
      <w:r w:rsidR="003B5E7D">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xml:space="preserve">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del w:id="1497" w:author="Stjepan Salopek (ssalopek)" w:date="2021-09-09T14:43:00Z">
        <w:r w:rsidR="0067531A" w:rsidDel="001019C5">
          <w:delText>.</w:delText>
        </w:r>
      </w:del>
      <w:sdt>
        <w:sdtPr>
          <w:id w:val="-762991226"/>
          <w:citation/>
        </w:sdtPr>
        <w:sdtEndPr/>
        <w:sdtContent>
          <w:r w:rsidR="00E912E4">
            <w:fldChar w:fldCharType="begin"/>
          </w:r>
          <w:r w:rsidR="00E912E4">
            <w:instrText xml:space="preserve"> CITATION Fac20 \l 1050 </w:instrText>
          </w:r>
          <w:r w:rsidR="00E912E4">
            <w:fldChar w:fldCharType="separate"/>
          </w:r>
          <w:r w:rsidR="00D117B5">
            <w:rPr>
              <w:noProof/>
            </w:rPr>
            <w:t xml:space="preserve"> </w:t>
          </w:r>
          <w:r w:rsidR="00D117B5" w:rsidRPr="00D117B5">
            <w:rPr>
              <w:noProof/>
            </w:rPr>
            <w:t>[10]</w:t>
          </w:r>
          <w:r w:rsidR="00E912E4">
            <w:fldChar w:fldCharType="end"/>
          </w:r>
        </w:sdtContent>
      </w:sdt>
      <w:ins w:id="1498" w:author="Stjepan Salopek (ssalopek)" w:date="2021-09-09T14:43:00Z">
        <w:r w:rsidR="001019C5">
          <w:t>.</w:t>
        </w:r>
      </w:ins>
    </w:p>
    <w:p w14:paraId="56E445B7" w14:textId="77777777" w:rsidR="00AB23B8" w:rsidRDefault="00487F9F" w:rsidP="00AB23B8">
      <w:pPr>
        <w:pStyle w:val="4Tekst"/>
        <w:keepNext/>
        <w:jc w:val="center"/>
      </w:pPr>
      <w:r>
        <w:rPr>
          <w:noProof/>
        </w:rPr>
        <w:drawing>
          <wp:inline distT="0" distB="0" distL="0" distR="0" wp14:anchorId="056548C5" wp14:editId="4AE8588C">
            <wp:extent cx="2688590" cy="2552700"/>
            <wp:effectExtent l="0" t="0" r="0" b="0"/>
            <wp:docPr id="10" name="Slika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8590" cy="2552700"/>
                    </a:xfrm>
                    <a:prstGeom prst="rect">
                      <a:avLst/>
                    </a:prstGeom>
                    <a:noFill/>
                    <a:ln>
                      <a:noFill/>
                    </a:ln>
                  </pic:spPr>
                </pic:pic>
              </a:graphicData>
            </a:graphic>
          </wp:inline>
        </w:drawing>
      </w:r>
    </w:p>
    <w:p w14:paraId="52A80700" w14:textId="5F7BB192" w:rsidR="007B12BB" w:rsidRDefault="00AB23B8" w:rsidP="00AB23B8">
      <w:pPr>
        <w:pStyle w:val="4Tekst"/>
        <w:jc w:val="center"/>
      </w:pPr>
      <w:bookmarkStart w:id="1499" w:name="_Toc94044604"/>
      <w:r>
        <w:t xml:space="preserve">Slika </w:t>
      </w:r>
      <w:r w:rsidR="0044147D">
        <w:fldChar w:fldCharType="begin"/>
      </w:r>
      <w:r w:rsidR="0044147D">
        <w:instrText xml:space="preserve"> SEQ Slika \* ARABIC </w:instrText>
      </w:r>
      <w:r w:rsidR="0044147D">
        <w:fldChar w:fldCharType="separate"/>
      </w:r>
      <w:r>
        <w:rPr>
          <w:noProof/>
        </w:rPr>
        <w:t>6</w:t>
      </w:r>
      <w:r w:rsidR="0044147D">
        <w:rPr>
          <w:noProof/>
        </w:rPr>
        <w:fldChar w:fldCharType="end"/>
      </w:r>
      <w:r>
        <w:t>. Strojno učenje u Google tražilici</w:t>
      </w:r>
      <w:bookmarkEnd w:id="1499"/>
    </w:p>
    <w:p w14:paraId="76DF84B2" w14:textId="185E007E" w:rsidR="00DB40B8" w:rsidRDefault="000F366D" w:rsidP="003B5E7D">
      <w:pPr>
        <w:pStyle w:val="4Tekst"/>
      </w:pPr>
      <w:r>
        <w:t>U Googleu</w:t>
      </w:r>
      <w:r w:rsidR="00665E84">
        <w:t xml:space="preserve"> strojno učenje koristi se za mnogo stvari, a najpopularnija implementacija je </w:t>
      </w:r>
      <w:r w:rsidR="00180B53">
        <w:t xml:space="preserve">mrežna </w:t>
      </w:r>
      <w:r w:rsidR="00665E84">
        <w:t>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osim samog upita upisanog u tražilicu,</w:t>
      </w:r>
      <w:r w:rsidR="00B30008">
        <w:t xml:space="preserve"> koristi </w:t>
      </w:r>
      <w:r w:rsidR="00F35B42">
        <w:t xml:space="preserve">i </w:t>
      </w:r>
      <w:r w:rsidR="00C85A79">
        <w:t xml:space="preserve">informacije koje može dobiti o </w:t>
      </w:r>
      <w:r w:rsidR="00C85A79">
        <w:lastRenderedPageBreak/>
        <w:t xml:space="preserve">korisniku iz njegove IP adrese, korisničkog računa, </w:t>
      </w:r>
      <w:r w:rsidR="00B17399">
        <w:t>drugih pretraga korisnika njegovog područja u to doba i još mnogo toga</w:t>
      </w:r>
      <w:r w:rsidR="00C85A79">
        <w:t>.</w:t>
      </w:r>
      <w:r w:rsidR="0009693B">
        <w:t xml:space="preserve"> Na primjer, na šestoj slici može se 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 xml:space="preserve">šalje upite vezano za </w:t>
      </w:r>
      <w:r w:rsidR="00180B53">
        <w:t>kofeinske napitke</w:t>
      </w:r>
      <w:r w:rsidR="006720E7">
        <w:t>.</w:t>
      </w:r>
    </w:p>
    <w:p w14:paraId="5C59AC18" w14:textId="7BA85DAD" w:rsidR="002B4913" w:rsidRDefault="00DB40B8" w:rsidP="003B5E7D">
      <w:pPr>
        <w:pStyle w:val="4Tekst"/>
      </w:pPr>
      <w:r>
        <w:t xml:space="preserve">Na </w:t>
      </w:r>
      <w:r w:rsidR="00180B53">
        <w:t>navedenom</w:t>
      </w:r>
      <w:r>
        <w:t xml:space="preserve"> primjeru može se vidjeti</w:t>
      </w:r>
      <w:r w:rsidR="008B015F">
        <w:t xml:space="preserve"> koliko je strojno učenje korisno jer, u slučaju da</w:t>
      </w:r>
      <w:r w:rsidR="00CF4C25">
        <w:t xml:space="preserve"> je korisnik usluge znanstvenik koji traži relevantnu literaturu, mnogo vremena može se uštediti tako što će tražilica pokušati predvidjeti koje znanstvene radove ili članke on traži</w:t>
      </w:r>
      <w:r w:rsidR="00F562BB">
        <w:t>.</w:t>
      </w:r>
      <w:r w:rsidR="008B015F">
        <w:t xml:space="preserve"> </w:t>
      </w:r>
    </w:p>
    <w:p w14:paraId="7911247E" w14:textId="051EB47B" w:rsidR="00965CCC" w:rsidRDefault="0044147D">
      <w:pPr>
        <w:rPr>
          <w:rFonts w:ascii="Times New Roman" w:eastAsiaTheme="minorEastAsia" w:hAnsi="Times New Roman"/>
          <w:spacing w:val="15"/>
          <w:sz w:val="24"/>
        </w:rPr>
      </w:pPr>
      <w:del w:id="1500" w:author="Stjepan Salopek (ssalopek)" w:date="2021-09-09T14:48:00Z">
        <w:r>
          <w:rPr>
            <w:noProof/>
          </w:rPr>
          <w:pict w14:anchorId="79438955">
            <v:shape id="Tekstni okvir 11" o:spid="_x0000_s1031" type="#_x0000_t202" style="position:absolute;margin-left:5.6pt;margin-top:246.75pt;width:243.8pt;height:70.35pt;z-index:251659264;visibility:visible;mso-wrap-distance-left:9pt;mso-wrap-distance-top:0;mso-wrap-distance-right:9pt;mso-wrap-distance-bottom:0;mso-position-horizontal-relative:margin;mso-position-vertical-relative:page;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" stroked="f">
              <v:textbox style="mso-next-textbox:#Tekstni okvir 11" inset="0,0,0,0">
                <w:txbxContent>
                  <w:p w14:paraId="3E64BD57" w14:textId="5F79FB02" w:rsidR="00C1314A" w:rsidRPr="00547407" w:rsidRDefault="00C1314A">
                    <w:pPr>
                      <w:pStyle w:val="4Tekst"/>
                      <w:pPrChange w:id="1501" w:author="Stjepan Salopek (ssalopek)" w:date="2021-09-09T15:31:00Z">
                        <w:pPr>
                          <w:pStyle w:val="4Tekst"/>
                          <w:jc w:val="center"/>
                        </w:pPr>
                      </w:pPrChange>
                    </w:pPr>
                  </w:p>
                </w:txbxContent>
              </v:textbox>
              <w10:wrap type="square" anchorx="margin" anchory="page"/>
            </v:shape>
          </w:pict>
        </w:r>
      </w:del>
      <w:r w:rsidR="00965CCC">
        <w:br w:type="page"/>
      </w:r>
    </w:p>
    <w:p w14:paraId="44C5D7AA" w14:textId="28A8D8A7" w:rsidR="00965CCC" w:rsidRDefault="00635134" w:rsidP="00965CCC">
      <w:pPr>
        <w:pStyle w:val="1Naslov"/>
      </w:pPr>
      <w:bookmarkStart w:id="1502" w:name="_Toc82446256"/>
      <w:r>
        <w:lastRenderedPageBreak/>
        <w:t>3</w:t>
      </w:r>
      <w:ins w:id="1503" w:author="Stjepan Salopek (ssalopek)" w:date="2021-09-09T14:12:00Z">
        <w:r w:rsidR="00093114">
          <w:t>.</w:t>
        </w:r>
      </w:ins>
      <w:r w:rsidR="00840C5E">
        <w:t xml:space="preserve"> </w:t>
      </w:r>
      <w:r w:rsidR="004A0AE0">
        <w:t>STVARANJE APLIKACIJE</w:t>
      </w:r>
      <w:bookmarkEnd w:id="1502"/>
    </w:p>
    <w:p w14:paraId="2D9585CE" w14:textId="57AE32C2" w:rsidR="00D52EC0" w:rsidRDefault="0062607B" w:rsidP="00D52EC0">
      <w:pPr>
        <w:pStyle w:val="2Podnaslov"/>
      </w:pPr>
      <w:bookmarkStart w:id="1504" w:name="_Toc82446257"/>
      <w:r>
        <w:t>3.1</w:t>
      </w:r>
      <w:ins w:id="1505" w:author="Stjepan Salopek (ssalopek)" w:date="2021-09-09T14:51:00Z">
        <w:r w:rsidR="001019C5">
          <w:t>.</w:t>
        </w:r>
      </w:ins>
      <w:r>
        <w:t xml:space="preserve"> </w:t>
      </w:r>
      <w:r w:rsidR="006A5346">
        <w:t>Odabir tehnologija</w:t>
      </w:r>
      <w:bookmarkEnd w:id="1504"/>
    </w:p>
    <w:p w14:paraId="1EEA9352" w14:textId="6775F8A4" w:rsidR="00180B53" w:rsidRPr="00180B53" w:rsidRDefault="00180B53" w:rsidP="00180B53">
      <w:pPr>
        <w:pStyle w:val="4Tekst"/>
      </w:pPr>
      <w:r>
        <w:t>U sljedećim odlomcima obraditi će se razne tehnologije i alati koji se mogu koristiti pri izradi aplikacije prepoznavanja teksta, te navesti i obrazložiti konačni odabir istih.</w:t>
      </w:r>
    </w:p>
    <w:p w14:paraId="5090E01E" w14:textId="478B3094" w:rsidR="00E14152" w:rsidRPr="00E14152" w:rsidRDefault="00E14152" w:rsidP="00E14152">
      <w:pPr>
        <w:pStyle w:val="3PodnaslovMali"/>
      </w:pPr>
      <w:bookmarkStart w:id="1506" w:name="_Toc82446258"/>
      <w:r>
        <w:t>3.1.1</w:t>
      </w:r>
      <w:ins w:id="1507" w:author="Stjepan Salopek (ssalopek)" w:date="2021-09-09T14:51:00Z">
        <w:r w:rsidR="001019C5">
          <w:t>.</w:t>
        </w:r>
      </w:ins>
      <w:r>
        <w:t xml:space="preserve"> Python programski jezik</w:t>
      </w:r>
      <w:bookmarkEnd w:id="1506"/>
    </w:p>
    <w:p w14:paraId="534C388B" w14:textId="6108DD21"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TensorFlow i PyTorch. </w:t>
      </w:r>
      <w:r w:rsidR="000E47B1">
        <w:t>Potonji je odabran</w:t>
      </w:r>
      <w:r w:rsidR="00C43DA9">
        <w:t xml:space="preserve"> </w:t>
      </w:r>
      <w:r w:rsidR="008748C5">
        <w:t xml:space="preserve">za izradu seminarskog rada zbog jednostavnosti uporabe </w:t>
      </w:r>
      <w:r w:rsidR="008847E2">
        <w:t>i intuitivne izvedbe.</w:t>
      </w:r>
    </w:p>
    <w:p w14:paraId="2C181FB2" w14:textId="729F6363" w:rsidR="00F94EAC" w:rsidRDefault="00F94EAC" w:rsidP="00F94EAC">
      <w:pPr>
        <w:pStyle w:val="3PodnaslovMali"/>
      </w:pPr>
      <w:bookmarkStart w:id="1508" w:name="_Toc82446259"/>
      <w:r>
        <w:t>3.1.2</w:t>
      </w:r>
      <w:ins w:id="1509" w:author="Stjepan Salopek (ssalopek)" w:date="2021-09-09T14:51:00Z">
        <w:r w:rsidR="001019C5">
          <w:t>.</w:t>
        </w:r>
      </w:ins>
      <w:r>
        <w:t xml:space="preserve"> Jupyter Bilježnice</w:t>
      </w:r>
      <w:bookmarkEnd w:id="1508"/>
    </w:p>
    <w:p w14:paraId="1A870CAD" w14:textId="61206125" w:rsidR="00F94EAC" w:rsidRPr="007B4B11" w:rsidRDefault="00F94EAC" w:rsidP="00F94EAC">
      <w:pPr>
        <w:pStyle w:val="4Tekst"/>
      </w:pPr>
      <w:r>
        <w:t>Jupyter Bilježnice (eng</w:t>
      </w:r>
      <w:ins w:id="1510" w:author="Stjepan Salopek (ssalopek)" w:date="2021-09-10T11:41:00Z">
        <w:r w:rsidR="00CF258C">
          <w:t>l</w:t>
        </w:r>
      </w:ins>
      <w:r>
        <w:t xml:space="preserve">. </w:t>
      </w:r>
      <w:r>
        <w:rPr>
          <w:i/>
          <w:iCs/>
        </w:rPr>
        <w:t>Jupyter Notebooks</w:t>
      </w:r>
      <w:r>
        <w:t xml:space="preserve">) su razvojna okruženja smještena na javnom ili lokalnom serveru koja omogućuju </w:t>
      </w:r>
      <w:r w:rsidR="007B4B11">
        <w:t>pisanje Python kôda, naredbi komandne linije (eng</w:t>
      </w:r>
      <w:ins w:id="1511" w:author="Stjepan Salopek (ssalopek)" w:date="2021-09-10T11:41:00Z">
        <w:r w:rsidR="00CF258C">
          <w:t>l</w:t>
        </w:r>
      </w:ins>
      <w:r w:rsidR="007B4B11">
        <w:t xml:space="preserve">. </w:t>
      </w:r>
      <w:r w:rsidR="007B4B11">
        <w:rPr>
          <w:i/>
          <w:iCs/>
        </w:rPr>
        <w:t>command-line</w:t>
      </w:r>
      <w:r w:rsidR="007B4B11">
        <w:t xml:space="preserve">) </w:t>
      </w:r>
      <w:r w:rsidR="00180B53">
        <w:t>i</w:t>
      </w:r>
      <w:r w:rsidR="007B4B11">
        <w:t xml:space="preserve"> još mnogo toga. Imaju sposobnost prikaza formatiranog teksta</w:t>
      </w:r>
      <w:r w:rsidR="00180B53">
        <w:t xml:space="preserve"> poput HTMLa</w:t>
      </w:r>
      <w:r w:rsidR="007B4B11">
        <w:t xml:space="preserve">, a često se koriste kao demonstracije funkcionalnosti ili pri obradi </w:t>
      </w:r>
      <w:r w:rsidR="00180B53">
        <w:t xml:space="preserve">velikih </w:t>
      </w:r>
      <w:r w:rsidR="007B4B11">
        <w:t>podataka, primjerice u strojnom učenju.</w:t>
      </w:r>
    </w:p>
    <w:p w14:paraId="16311945" w14:textId="3E228243" w:rsidR="00E14152" w:rsidRDefault="00E14152" w:rsidP="00E14152">
      <w:pPr>
        <w:pStyle w:val="3PodnaslovMali"/>
      </w:pPr>
      <w:bookmarkStart w:id="1512" w:name="_Toc82446260"/>
      <w:r>
        <w:t>3.1.</w:t>
      </w:r>
      <w:r w:rsidR="00F94EAC">
        <w:t>3</w:t>
      </w:r>
      <w:ins w:id="1513" w:author="Stjepan Salopek (ssalopek)" w:date="2021-09-09T14:52:00Z">
        <w:r w:rsidR="001019C5">
          <w:t>.</w:t>
        </w:r>
      </w:ins>
      <w:r>
        <w:t xml:space="preserve"> Colaboratory</w:t>
      </w:r>
      <w:bookmarkEnd w:id="1512"/>
    </w:p>
    <w:p w14:paraId="7091AC64" w14:textId="3D858230" w:rsidR="00E14152" w:rsidRPr="00E14152" w:rsidRDefault="00E14152" w:rsidP="00E14152">
      <w:pPr>
        <w:pStyle w:val="4Tekst"/>
      </w:pPr>
      <w:r>
        <w:t xml:space="preserve">Colaboratory ili </w:t>
      </w:r>
      <w:r w:rsidR="007B4B11">
        <w:t xml:space="preserve">Google Colab proizvod je Googlea koji omogućuje udaljeno spajanje na Jupyter Bilježnice. Može se otvoriti u mrežnom pregledniku, a najčešće se koristi za demonstracije Python kôda te u svrhe strojnog učenja. Njegova najveća prednost je što, uz korištenje procesorske snage na Googleovim računalima, omogućuje i besplatan, </w:t>
      </w:r>
      <w:r w:rsidR="00180B53">
        <w:t>ali</w:t>
      </w:r>
      <w:r w:rsidR="007B4B11">
        <w:t xml:space="preserve"> vremenski ograničen pristup grafičkim karticama</w:t>
      </w:r>
      <w:r w:rsidR="001C360E">
        <w:t xml:space="preserve"> koje </w:t>
      </w:r>
      <w:r w:rsidR="00180B53">
        <w:t xml:space="preserve">višestruko </w:t>
      </w:r>
      <w:r w:rsidR="001C360E">
        <w:t>ubrzavaju treniranje modela neuronske mreže. Iz tog razloga odabran je za razvojno okruženje u kojemu je napisan praktični dio rada.</w:t>
      </w:r>
    </w:p>
    <w:p w14:paraId="680B9DEC" w14:textId="32EFBA5D" w:rsidR="00E14152" w:rsidRDefault="00E14152" w:rsidP="00E14152">
      <w:pPr>
        <w:pStyle w:val="3PodnaslovMali"/>
      </w:pPr>
      <w:bookmarkStart w:id="1514" w:name="_Toc82446261"/>
      <w:r>
        <w:t>3.1.</w:t>
      </w:r>
      <w:r w:rsidR="00F94EAC">
        <w:t>4</w:t>
      </w:r>
      <w:ins w:id="1515" w:author="Stjepan Salopek (ssalopek)" w:date="2021-09-09T14:52:00Z">
        <w:r w:rsidR="001019C5">
          <w:t>.</w:t>
        </w:r>
      </w:ins>
      <w:r>
        <w:t xml:space="preserve"> TensorFlow</w:t>
      </w:r>
      <w:bookmarkEnd w:id="1514"/>
    </w:p>
    <w:p w14:paraId="2597A6A9" w14:textId="1210841F" w:rsidR="002E07A2" w:rsidRDefault="00D2440E" w:rsidP="002E07A2">
      <w:pPr>
        <w:pStyle w:val="4Tekst"/>
      </w:pPr>
      <w:r>
        <w:t xml:space="preserve">TensorFlow je </w:t>
      </w:r>
      <w:r w:rsidR="002900DE">
        <w:t xml:space="preserve">paket otvorenog kôda namijenjen za </w:t>
      </w:r>
      <w:r w:rsidR="003615F1">
        <w:t>numeričke izračune visokih performansi</w:t>
      </w:r>
      <w:r w:rsidR="00AF29D8">
        <w:t xml:space="preserve"> korištenjem</w:t>
      </w:r>
      <w:r w:rsidR="0011365F">
        <w:t xml:space="preserve"> grafova protoka podataka (eng</w:t>
      </w:r>
      <w:ins w:id="1516" w:author="Stjepan Salopek (ssalopek)" w:date="2021-09-10T11:42:00Z">
        <w:r w:rsidR="00CF258C">
          <w:t>l</w:t>
        </w:r>
      </w:ins>
      <w:r w:rsidR="0011365F">
        <w:t xml:space="preserve">. </w:t>
      </w:r>
      <w:r w:rsidR="0011365F">
        <w:rPr>
          <w:i/>
          <w:iCs/>
        </w:rPr>
        <w:t>Data flow graph</w:t>
      </w:r>
      <w:r w:rsidR="0011365F">
        <w:t>)</w:t>
      </w:r>
      <w:r w:rsidR="003615F1">
        <w:t>.</w:t>
      </w:r>
      <w:r w:rsidR="006A5346">
        <w:t xml:space="preserve"> U pozadini TensorFlow je </w:t>
      </w:r>
      <w:r w:rsidR="00441E16">
        <w:t xml:space="preserve">radni okvir koji izvodi računske operacije </w:t>
      </w:r>
      <w:del w:id="1517" w:author="Stjepan Salopek (ssalopek)" w:date="2022-01-25T15:12:00Z">
        <w:r w:rsidR="00441E16" w:rsidDel="00164BFB">
          <w:delText>pomoću tenzora</w:delText>
        </w:r>
      </w:del>
      <w:ins w:id="1518" w:author="Stjepan Salopek (ssalopek)" w:date="2022-01-25T15:12:00Z">
        <w:r w:rsidR="00164BFB">
          <w:t>tenzorima</w:t>
        </w:r>
      </w:ins>
      <w:r w:rsidR="00441E16">
        <w:t xml:space="preserve">. </w:t>
      </w:r>
      <w:r w:rsidR="00D50A95">
        <w:t xml:space="preserve">Prednosti uključuju mnoge algoritme unutar paketa, ogromnu zajednicu, </w:t>
      </w:r>
      <w:r w:rsidR="005A5DC4">
        <w:t xml:space="preserve">podršku </w:t>
      </w:r>
      <w:r w:rsidR="005A5DC4">
        <w:lastRenderedPageBreak/>
        <w:t xml:space="preserve">rada kroz više grafičkih kartica i procesora. Nedostaci su </w:t>
      </w:r>
      <w:del w:id="1519" w:author="Stjepan Salopek (ssalopek)" w:date="2022-01-25T15:13:00Z">
        <w:r w:rsidR="003E2F18" w:rsidDel="00164BFB">
          <w:delText xml:space="preserve">vrlo </w:delText>
        </w:r>
      </w:del>
      <w:r w:rsidR="003E2F18">
        <w:t>niža brzina izvođenja u odnosu na druge</w:t>
      </w:r>
      <w:r w:rsidR="00180B53">
        <w:t xml:space="preserve"> biblioteke</w:t>
      </w:r>
      <w:r w:rsidR="00892171">
        <w:t>, ali i težina učenja za početnike.</w:t>
      </w:r>
      <w:del w:id="1520" w:author="Stjepan Salopek (ssalopek)" w:date="2022-01-25T15:13:00Z">
        <w:r w:rsidR="00E621BE" w:rsidDel="00164BFB">
          <w:delText>relativn</w:delText>
        </w:r>
        <w:r w:rsidR="00180B53" w:rsidDel="00164BFB">
          <w:delText>o vi</w:delText>
        </w:r>
      </w:del>
    </w:p>
    <w:p w14:paraId="3C1008DE" w14:textId="650CEC19" w:rsidR="00E14152" w:rsidRDefault="00E14152" w:rsidP="00E14152">
      <w:pPr>
        <w:pStyle w:val="3PodnaslovMali"/>
      </w:pPr>
      <w:bookmarkStart w:id="1521" w:name="_Toc82446262"/>
      <w:r>
        <w:t>3.1.</w:t>
      </w:r>
      <w:r w:rsidR="00F94EAC">
        <w:t>5</w:t>
      </w:r>
      <w:ins w:id="1522" w:author="Stjepan Salopek (ssalopek)" w:date="2021-09-09T14:52:00Z">
        <w:r w:rsidR="001019C5">
          <w:t>.</w:t>
        </w:r>
      </w:ins>
      <w:r>
        <w:t xml:space="preserve"> PyTorch</w:t>
      </w:r>
      <w:bookmarkEnd w:id="1521"/>
    </w:p>
    <w:p w14:paraId="6E43F86E" w14:textId="5151B29D" w:rsidR="00391881" w:rsidRDefault="002E07A2" w:rsidP="007A20D5">
      <w:pPr>
        <w:pStyle w:val="4Tekst"/>
        <w:rPr>
          <w:noProof/>
        </w:rPr>
      </w:pPr>
      <w:r>
        <w:t>PyTorch je popularna biblioteka strojnog učenja za programski jezik Python, baziran na biblioteci Torch implementiranoj u programskim jezicima C i Lua.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1B9B90A6" w14:textId="77777777" w:rsidR="00AB23B8" w:rsidRDefault="001C360E" w:rsidP="00391881">
      <w:pPr>
        <w:pStyle w:val="4Tekst"/>
        <w:rPr>
          <w:noProof/>
        </w:rPr>
      </w:pPr>
      <w:r>
        <w:rPr>
          <w:noProof/>
        </w:rPr>
        <w:t>Sedma</w:t>
      </w:r>
      <w:r w:rsidR="008847E2">
        <w:rPr>
          <w:noProof/>
        </w:rPr>
        <w:t xml:space="preserve"> slika prikazuje trendove pretrage</w:t>
      </w:r>
      <w:ins w:id="1523" w:author="Stjepan Salopek (ssalopek)" w:date="2022-01-25T15:13:00Z">
        <w:r w:rsidR="00164BFB">
          <w:rPr>
            <w:noProof/>
          </w:rPr>
          <w:t xml:space="preserve"> na </w:t>
        </w:r>
      </w:ins>
      <w:ins w:id="1524" w:author="Stjepan Salopek (ssalopek)" w:date="2022-01-25T15:14:00Z">
        <w:r w:rsidR="00164BFB">
          <w:rPr>
            <w:noProof/>
          </w:rPr>
          <w:t>Googleovoj tražilici</w:t>
        </w:r>
      </w:ins>
      <w:r w:rsidR="00C72D43">
        <w:rPr>
          <w:noProof/>
        </w:rPr>
        <w:t>. Može se uočiti</w:t>
      </w:r>
      <w:r w:rsidR="00391881">
        <w:rPr>
          <w:noProof/>
        </w:rPr>
        <w:t xml:space="preserve"> </w:t>
      </w:r>
      <w:r w:rsidR="002A0361">
        <w:rPr>
          <w:noProof/>
        </w:rPr>
        <w:t xml:space="preserve">da je TensorFlow dugo vremena bio </w:t>
      </w:r>
      <w:r>
        <w:rPr>
          <w:noProof/>
        </w:rPr>
        <w:t>popularniji</w:t>
      </w:r>
      <w:r w:rsidR="002A0361">
        <w:rPr>
          <w:noProof/>
        </w:rPr>
        <w:t xml:space="preserve"> na tržištu, </w:t>
      </w:r>
      <w:r w:rsidR="00332853">
        <w:rPr>
          <w:noProof/>
        </w:rPr>
        <w:t xml:space="preserve">no da je u zadnje vrijeme otprilike jednako popularan </w:t>
      </w:r>
      <w:ins w:id="1525" w:author="Stjepan Salopek (ssalopek)" w:date="2022-01-25T15:14:00Z">
        <w:r w:rsidR="00164BFB">
          <w:rPr>
            <w:noProof/>
          </w:rPr>
          <w:t xml:space="preserve">kao </w:t>
        </w:r>
      </w:ins>
      <w:del w:id="1526" w:author="Stjepan Salopek (ssalopek)" w:date="2022-01-25T15:14:00Z">
        <w:r w:rsidR="00332853" w:rsidDel="00164BFB">
          <w:rPr>
            <w:noProof/>
          </w:rPr>
          <w:delText xml:space="preserve">na Google tražilici kao što je to </w:delText>
        </w:r>
      </w:del>
      <w:r w:rsidR="00332853">
        <w:rPr>
          <w:noProof/>
        </w:rPr>
        <w:t>PyTorch.</w:t>
      </w:r>
    </w:p>
    <w:p w14:paraId="068E12B7" w14:textId="77777777" w:rsidR="00AB23B8" w:rsidRDefault="00AB23B8" w:rsidP="00AB23B8">
      <w:pPr>
        <w:pStyle w:val="4Tekst"/>
        <w:keepNext/>
        <w:jc w:val="center"/>
      </w:pPr>
      <w:r>
        <w:rPr>
          <w:noProof/>
        </w:rPr>
        <w:drawing>
          <wp:inline distT="0" distB="0" distL="0" distR="0" wp14:anchorId="6ACC3C72" wp14:editId="3837CBD0">
            <wp:extent cx="5756275" cy="1593215"/>
            <wp:effectExtent l="0" t="0" r="0" b="0"/>
            <wp:docPr id="9" name="Slika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37099B3" w14:textId="7F09E8F7" w:rsidR="00AB23B8" w:rsidRDefault="00AB23B8" w:rsidP="00AB23B8">
      <w:pPr>
        <w:pStyle w:val="4Tekst"/>
        <w:jc w:val="center"/>
      </w:pPr>
      <w:bookmarkStart w:id="1527" w:name="_Toc94044605"/>
      <w:r>
        <w:t xml:space="preserve">Slika </w:t>
      </w:r>
      <w:r w:rsidR="0044147D">
        <w:fldChar w:fldCharType="begin"/>
      </w:r>
      <w:r w:rsidR="0044147D">
        <w:instrText xml:space="preserve"> SEQ Slika \* ARABIC </w:instrText>
      </w:r>
      <w:r w:rsidR="0044147D">
        <w:fldChar w:fldCharType="separate"/>
      </w:r>
      <w:r>
        <w:rPr>
          <w:noProof/>
        </w:rPr>
        <w:t>7</w:t>
      </w:r>
      <w:r w:rsidR="0044147D">
        <w:rPr>
          <w:noProof/>
        </w:rPr>
        <w:fldChar w:fldCharType="end"/>
      </w:r>
      <w:r>
        <w:t>. Vremenski prikaz pretraživanja riječi "tensorflow" (crveno) i "pytorch" (plavo)</w:t>
      </w:r>
      <w:bookmarkEnd w:id="1527"/>
    </w:p>
    <w:p w14:paraId="52EBA337" w14:textId="64114B99" w:rsidR="006C2582" w:rsidRPr="00391881" w:rsidRDefault="006C2582" w:rsidP="00AB23B8">
      <w:pPr>
        <w:pStyle w:val="4Tekst"/>
        <w:jc w:val="center"/>
      </w:pPr>
      <w:r>
        <w:br w:type="page"/>
      </w:r>
    </w:p>
    <w:p w14:paraId="58D9AE5B" w14:textId="212C52FD" w:rsidR="00962BDD" w:rsidRDefault="0062607B" w:rsidP="00962BDD">
      <w:pPr>
        <w:pStyle w:val="2Podnaslov"/>
      </w:pPr>
      <w:bookmarkStart w:id="1528" w:name="_Toc82446263"/>
      <w:r>
        <w:lastRenderedPageBreak/>
        <w:t>3.2</w:t>
      </w:r>
      <w:ins w:id="1529" w:author="Stjepan Salopek (ssalopek)" w:date="2021-09-09T14:52:00Z">
        <w:r w:rsidR="001019C5">
          <w:t>.</w:t>
        </w:r>
      </w:ins>
      <w:r>
        <w:t xml:space="preserve"> </w:t>
      </w:r>
      <w:r w:rsidR="00962BDD">
        <w:t>Teorija</w:t>
      </w:r>
      <w:r w:rsidR="00CC1D44">
        <w:t xml:space="preserve"> i funkcionalnosti potrebni za izradu</w:t>
      </w:r>
      <w:bookmarkEnd w:id="1528"/>
    </w:p>
    <w:p w14:paraId="07259D4C" w14:textId="1CFB1D22" w:rsidR="006C2582" w:rsidRPr="00FB7E80" w:rsidRDefault="00077154" w:rsidP="00825BED">
      <w:pPr>
        <w:pStyle w:val="4Tekst"/>
      </w:pPr>
      <w:r>
        <w:t xml:space="preserve">Ranije u radu </w:t>
      </w:r>
      <w:r w:rsidR="009D2BA5">
        <w:t xml:space="preserve">navedena </w:t>
      </w:r>
      <w:r w:rsidR="00892171">
        <w:t xml:space="preserve">je </w:t>
      </w:r>
      <w:r w:rsidR="009D2BA5">
        <w:t>relevantna teorija za seminarski rad. U sljedećim odlomcima detaljnije će se obraditi dijelovi vezani za izradu aplikacije strojnog učenja.</w:t>
      </w:r>
      <w:r w:rsidR="00B01A38">
        <w:t xml:space="preserve"> </w:t>
      </w:r>
      <w:r w:rsidR="001C360E">
        <w:t>Obraditi će se</w:t>
      </w:r>
      <w:r w:rsidR="00CC1D44">
        <w:t xml:space="preserve"> podatkovna struktura tenzora,</w:t>
      </w:r>
      <w:r w:rsidR="00D633D5">
        <w:t xml:space="preserve"> rad neuronske mreže kroz</w:t>
      </w:r>
      <w:r w:rsidR="007F3EA2">
        <w:t xml:space="preserve"> uobičajenu i </w:t>
      </w:r>
      <w:del w:id="1530" w:author="Stjepan Salopek (ssalopek)" w:date="2021-09-09T16:41:00Z">
        <w:r w:rsidR="007F3EA2" w:rsidDel="0055277B">
          <w:delText>unazadnu propagaciju</w:delText>
        </w:r>
      </w:del>
      <w:ins w:id="1531" w:author="Stjepan Salopek (ssalopek)" w:date="2021-09-09T16:41:00Z">
        <w:r w:rsidR="0055277B">
          <w:t>propagaciju unazad</w:t>
        </w:r>
      </w:ins>
      <w:r w:rsidR="00C35D6B">
        <w:t xml:space="preserve"> te kreiranje klase koja predstavlja neuronsku mrežu.</w:t>
      </w:r>
      <w:r w:rsidR="00FB7E80">
        <w:t xml:space="preserve"> </w:t>
      </w:r>
      <w:r w:rsidR="00892171">
        <w:t>Koristiti će se</w:t>
      </w:r>
      <w:del w:id="1532" w:author="Stjepan Salopek (ssalopek)" w:date="2022-01-25T15:14:00Z">
        <w:r w:rsidR="00FB7E80" w:rsidDel="00B96479">
          <w:delText xml:space="preserve">Rad </w:delText>
        </w:r>
      </w:del>
      <w:r w:rsidR="00892171">
        <w:t xml:space="preserve"> </w:t>
      </w:r>
      <w:r w:rsidR="00FB7E80">
        <w:rPr>
          <w:i/>
          <w:iCs/>
        </w:rPr>
        <w:t>feedforward</w:t>
      </w:r>
      <w:r w:rsidR="00FB7E80">
        <w:t xml:space="preserve"> tip mreže.</w:t>
      </w:r>
    </w:p>
    <w:p w14:paraId="58E0EBC9" w14:textId="4C05DA95" w:rsidR="00CB7772" w:rsidRDefault="0062607B" w:rsidP="00CB7772">
      <w:pPr>
        <w:pStyle w:val="3PodnaslovMali"/>
      </w:pPr>
      <w:bookmarkStart w:id="1533" w:name="_Toc82446264"/>
      <w:r>
        <w:t>3.2.1</w:t>
      </w:r>
      <w:ins w:id="1534" w:author="Stjepan Salopek (ssalopek)" w:date="2021-09-09T14:52:00Z">
        <w:r w:rsidR="001019C5">
          <w:t>.</w:t>
        </w:r>
      </w:ins>
      <w:r>
        <w:t xml:space="preserve"> </w:t>
      </w:r>
      <w:r w:rsidR="00CB7772">
        <w:t>Tenzori</w:t>
      </w:r>
      <w:bookmarkEnd w:id="1533"/>
    </w:p>
    <w:p w14:paraId="78D08984" w14:textId="7B3AE802"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w:t>
      </w:r>
      <w:del w:id="1535" w:author="Stjepan Salopek (ssalopek)" w:date="2022-01-25T15:15:00Z">
        <w:r w:rsidR="0006253B" w:rsidDel="00B96479">
          <w:delText>više dimenzija</w:delText>
        </w:r>
      </w:del>
      <w:ins w:id="1536" w:author="Stjepan Salopek (ssalopek)" w:date="2022-01-25T15:15:00Z">
        <w:r w:rsidR="00B96479">
          <w:t>višeg reda</w:t>
        </w:r>
      </w:ins>
      <w:r w:rsidR="0006253B">
        <w:t>.</w:t>
      </w:r>
      <w:r w:rsidR="00AD49E0">
        <w:t xml:space="preserve"> Tenzori</w:t>
      </w:r>
      <w:r w:rsidR="001E1CFF">
        <w:t xml:space="preserve"> u PyTorchu</w:t>
      </w:r>
      <w:r w:rsidR="00AD49E0">
        <w:t xml:space="preserve"> </w:t>
      </w:r>
      <w:del w:id="1537" w:author="Stjepan Salopek (ssalopek)" w:date="2022-01-25T15:15:00Z">
        <w:r w:rsidR="00AD49E0" w:rsidDel="00B96479">
          <w:delText>se sastoje</w:delText>
        </w:r>
      </w:del>
      <w:ins w:id="1538" w:author="Stjepan Salopek (ssalopek)" w:date="2022-01-25T15:15:00Z">
        <w:r w:rsidR="00B96479">
          <w:t>sastoje se</w:t>
        </w:r>
      </w:ins>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r w:rsidR="00912A08">
        <w:rPr>
          <w:i/>
          <w:iCs/>
        </w:rPr>
        <w:t>boolean</w:t>
      </w:r>
      <w:r w:rsidR="00912A08">
        <w:t xml:space="preserve"> vrijednost ili cijeli broj širine do 64 bita.</w:t>
      </w:r>
    </w:p>
    <w:p w14:paraId="2533B00B" w14:textId="45EA1ECA" w:rsidR="00740B09" w:rsidRDefault="0062607B" w:rsidP="00740B09">
      <w:pPr>
        <w:pStyle w:val="3PodnaslovMali"/>
      </w:pPr>
      <w:bookmarkStart w:id="1539" w:name="_Toc82446265"/>
      <w:r>
        <w:t>3.2.2</w:t>
      </w:r>
      <w:ins w:id="1540" w:author="Stjepan Salopek (ssalopek)" w:date="2021-09-09T14:52:00Z">
        <w:r w:rsidR="001019C5">
          <w:t>.</w:t>
        </w:r>
      </w:ins>
      <w:r>
        <w:t xml:space="preserve"> </w:t>
      </w:r>
      <w:r w:rsidR="002B074B">
        <w:t>Uobičajena propagacija neuronske mreže</w:t>
      </w:r>
      <w:bookmarkEnd w:id="1539"/>
    </w:p>
    <w:p w14:paraId="15559D1B" w14:textId="1BE751E4"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rsidR="00892171">
        <w:t>, ovisno o potrebama</w:t>
      </w:r>
      <w:r>
        <w:t>.</w:t>
      </w:r>
      <w:r w:rsidR="00955A61">
        <w:t xml:space="preserve"> Neuroni su povezani standardnim linearnim funkcijama oblika</w:t>
      </w:r>
      <w:ins w:id="1541" w:author="Stjepan Salopek (ssalopek)" w:date="2021-09-09T14:54:00Z">
        <w:r w:rsidR="002F3835">
          <w:br/>
        </w:r>
      </w:ins>
      <w:del w:id="1542" w:author="Stjepan Salopek (ssalopek)" w:date="2021-09-09T14:54:00Z">
        <w:r w:rsidR="00955A61" w:rsidDel="002F3835">
          <w:delText xml:space="preserve"> </w:delText>
        </w:r>
      </w:del>
      <m:oMath>
        <m:r>
          <w:rPr>
            <w:rFonts w:ascii="Cambria Math" w:hAnsi="Cambria Math"/>
          </w:rPr>
          <m:t>f(x) = a*x+b</m:t>
        </m:r>
      </m:oMath>
      <w:r w:rsidR="00E178EA">
        <w:t>.</w:t>
      </w:r>
    </w:p>
    <w:p w14:paraId="64C60381" w14:textId="3FA51505" w:rsidR="00D17DE1" w:rsidRDefault="00D17DE1" w:rsidP="000117D2">
      <w:pPr>
        <w:pStyle w:val="4Tekst"/>
      </w:pPr>
      <w:r>
        <w:t>Parametar „</w:t>
      </w:r>
      <m:oMath>
        <m:r>
          <w:rPr>
            <w:rFonts w:ascii="Cambria Math" w:hAnsi="Cambria Math"/>
          </w:rPr>
          <m:t>a</m:t>
        </m:r>
      </m:oMath>
      <w:r>
        <w:t xml:space="preserve">“ linearne funkcije naziva se </w:t>
      </w:r>
      <w:r w:rsidR="001C360E">
        <w:t>težina</w:t>
      </w:r>
      <w:r w:rsidR="0090417F">
        <w:t xml:space="preserve"> (eng</w:t>
      </w:r>
      <w:ins w:id="1543" w:author="Stjepan Salopek (ssalopek)" w:date="2021-09-09T14:54:00Z">
        <w:r w:rsidR="002F3835">
          <w:t>l</w:t>
        </w:r>
      </w:ins>
      <w:r w:rsidR="0090417F">
        <w:t xml:space="preserve">. </w:t>
      </w:r>
      <w:r w:rsidR="0090417F">
        <w:rPr>
          <w:i/>
          <w:iCs/>
        </w:rPr>
        <w:t>weight</w:t>
      </w:r>
      <w:r w:rsidR="0090417F">
        <w:t>), parametar „</w:t>
      </w:r>
      <m:oMath>
        <m:r>
          <w:rPr>
            <w:rFonts w:ascii="Cambria Math" w:hAnsi="Cambria Math"/>
          </w:rPr>
          <m:t>b</m:t>
        </m:r>
      </m:oMath>
      <w:r w:rsidR="0090417F">
        <w:t>“ označava sklonost</w:t>
      </w:r>
      <w:r w:rsidR="00247AEB">
        <w:t xml:space="preserve"> (eng</w:t>
      </w:r>
      <w:ins w:id="1544" w:author="Stjepan Salopek (ssalopek)" w:date="2021-09-09T14:54:00Z">
        <w:r w:rsidR="002F3835">
          <w:t>l</w:t>
        </w:r>
      </w:ins>
      <w:r w:rsidR="00247AEB">
        <w:t xml:space="preserve">. </w:t>
      </w:r>
      <w:del w:id="1545" w:author="Stjepan Salopek (ssalopek)" w:date="2021-09-09T16:42:00Z">
        <w:r w:rsidR="002F3835" w:rsidDel="0055277B">
          <w:rPr>
            <w:i/>
            <w:iCs/>
          </w:rPr>
          <w:delText>B</w:delText>
        </w:r>
        <w:r w:rsidR="00247AEB" w:rsidDel="0055277B">
          <w:rPr>
            <w:i/>
            <w:iCs/>
          </w:rPr>
          <w:delText>ias</w:delText>
        </w:r>
      </w:del>
      <w:ins w:id="1546" w:author="Stjepan Salopek (ssalopek)" w:date="2021-09-09T16:42:00Z">
        <w:r w:rsidR="0055277B">
          <w:rPr>
            <w:i/>
            <w:iCs/>
          </w:rPr>
          <w:t>bias</w:t>
        </w:r>
      </w:ins>
      <w:r w:rsidR="00247AEB">
        <w:t>). Mrež</w:t>
      </w:r>
      <w:r w:rsidR="00F96039">
        <w:t xml:space="preserve">a bez ikakvih promjena ima konstantne </w:t>
      </w:r>
      <w:r w:rsidR="001C360E">
        <w:t>težine</w:t>
      </w:r>
      <w:r w:rsidR="00F96039">
        <w:t xml:space="preserve"> i sklonosti, a mijenjaju se ulazne vrijednosti, odnosno parametar „</w:t>
      </w:r>
      <m:oMath>
        <m:r>
          <w:rPr>
            <w:rFonts w:ascii="Cambria Math" w:hAnsi="Cambria Math"/>
          </w:rPr>
          <m:t>x</m:t>
        </m:r>
      </m:oMath>
      <w:r w:rsidR="00F96039">
        <w:t>“, koji može označavati R</w:t>
      </w:r>
      <w:r w:rsidR="00244941">
        <w:t xml:space="preserve">, </w:t>
      </w:r>
      <w:r w:rsidR="00F96039">
        <w:t>G</w:t>
      </w:r>
      <w:r w:rsidR="00244941">
        <w:t xml:space="preserve"> ili </w:t>
      </w:r>
      <w:r w:rsidR="00F96039">
        <w:t>B vrijednost piksela.</w:t>
      </w:r>
    </w:p>
    <w:p w14:paraId="3B243C74" w14:textId="77777777" w:rsidR="00AB23B8" w:rsidRPr="00247AEB" w:rsidRDefault="00AB23B8" w:rsidP="000117D2">
      <w:pPr>
        <w:pStyle w:val="4Tekst"/>
      </w:pPr>
    </w:p>
    <w:p w14:paraId="3A9B04B9" w14:textId="77777777" w:rsidR="00AB23B8" w:rsidRDefault="007F7ABE" w:rsidP="00AB23B8">
      <w:pPr>
        <w:keepNext/>
        <w:jc w:val="center"/>
      </w:pPr>
      <w:r>
        <w:rPr>
          <w:noProof/>
        </w:rPr>
        <w:lastRenderedPageBreak/>
        <w:drawing>
          <wp:inline distT="0" distB="0" distL="0" distR="0" wp14:anchorId="0A729C6F" wp14:editId="4722BA84">
            <wp:extent cx="5309235" cy="263207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inline>
        </w:drawing>
      </w:r>
    </w:p>
    <w:p w14:paraId="5A330A2E" w14:textId="2B58877E" w:rsidR="00AB23B8" w:rsidRDefault="00AB23B8" w:rsidP="00AB23B8">
      <w:pPr>
        <w:pStyle w:val="4Tekst"/>
        <w:jc w:val="center"/>
      </w:pPr>
      <w:bookmarkStart w:id="1547" w:name="_Toc94044606"/>
      <w:r>
        <w:t xml:space="preserve">Slika </w:t>
      </w:r>
      <w:r w:rsidR="0044147D">
        <w:fldChar w:fldCharType="begin"/>
      </w:r>
      <w:r w:rsidR="0044147D">
        <w:instrText xml:space="preserve"> SEQ Slika \* ARABIC </w:instrText>
      </w:r>
      <w:r w:rsidR="0044147D">
        <w:fldChar w:fldCharType="separate"/>
      </w:r>
      <w:r>
        <w:rPr>
          <w:noProof/>
        </w:rPr>
        <w:t>8</w:t>
      </w:r>
      <w:r w:rsidR="0044147D">
        <w:rPr>
          <w:noProof/>
        </w:rPr>
        <w:fldChar w:fldCharType="end"/>
      </w:r>
      <w:r>
        <w:t>. Propagacija neuronske mreže</w:t>
      </w:r>
      <w:bookmarkEnd w:id="1547"/>
    </w:p>
    <w:p w14:paraId="2A24F841" w14:textId="77777777" w:rsidR="00AB23B8" w:rsidRDefault="00AB23B8" w:rsidP="001C360E">
      <w:pPr>
        <w:pStyle w:val="4Tekst"/>
        <w:keepNext/>
      </w:pPr>
    </w:p>
    <w:p w14:paraId="5CE67F44" w14:textId="35FF9C89" w:rsidR="00F64A57" w:rsidRPr="00E82A48" w:rsidRDefault="007F7ABE" w:rsidP="001C360E">
      <w:pPr>
        <w:pStyle w:val="4Tekst"/>
        <w:keepNext/>
        <w:rPr>
          <w:strike/>
        </w:rPr>
      </w:pPr>
      <w:r>
        <w:t xml:space="preserve">Na osmoj slici može se vidjeti prikaz jednostavne neuronske mreže sa jednom vezom između dva neurona. U toj mreži, </w:t>
      </w:r>
      <w:r w:rsidR="001C360E">
        <w:t>težine</w:t>
      </w:r>
      <w:r>
        <w:t xml:space="preserve"> </w:t>
      </w:r>
      <w:r w:rsidR="00244941">
        <w:t>su označene linijama</w:t>
      </w:r>
      <w:r w:rsidR="001C360E">
        <w:t xml:space="preserve"> između neurona</w:t>
      </w:r>
      <w:r>
        <w:t>,</w:t>
      </w:r>
      <w:r w:rsidR="00F151CB">
        <w:t xml:space="preserve"> a sklonosti su konstante na čvorovima. Funkcija </w:t>
      </w:r>
      <m:oMath>
        <m:r>
          <w:rPr>
            <w:rFonts w:ascii="Cambria Math" w:hAnsi="Cambria Math"/>
          </w:rPr>
          <m:t>f(x)</m:t>
        </m:r>
      </m:oMath>
      <w:r w:rsidR="00F151CB">
        <w:t xml:space="preserve"> </w:t>
      </w:r>
      <w:r w:rsidR="00244941">
        <w:t>označava prijelaz</w:t>
      </w:r>
      <w:r w:rsidR="00244D58">
        <w:t xml:space="preserve"> iz jednog </w:t>
      </w:r>
      <w:r w:rsidR="00244941">
        <w:t>čvora u drugi</w:t>
      </w:r>
      <w:r w:rsidR="00244D58">
        <w:t>.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w:t>
      </w:r>
      <w:r w:rsidR="001C360E">
        <w:t xml:space="preserve">u težinu </w:t>
      </w:r>
      <w:r w:rsidR="001B712B">
        <w:t>(</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4610A4A2" w14:textId="5C467C47" w:rsidR="007F7379" w:rsidRDefault="0062607B" w:rsidP="007F7379">
      <w:pPr>
        <w:pStyle w:val="3PodnaslovMali"/>
      </w:pPr>
      <w:bookmarkStart w:id="1548" w:name="_Toc82446266"/>
      <w:r>
        <w:t>3.2.3</w:t>
      </w:r>
      <w:ins w:id="1549" w:author="Stjepan Salopek (ssalopek)" w:date="2021-09-09T15:25:00Z">
        <w:r w:rsidR="008064B8">
          <w:t>.</w:t>
        </w:r>
      </w:ins>
      <w:r>
        <w:t xml:space="preserve"> </w:t>
      </w:r>
      <w:del w:id="1550" w:author="Tin Kramberger (tkramberg)" w:date="2021-09-06T19:01:00Z">
        <w:r w:rsidR="007F7379" w:rsidDel="00DB770D">
          <w:delText>Unazadna propagacija</w:delText>
        </w:r>
      </w:del>
      <w:r w:rsidR="001A3177">
        <w:t>Propagacija u</w:t>
      </w:r>
      <w:ins w:id="1551" w:author="Tin Kramberger (tkramberg)" w:date="2021-09-06T19:01:00Z">
        <w:r w:rsidR="00DB770D">
          <w:t>nazad</w:t>
        </w:r>
      </w:ins>
      <w:bookmarkEnd w:id="1548"/>
      <w:del w:id="1552" w:author="Tin Kramberger (tkramberg)" w:date="2021-09-06T19:01:00Z">
        <w:r w:rsidR="007F7379" w:rsidDel="00DB770D">
          <w:delText xml:space="preserve"> neuronske mreže</w:delText>
        </w:r>
      </w:del>
    </w:p>
    <w:p w14:paraId="2836757D" w14:textId="1913176D" w:rsidR="00D909C4" w:rsidRDefault="000248F8" w:rsidP="000248F8">
      <w:pPr>
        <w:pStyle w:val="4Tekst"/>
      </w:pPr>
      <w:r>
        <w:t xml:space="preserve">Uobičajena propagacija koristi se za predviđanje kada </w:t>
      </w:r>
      <w:r w:rsidR="00E04EF2">
        <w:t>znamo koje težine i sklonosti treba postaviti na čvorove mreže koju smo dizajnirali. Na primjer,</w:t>
      </w:r>
      <w:r w:rsidR="00295695">
        <w:t xml:space="preserve"> za mrežu sa dva čvora u kojoj je mreža istrenirana da </w:t>
      </w:r>
      <w:r w:rsidR="00245B11">
        <w:t xml:space="preserve">izlaz bude vrijednost 2.5, iz formule </w:t>
      </w:r>
      <m:oMath>
        <m:r>
          <w:rPr>
            <w:rFonts w:ascii="Cambria Math" w:hAnsi="Cambria Math"/>
          </w:rPr>
          <m:t>f(x)=W*x+B=2.5</m:t>
        </m:r>
      </m:oMath>
      <w:r w:rsidR="00D909C4">
        <w:t xml:space="preserve"> možemo </w:t>
      </w:r>
      <w:r w:rsidR="00244941">
        <w:t>zaključiti</w:t>
      </w:r>
      <w:r w:rsidR="00D909C4">
        <w:t xml:space="preserve"> da je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69AC180C" w14:textId="7CFC8F7D" w:rsidR="00D909C4" w:rsidDel="00B96479" w:rsidRDefault="00856747">
      <w:pPr>
        <w:pStyle w:val="4Tekst"/>
        <w:rPr>
          <w:del w:id="1553" w:author="Stjepan Salopek (ssalopek)" w:date="2022-01-25T15:19:00Z"/>
        </w:rPr>
      </w:pPr>
      <w:r>
        <w:t xml:space="preserve">Međutim, kada su u pitanju veće mreže, i kada </w:t>
      </w:r>
      <w:del w:id="1554" w:author="Stjepan Salopek (ssalopek)" w:date="2021-09-09T14:55:00Z">
        <w:r w:rsidDel="002F3835">
          <w:delText xml:space="preserve">želimo </w:delText>
        </w:r>
      </w:del>
      <w:ins w:id="1555" w:author="Stjepan Salopek (ssalopek)" w:date="2021-09-09T14:55:00Z">
        <w:r w:rsidR="002F3835">
          <w:t xml:space="preserve">se žele </w:t>
        </w:r>
      </w:ins>
      <w:r>
        <w:t xml:space="preserve">predvidjeti kompleksnije </w:t>
      </w:r>
      <w:r w:rsidR="007C748A">
        <w:t xml:space="preserve">stvari, na primjer nalazi li se na slici mačka ili pas, tada se koristi metoda </w:t>
      </w:r>
      <w:del w:id="1556" w:author="Stjepan Salopek (ssalopek)" w:date="2021-09-09T14:55:00Z">
        <w:r w:rsidR="007C748A" w:rsidDel="002F3835">
          <w:delText>unazadne propagacije</w:delText>
        </w:r>
      </w:del>
      <w:ins w:id="1557" w:author="Stjepan Salopek (ssalopek)" w:date="2021-09-09T14:55:00Z">
        <w:r w:rsidR="002F3835">
          <w:t>propagacije unazad</w:t>
        </w:r>
      </w:ins>
      <w:r w:rsidR="007C748A">
        <w:t xml:space="preserve">. Slično kao što se u prethodnom odlomku mreža istrenirala </w:t>
      </w:r>
      <w:r w:rsidR="002F26D2">
        <w:t xml:space="preserve">za izlaz 2.5 postavljajući težinu i sklonost, tako se </w:t>
      </w:r>
      <w:del w:id="1558" w:author="Stjepan Salopek (ssalopek)" w:date="2021-09-09T14:56:00Z">
        <w:r w:rsidR="002F26D2" w:rsidDel="002F3835">
          <w:delText>unazadna propagacija</w:delText>
        </w:r>
      </w:del>
      <w:ins w:id="1559" w:author="Stjepan Salopek (ssalopek)" w:date="2021-09-09T14:56:00Z">
        <w:r w:rsidR="002F3835">
          <w:t>propagacija unazad</w:t>
        </w:r>
      </w:ins>
      <w:r w:rsidR="002F26D2">
        <w:t xml:space="preserve"> koristi da se pokuša predvidjeti </w:t>
      </w:r>
      <w:r w:rsidR="00936C29">
        <w:t>vrijednost težina i sklonosti u mnogo većim mrežama, i time dobi</w:t>
      </w:r>
      <w:ins w:id="1560" w:author="Stjepan Salopek (ssalopek)" w:date="2021-09-09T14:56:00Z">
        <w:r w:rsidR="002F3835">
          <w:t>je</w:t>
        </w:r>
      </w:ins>
      <w:del w:id="1561" w:author="Stjepan Salopek (ssalopek)" w:date="2021-09-09T14:56:00Z">
        <w:r w:rsidR="00936C29" w:rsidDel="002F3835">
          <w:delText>o</w:delText>
        </w:r>
      </w:del>
      <w:r w:rsidR="00936C29">
        <w:t xml:space="preserve"> željeni izlaz.</w:t>
      </w:r>
    </w:p>
    <w:p w14:paraId="467B952B" w14:textId="1771FE7A" w:rsidR="00D43A5A" w:rsidRDefault="0044147D" w:rsidP="00B96479">
      <w:pPr>
        <w:pStyle w:val="4Tekst"/>
      </w:pPr>
      <w:del w:id="1562" w:author="Stjepan Salopek (ssalopek)" w:date="2021-09-09T14:58:00Z">
        <w:r>
          <w:rPr>
            <w:noProof/>
          </w:rPr>
          <w:pict w14:anchorId="1EE60F91">
            <v:shape id="Tekstni okvir 16" o:spid="_x0000_s1029" type="#_x0000_t202" style="position:absolute;left:0;text-align:left;margin-left:0;margin-top:706.2pt;width:207.8pt;height:49.4pt;z-index:251661312;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HOQIAAG4EAAAOAAAAZHJzL2Uyb0RvYy54bWysVMFu2zAMvQ/YPwi6L05SLGu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" stroked="f">
              <v:textbox style="mso-next-textbox:#Tekstni okvir 16;mso-fit-shape-to-text:t" inset="0,0,0,0">
                <w:txbxContent>
                  <w:p w14:paraId="3B9857B1" w14:textId="784AC292" w:rsidR="00C1314A" w:rsidRPr="009571F1" w:rsidRDefault="00C1314A" w:rsidP="00D909C4">
                    <w:pPr>
                      <w:pStyle w:val="4Tekst"/>
                      <w:jc w:val="center"/>
                      <w:rPr>
                        <w:rFonts w:eastAsiaTheme="majorEastAsia" w:cstheme="majorBidi"/>
                        <w:color w:val="000000" w:themeColor="text1"/>
                        <w:szCs w:val="24"/>
                      </w:rPr>
                    </w:pPr>
                    <w:del w:id="1563" w:author="Stjepan Salopek (ssalopek)" w:date="2021-09-09T14:58:00Z">
                      <w:r w:rsidDel="002F3835">
                        <w:delText xml:space="preserve">Slika </w:delText>
                      </w:r>
                      <w:r w:rsidR="003B3A2A" w:rsidDel="002F3835">
                        <w:fldChar w:fldCharType="begin"/>
                      </w:r>
                      <w:r w:rsidR="003B3A2A" w:rsidDel="002F3835">
                        <w:delInstrText xml:space="preserve"> SEQ Slika \* ARABIC </w:delInstrText>
                      </w:r>
                      <w:r w:rsidR="003B3A2A" w:rsidDel="002F3835">
                        <w:fldChar w:fldCharType="separate"/>
                      </w:r>
                    </w:del>
                    <w:del w:id="1564" w:author="Stjepan Salopek (ssalopek)" w:date="2021-09-09T14:33:00Z">
                      <w:r w:rsidR="00093114" w:rsidDel="00CB09D3">
                        <w:rPr>
                          <w:noProof/>
                        </w:rPr>
                        <w:delText>9</w:delText>
                      </w:r>
                    </w:del>
                    <w:del w:id="1565" w:author="Stjepan Salopek (ssalopek)" w:date="2021-09-09T14:58:00Z">
                      <w:r w:rsidR="003B3A2A" w:rsidDel="002F3835">
                        <w:rPr>
                          <w:noProof/>
                        </w:rPr>
                        <w:fldChar w:fldCharType="end"/>
                      </w:r>
                      <w:r w:rsidDel="002F3835">
                        <w:delText xml:space="preserve"> Ovisnost varijabli neuronske mreže</w:delText>
                      </w:r>
                    </w:del>
                  </w:p>
                </w:txbxContent>
              </v:textbox>
              <w10:wrap type="square" anchorx="margin" anchory="page"/>
            </v:shape>
          </w:pict>
        </w:r>
      </w:del>
      <w:del w:id="1566" w:author="Stjepan Salopek (ssalopek)" w:date="2022-01-25T15:19:00Z">
        <w:r w:rsidR="00A905A4" w:rsidDel="00B96479">
          <w:delText xml:space="preserve">Prema devetoj slici prikazati će se </w:delText>
        </w:r>
      </w:del>
      <w:del w:id="1567" w:author="Stjepan Salopek (ssalopek)" w:date="2021-09-09T14:56:00Z">
        <w:r w:rsidR="00DF743E" w:rsidDel="002F3835">
          <w:delText>unazadna propagacija</w:delText>
        </w:r>
      </w:del>
      <w:del w:id="1568" w:author="Stjepan Salopek (ssalopek)" w:date="2022-01-25T15:19:00Z">
        <w:r w:rsidR="00DF743E" w:rsidDel="00B96479">
          <w:delText xml:space="preserve"> između dva neurona.</w:delText>
        </w:r>
      </w:del>
    </w:p>
    <w:p w14:paraId="42658AA7" w14:textId="77777777" w:rsidR="00D33388" w:rsidRDefault="00D33388" w:rsidP="00D33388">
      <w:pPr>
        <w:pStyle w:val="4Tekst"/>
        <w:jc w:val="center"/>
      </w:pPr>
      <w:r>
        <w:rPr>
          <w:noProof/>
        </w:rPr>
        <w:lastRenderedPageBreak/>
        <w:drawing>
          <wp:inline distT="0" distB="0" distL="0" distR="0" wp14:anchorId="3C11D07A" wp14:editId="1277A700">
            <wp:extent cx="2639060" cy="3262630"/>
            <wp:effectExtent l="0" t="0" r="0" b="0"/>
            <wp:docPr id="15" name="Slika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inline>
        </w:drawing>
      </w:r>
    </w:p>
    <w:p w14:paraId="27421571" w14:textId="04553BCC" w:rsidR="00D33388" w:rsidRDefault="00D33388" w:rsidP="00D33388">
      <w:pPr>
        <w:pStyle w:val="4Tekst"/>
        <w:jc w:val="center"/>
      </w:pPr>
      <w:bookmarkStart w:id="1569" w:name="_Toc94044607"/>
      <w:r>
        <w:t xml:space="preserve">Slika </w:t>
      </w:r>
      <w:fldSimple w:instr=" SEQ Slika \* ARABIC ">
        <w:r>
          <w:rPr>
            <w:noProof/>
          </w:rPr>
          <w:t>9</w:t>
        </w:r>
      </w:fldSimple>
      <w:r>
        <w:t>. Ovisnost neurona u neuronskoj mreži</w:t>
      </w:r>
      <w:bookmarkEnd w:id="1569"/>
    </w:p>
    <w:p w14:paraId="097779A0" w14:textId="4C850C9F" w:rsidR="00936C29" w:rsidRDefault="00D43A5A" w:rsidP="00936C29">
      <w:pPr>
        <w:pStyle w:val="4Tekst"/>
      </w:pPr>
      <w:r>
        <w:t xml:space="preserve">Na </w:t>
      </w:r>
      <w:ins w:id="1570" w:author="Stjepan Salopek (ssalopek)" w:date="2022-01-25T15:19:00Z">
        <w:r w:rsidR="00B96479">
          <w:t xml:space="preserve">devetoj </w:t>
        </w:r>
      </w:ins>
      <w:r>
        <w:t>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w:t>
      </w:r>
      <w:r w:rsidR="00DE688B">
        <w:t>ulaz</w:t>
      </w:r>
      <w:r w:rsidR="008A5F18">
        <w:t xml:space="preserve"> </w:t>
      </w:r>
      <w:r w:rsidR="00DE688B">
        <w:t>drugog</w:t>
      </w:r>
      <w:r w:rsidR="008A5F18">
        <w:t xml:space="preserve"> neurona sljedeće: </w:t>
      </w:r>
      <m:oMath>
        <m:r>
          <w:rPr>
            <w:rFonts w:ascii="Cambria Math" w:hAnsi="Cambria Math"/>
          </w:rPr>
          <m:t>f(a(L-1))=w(L)*a(L-1)+b(L)</m:t>
        </m:r>
      </m:oMath>
      <w:r w:rsidR="008859FF">
        <w:t>.</w:t>
      </w:r>
      <w:r w:rsidR="008A5F18">
        <w:t xml:space="preserve"> </w:t>
      </w:r>
      <w:r w:rsidR="00373EF3">
        <w:t xml:space="preserve">Dakle, izlazna vrijednost ovisi o ulaznoj. Da bismo dobili ovisnost izlazne vrijednosti o ulaznoj, moramo 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xml:space="preserve">“ rezultirati će velikim izlaznim promjenama i </w:t>
      </w:r>
      <w:r w:rsidR="00DE688B">
        <w:t>obrnuto</w:t>
      </w:r>
      <w:r w:rsidR="00D0301A">
        <w:t>. Pomoću gradijenta</w:t>
      </w:r>
      <w:r w:rsidR="00424C49">
        <w:t xml:space="preserv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izlaz</w:t>
      </w:r>
      <w:r w:rsidR="00DE688B">
        <w:t xml:space="preserve"> bliži željenoj vrijednosti</w:t>
      </w:r>
      <w:r w:rsidR="00424C49">
        <w:t>.</w:t>
      </w:r>
    </w:p>
    <w:p w14:paraId="05482C94" w14:textId="54E3B0B0" w:rsidR="00AB23B8" w:rsidRDefault="00B97422" w:rsidP="00D33388">
      <w:pPr>
        <w:pStyle w:val="4Tekst"/>
      </w:pPr>
      <w:r>
        <w:t xml:space="preserve">Prolaskom </w:t>
      </w:r>
      <w:del w:id="1571" w:author="Stjepan Salopek (ssalopek)" w:date="2021-09-09T14:56:00Z">
        <w:r w:rsidDel="002F3835">
          <w:delText>unazadne propagacije</w:delText>
        </w:r>
      </w:del>
      <w:ins w:id="1572" w:author="Stjepan Salopek (ssalopek)" w:date="2021-09-09T14:56:00Z">
        <w:r w:rsidR="002F3835">
          <w:t>propagacije unazad</w:t>
        </w:r>
      </w:ins>
      <w:r>
        <w:t xml:space="preserve"> kroz cijelu mrežu paket PyTorch automatski sprema derivacije ili gradijente čvorova u njih same, te se na temelju toga može</w:t>
      </w:r>
      <w:r w:rsidR="00175F56">
        <w:t xml:space="preserve"> dobiti preciznij</w:t>
      </w:r>
      <w:r w:rsidR="00DE688B">
        <w:t>a</w:t>
      </w:r>
      <w:r w:rsidR="00175F56">
        <w:t xml:space="preserve"> izlazna vrijednost.</w:t>
      </w:r>
    </w:p>
    <w:p w14:paraId="67EE314F" w14:textId="72A25D07" w:rsidR="002F3835" w:rsidRDefault="008840C0" w:rsidP="00936C29">
      <w:pPr>
        <w:pStyle w:val="4Tekst"/>
      </w:pPr>
      <w:del w:id="1573" w:author="Stjepan Salopek (ssalopek)" w:date="2021-09-09T14:56:00Z">
        <w:r w:rsidDel="002F3835">
          <w:delText>Unazadna propagacija</w:delText>
        </w:r>
      </w:del>
      <w:ins w:id="1574" w:author="Stjepan Salopek (ssalopek)" w:date="2021-09-09T14:56:00Z">
        <w:r w:rsidR="002F3835">
          <w:t>Propa</w:t>
        </w:r>
      </w:ins>
      <w:ins w:id="1575" w:author="Stjepan Salopek (ssalopek)" w:date="2021-09-09T14:57:00Z">
        <w:r w:rsidR="002F3835">
          <w:t>gacija unazad</w:t>
        </w:r>
      </w:ins>
      <w:r>
        <w:t xml:space="preserve"> koristi se u kontekstu treniranja modela, a ne predviđanja</w:t>
      </w:r>
      <w:r w:rsidR="00DE688B">
        <w:t xml:space="preserve"> teksta</w:t>
      </w:r>
      <w:r>
        <w:t xml:space="preserve">. </w:t>
      </w:r>
      <w:r w:rsidR="00DE688B">
        <w:t>Primjerice</w:t>
      </w:r>
      <w:r>
        <w:t xml:space="preserve">, to je slučaj kada </w:t>
      </w:r>
      <w:r w:rsidR="00F04922">
        <w:t xml:space="preserve">se zna </w:t>
      </w:r>
      <w:r>
        <w:t>koji „</w:t>
      </w:r>
      <m:oMath>
        <m:r>
          <w:rPr>
            <w:rFonts w:ascii="Cambria Math" w:hAnsi="Cambria Math"/>
          </w:rPr>
          <m:t>x</m:t>
        </m:r>
      </m:oMath>
      <w:r>
        <w:t xml:space="preserve">“ ulazi u funkciju </w:t>
      </w:r>
      <m:oMath>
        <m:r>
          <w:rPr>
            <w:rFonts w:ascii="Cambria Math" w:hAnsi="Cambria Math"/>
          </w:rPr>
          <m:t>f(x)</m:t>
        </m:r>
      </m:oMath>
      <w:r>
        <w:t xml:space="preserve"> i kada </w:t>
      </w:r>
      <w:r w:rsidR="00F04922">
        <w:t xml:space="preserve">se mogu mijenjati </w:t>
      </w:r>
      <w:r w:rsidR="00DE688B">
        <w:t>određene</w:t>
      </w:r>
      <w:r w:rsidR="00E04192">
        <w:t xml:space="preserve"> karakteristike te funkcije, </w:t>
      </w:r>
      <w:r w:rsidR="00DE688B">
        <w:t>na primjer</w:t>
      </w:r>
      <w:r w:rsidR="00E04192">
        <w:t xml:space="preserve"> težina i sklonost.</w:t>
      </w:r>
      <w:r w:rsidR="007508EA">
        <w:t xml:space="preserve"> Nakon što je model istreniran, </w:t>
      </w:r>
      <w:r w:rsidR="003E3B31">
        <w:t xml:space="preserve">parametar „x“ smatra se </w:t>
      </w:r>
      <w:r w:rsidR="00DE688B">
        <w:t>nepoznanicom</w:t>
      </w:r>
      <w:r w:rsidR="00AD4642">
        <w:t xml:space="preserve"> jer</w:t>
      </w:r>
      <w:r w:rsidR="00D3565D">
        <w:t xml:space="preserve"> kada je aplikacija objavljena, </w:t>
      </w:r>
      <w:r w:rsidR="00DE688B">
        <w:t>korisnici aplikacije mogu poslati bilo kakve vrijednosti kao ulaz.</w:t>
      </w:r>
    </w:p>
    <w:p w14:paraId="2B4D1DC0" w14:textId="007081F0" w:rsidR="002B52DE" w:rsidRDefault="0062607B" w:rsidP="002B52DE">
      <w:pPr>
        <w:pStyle w:val="3PodnaslovMali"/>
      </w:pPr>
      <w:bookmarkStart w:id="1576" w:name="_Toc82446267"/>
      <w:r>
        <w:lastRenderedPageBreak/>
        <w:t>3.2.4</w:t>
      </w:r>
      <w:ins w:id="1577" w:author="Stjepan Salopek (ssalopek)" w:date="2021-09-09T15:25:00Z">
        <w:r w:rsidR="008064B8">
          <w:t>.</w:t>
        </w:r>
      </w:ins>
      <w:r>
        <w:t xml:space="preserve"> </w:t>
      </w:r>
      <w:r w:rsidR="002B52DE">
        <w:t xml:space="preserve">Stvaranje klase za </w:t>
      </w:r>
      <w:r w:rsidR="005E1315">
        <w:t>strojno učenje</w:t>
      </w:r>
      <w:bookmarkEnd w:id="1576"/>
    </w:p>
    <w:p w14:paraId="3B8C7DB1" w14:textId="77777777" w:rsidR="002A59EF" w:rsidRDefault="002A59EF" w:rsidP="002A59EF">
      <w:pPr>
        <w:pStyle w:val="4Tekst"/>
        <w:keepNext/>
        <w:jc w:val="center"/>
      </w:pPr>
      <w:r>
        <w:rPr>
          <w:noProof/>
        </w:rPr>
        <w:drawing>
          <wp:inline distT="0" distB="0" distL="0" distR="0" wp14:anchorId="0CA51007" wp14:editId="336481B5">
            <wp:extent cx="2694305" cy="3262630"/>
            <wp:effectExtent l="0" t="0" r="0" b="0"/>
            <wp:docPr id="14" name="Slika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305" cy="3262630"/>
                    </a:xfrm>
                    <a:prstGeom prst="rect">
                      <a:avLst/>
                    </a:prstGeom>
                    <a:noFill/>
                    <a:ln>
                      <a:noFill/>
                    </a:ln>
                  </pic:spPr>
                </pic:pic>
              </a:graphicData>
            </a:graphic>
          </wp:inline>
        </w:drawing>
      </w:r>
    </w:p>
    <w:p w14:paraId="11B4A2F9" w14:textId="6F4B34EC" w:rsidR="002A59EF" w:rsidRDefault="002A59EF" w:rsidP="002A59EF">
      <w:pPr>
        <w:pStyle w:val="4Tekst"/>
        <w:jc w:val="center"/>
      </w:pPr>
      <w:bookmarkStart w:id="1578" w:name="_Toc94044608"/>
      <w:r>
        <w:t xml:space="preserve">Slika </w:t>
      </w:r>
      <w:r w:rsidR="0044147D">
        <w:fldChar w:fldCharType="begin"/>
      </w:r>
      <w:r w:rsidR="0044147D">
        <w:instrText xml:space="preserve"> SEQ Slika \* ARABIC </w:instrText>
      </w:r>
      <w:r w:rsidR="0044147D">
        <w:fldChar w:fldCharType="separate"/>
      </w:r>
      <w:r>
        <w:rPr>
          <w:noProof/>
        </w:rPr>
        <w:t>10</w:t>
      </w:r>
      <w:r w:rsidR="0044147D">
        <w:rPr>
          <w:noProof/>
        </w:rPr>
        <w:fldChar w:fldCharType="end"/>
      </w:r>
      <w:r>
        <w:t>. Skica modela prepoznavanja teksta</w:t>
      </w:r>
      <w:bookmarkEnd w:id="1578"/>
    </w:p>
    <w:p w14:paraId="34CE179F" w14:textId="3A3EAE61" w:rsidR="005E1315" w:rsidRDefault="0044147D" w:rsidP="005E1315">
      <w:pPr>
        <w:pStyle w:val="4Tekst"/>
      </w:pPr>
      <w:del w:id="1579" w:author="Stjepan Salopek (ssalopek)" w:date="2021-09-09T15:33:00Z">
        <w:r>
          <w:rPr>
            <w:noProof/>
          </w:rPr>
          <w:pict w14:anchorId="55DF6607">
            <v:shape id="Tekstni okvir 17" o:spid="_x0000_s1048" type="#_x0000_t202" style="position:absolute;left:0;text-align:left;margin-left:98.6pt;margin-top:130.25pt;width:212.15pt;height:35.75pt;z-index:251672576;visibility:visible;mso-wrap-style:square;mso-height-percent:0;mso-wrap-distance-left:9pt;mso-wrap-distance-top:0;mso-wrap-distance-right:9pt;mso-wrap-distance-bottom:0;mso-position-horizontal-relative:margin;mso-position-vertical-relative:text;mso-height-percent:0;mso-height-relative:margin;v-text-anchor:top" fillcolor="#4472c4 [3204]" strokecolor="#f2f2f2 [3041]" strokeweight="3pt">
              <v:shadow on="t" type="perspective" color="#1f3763 [1604]" opacity=".5" offset="1pt" offset2="-1pt"/>
              <v:textbox style="mso-next-textbox:#Tekstni okvir 17" inset="0,0,0,0">
                <w:txbxContent>
                  <w:p w14:paraId="6F07898A" w14:textId="77777777" w:rsidR="008D5FB6" w:rsidRPr="00260DAA" w:rsidRDefault="008D5FB6">
                    <w:pPr>
                      <w:pStyle w:val="4Tekst"/>
                      <w:rPr>
                        <w:noProof/>
                      </w:rPr>
                      <w:pPrChange w:id="1580" w:author="Stjepan Salopek (ssalopek)" w:date="2021-09-09T15:37:00Z">
                        <w:pPr>
                          <w:pStyle w:val="4Tekst"/>
                          <w:jc w:val="center"/>
                        </w:pPr>
                      </w:pPrChange>
                    </w:pPr>
                    <w:del w:id="1581" w:author="Stjepan Salopek (ssalopek)" w:date="2021-09-09T15:37:00Z">
                      <w:r w:rsidDel="008D5FB6">
                        <w:delText>Sl</w:delText>
                      </w:r>
                    </w:del>
                    <w:ins w:id="1582" w:author="Stjepan Salopek (ssalopek)" w:date="2021-09-09T15:37:00Z">
                      <w:r>
                        <w:t>asdasd</w:t>
                      </w:r>
                    </w:ins>
                    <w:del w:id="1583" w:author="Stjepan Salopek (ssalopek)" w:date="2021-09-09T15:37:00Z">
                      <w:r w:rsidDel="008D5FB6">
                        <w:delText xml:space="preserve">ika </w:delText>
                      </w:r>
                      <w:r w:rsidDel="008D5FB6">
                        <w:fldChar w:fldCharType="begin"/>
                      </w:r>
                      <w:r w:rsidDel="008D5FB6">
                        <w:delInstrText xml:space="preserve"> SEQ Slika \* ARABIC </w:delInstrText>
                      </w:r>
                      <w:r w:rsidDel="008D5FB6">
                        <w:fldChar w:fldCharType="separate"/>
                      </w:r>
                    </w:del>
                    <w:del w:id="1584" w:author="Stjepan Salopek (ssalopek)" w:date="2021-09-09T14:33:00Z">
                      <w:r w:rsidDel="00CB09D3">
                        <w:rPr>
                          <w:noProof/>
                        </w:rPr>
                        <w:delText>10</w:delText>
                      </w:r>
                    </w:del>
                    <w:del w:id="1585" w:author="Stjepan Salopek (ssalopek)" w:date="2021-09-09T15:37:00Z">
                      <w:r w:rsidDel="008D5FB6">
                        <w:rPr>
                          <w:noProof/>
                        </w:rPr>
                        <w:fldChar w:fldCharType="end"/>
                      </w:r>
                      <w:r w:rsidDel="008D5FB6">
                        <w:delText xml:space="preserve"> </w:delText>
                      </w:r>
                    </w:del>
                    <w:del w:id="1586" w:author="Stjepan Salopek (ssalopek)" w:date="2021-09-09T14:59:00Z">
                      <w:r w:rsidDel="002F3835">
                        <w:delText>Model za prepoznavanje teksta</w:delText>
                      </w:r>
                    </w:del>
                  </w:p>
                </w:txbxContent>
              </v:textbox>
              <w10:wrap type="square" anchorx="margin"/>
            </v:shape>
          </w:pict>
        </w:r>
      </w:del>
      <w:r w:rsidR="00DE688B">
        <w:t>Deseta slika prikazuje popularnu neuronsku mrežu</w:t>
      </w:r>
      <w:r w:rsidR="00150F28">
        <w:t xml:space="preserve"> iz znanstvenog rada vezanog na temu prepoznavanja teksta</w:t>
      </w:r>
      <w:del w:id="1587" w:author="Stjepan Salopek (ssalopek)" w:date="2021-09-09T14:59:00Z">
        <w:r w:rsidR="00D84101" w:rsidDel="002F3835">
          <w:delText>.</w:delText>
        </w:r>
      </w:del>
      <w:sdt>
        <w:sdtPr>
          <w:id w:val="-586310348"/>
          <w:citation/>
        </w:sdtPr>
        <w:sdtEndPr/>
        <w:sdtContent>
          <w:r w:rsidR="00DE4BDB">
            <w:fldChar w:fldCharType="begin"/>
          </w:r>
          <w:r w:rsidR="00DE4BDB">
            <w:instrText xml:space="preserve"> CITATION Shi15 \l 1050 </w:instrText>
          </w:r>
          <w:r w:rsidR="00DE4BDB">
            <w:fldChar w:fldCharType="separate"/>
          </w:r>
          <w:r w:rsidR="00D117B5">
            <w:rPr>
              <w:noProof/>
            </w:rPr>
            <w:t xml:space="preserve"> </w:t>
          </w:r>
          <w:r w:rsidR="00D117B5" w:rsidRPr="00D117B5">
            <w:rPr>
              <w:noProof/>
            </w:rPr>
            <w:t>[11]</w:t>
          </w:r>
          <w:r w:rsidR="00DE4BDB">
            <w:fldChar w:fldCharType="end"/>
          </w:r>
        </w:sdtContent>
      </w:sdt>
      <w:ins w:id="1588" w:author="Stjepan Salopek (ssalopek)" w:date="2021-09-09T14:59:00Z">
        <w:r w:rsidR="002F3835">
          <w:t>.</w:t>
        </w:r>
      </w:ins>
      <w:r w:rsidR="00D84101">
        <w:t xml:space="preserve"> Model kroz nekoliko koraka</w:t>
      </w:r>
      <w:r w:rsidR="00FB7660">
        <w:t xml:space="preserve"> uzima sliku, primjenjuje na njoj </w:t>
      </w:r>
      <w:r w:rsidR="001836B6">
        <w:t xml:space="preserve">mnoge konvolucije koje će naglasiti relevantne dijelove, a zatim se </w:t>
      </w:r>
      <w:r w:rsidR="00331885">
        <w:t>ti dijelovi dalje rastavljaju i u konačnici dobijemo predviđanje teksta.</w:t>
      </w:r>
    </w:p>
    <w:p w14:paraId="460DA74E" w14:textId="61417D90" w:rsidR="00401191" w:rsidDel="004167E9" w:rsidRDefault="00DE688B" w:rsidP="00401191">
      <w:pPr>
        <w:pStyle w:val="4Tekst"/>
        <w:rPr>
          <w:del w:id="1589" w:author="Stjepan Salopek (ssalopek)" w:date="2021-09-09T16:51:00Z"/>
        </w:rPr>
      </w:pPr>
      <w:r>
        <w:t>Da bi se navedena neuronska mreža implementirala u PyTorchu, potrebno je uključiti sljedeće programske pakete</w:t>
      </w:r>
      <w:r w:rsidR="005F6270">
        <w:t>: torch, torchvision,</w:t>
      </w:r>
      <w:r w:rsidR="00E66584">
        <w:t xml:space="preserve"> torchvision.transforms</w:t>
      </w:r>
      <w:r w:rsidR="00EE0CB0">
        <w:t>, torch.nn i torch.nn.functional</w:t>
      </w:r>
      <w:r w:rsidR="00E66584">
        <w:t>.</w:t>
      </w:r>
    </w:p>
    <w:p w14:paraId="287AE910" w14:textId="77777777" w:rsidR="004167E9" w:rsidRDefault="004167E9" w:rsidP="00401191">
      <w:pPr>
        <w:pStyle w:val="4Tekst"/>
        <w:rPr>
          <w:ins w:id="1590" w:author="Stjepan Salopek (ssalopek)" w:date="2021-09-09T16:52:00Z"/>
        </w:rPr>
      </w:pPr>
    </w:p>
    <w:p w14:paraId="464607F7" w14:textId="0CBA0DA7" w:rsidR="004167E9" w:rsidRDefault="004167E9">
      <w:pPr>
        <w:rPr>
          <w:ins w:id="1591" w:author="Stjepan Salopek (ssalopek)" w:date="2021-09-09T16:52:00Z"/>
          <w:rFonts w:ascii="Times New Roman" w:eastAsiaTheme="minorEastAsia" w:hAnsi="Times New Roman"/>
          <w:spacing w:val="15"/>
          <w:sz w:val="24"/>
        </w:rPr>
      </w:pPr>
      <w:ins w:id="1592" w:author="Stjepan Salopek (ssalopek)" w:date="2021-09-09T16:52:00Z">
        <w:r>
          <w:br w:type="page"/>
        </w:r>
      </w:ins>
    </w:p>
    <w:p w14:paraId="58AA7C35" w14:textId="77777777" w:rsidR="00401191" w:rsidDel="004167E9" w:rsidRDefault="00401191" w:rsidP="00401191">
      <w:pPr>
        <w:pStyle w:val="4Tekst"/>
        <w:rPr>
          <w:del w:id="1593" w:author="Stjepan Salopek (ssalopek)" w:date="2021-09-09T16:51:00Z"/>
        </w:rPr>
      </w:pPr>
    </w:p>
    <w:p w14:paraId="6EDBE52E" w14:textId="7BEE4B3B" w:rsidR="008324D8" w:rsidDel="004167E9" w:rsidRDefault="008324D8" w:rsidP="00401191">
      <w:pPr>
        <w:pStyle w:val="4Tekst"/>
        <w:rPr>
          <w:del w:id="1594" w:author="Stjepan Salopek (ssalopek)" w:date="2021-09-09T16:51:00Z"/>
        </w:rPr>
      </w:pPr>
    </w:p>
    <w:p w14:paraId="1FF7266B" w14:textId="4A9E5895" w:rsidR="008324D8" w:rsidDel="004167E9" w:rsidRDefault="008324D8" w:rsidP="00401191">
      <w:pPr>
        <w:pStyle w:val="4Tekst"/>
        <w:rPr>
          <w:del w:id="1595" w:author="Stjepan Salopek (ssalopek)" w:date="2021-09-09T16:52:00Z"/>
        </w:rPr>
      </w:pPr>
    </w:p>
    <w:p w14:paraId="7EE65BAB" w14:textId="50E29FEF" w:rsidR="00401191" w:rsidRDefault="0062607B" w:rsidP="00FB138B">
      <w:pPr>
        <w:pStyle w:val="3PodnaslovMali"/>
      </w:pPr>
      <w:bookmarkStart w:id="1596" w:name="_Toc82446268"/>
      <w:r>
        <w:t>3.2.5</w:t>
      </w:r>
      <w:ins w:id="1597" w:author="Stjepan Salopek (ssalopek)" w:date="2021-09-09T15:01:00Z">
        <w:r w:rsidR="002F3835">
          <w:t>.</w:t>
        </w:r>
      </w:ins>
      <w:r>
        <w:t xml:space="preserve"> </w:t>
      </w:r>
      <w:r w:rsidR="00FB138B">
        <w:t>Implementiranje klase za strojno učenje u Pythonu</w:t>
      </w:r>
      <w:bookmarkEnd w:id="1596"/>
    </w:p>
    <w:p w14:paraId="7BD51F9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FF"/>
          <w:sz w:val="20"/>
          <w:szCs w:val="20"/>
        </w:rPr>
        <w:t>class</w:t>
      </w:r>
      <w:r w:rsidRPr="001D33D5">
        <w:rPr>
          <w:rFonts w:ascii="Consolas" w:eastAsia="Times New Roman" w:hAnsi="Consolas" w:cs="Times New Roman"/>
          <w:color w:val="000000"/>
          <w:sz w:val="20"/>
          <w:szCs w:val="20"/>
        </w:rPr>
        <w:t> Net(nn.Module):</w:t>
      </w:r>
    </w:p>
    <w:p w14:paraId="3A2AEE21"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__init__(self):</w:t>
      </w:r>
    </w:p>
    <w:p w14:paraId="1BFE3A0A"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super(Net,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).__init__()</w:t>
      </w:r>
    </w:p>
    <w:p w14:paraId="03054124"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 = nn.Conv2d(...)</w:t>
      </w:r>
    </w:p>
    <w:p w14:paraId="7BA0BBB2"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 = nn.MaxPool2d(</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w:t>
      </w:r>
    </w:p>
    <w:p w14:paraId="604D8FA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 = nn.Linear(</w:t>
      </w:r>
      <w:r w:rsidRPr="001D33D5">
        <w:rPr>
          <w:rFonts w:ascii="Consolas" w:eastAsia="Times New Roman" w:hAnsi="Consolas" w:cs="Times New Roman"/>
          <w:color w:val="098658"/>
          <w:sz w:val="20"/>
          <w:szCs w:val="20"/>
        </w:rPr>
        <w:t>16</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120</w:t>
      </w:r>
      <w:r w:rsidRPr="001D33D5">
        <w:rPr>
          <w:rFonts w:ascii="Consolas" w:eastAsia="Times New Roman" w:hAnsi="Consolas" w:cs="Times New Roman"/>
          <w:color w:val="000000"/>
          <w:sz w:val="20"/>
          <w:szCs w:val="20"/>
        </w:rPr>
        <w:t>)</w:t>
      </w:r>
    </w:p>
    <w:p w14:paraId="1A8CF17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p>
    <w:p w14:paraId="2C18C02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forward(self, x):</w:t>
      </w:r>
    </w:p>
    <w:p w14:paraId="4C910C35"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8000"/>
          <w:sz w:val="20"/>
          <w:szCs w:val="20"/>
        </w:rPr>
        <w:t># Obrada kroz mrežu</w:t>
      </w:r>
    </w:p>
    <w:p w14:paraId="738E3E3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.pool(F.relu(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.konvolucija(x)))</w:t>
      </w:r>
    </w:p>
    <w:p w14:paraId="32F6CD6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torch.nn.functional.relu(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.fc1(x))</w:t>
      </w:r>
    </w:p>
    <w:p w14:paraId="7A666D97" w14:textId="0E4E4829" w:rsidR="001D33D5" w:rsidRP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return</w:t>
      </w:r>
      <w:r w:rsidRPr="001D33D5">
        <w:rPr>
          <w:rFonts w:ascii="Consolas" w:eastAsia="Times New Roman" w:hAnsi="Consolas" w:cs="Times New Roman"/>
          <w:color w:val="000000"/>
          <w:sz w:val="20"/>
          <w:szCs w:val="20"/>
        </w:rPr>
        <w:t> x</w:t>
      </w:r>
    </w:p>
    <w:p w14:paraId="1F72A5D6" w14:textId="747CB858" w:rsidR="001D33D5" w:rsidRPr="001D33D5" w:rsidRDefault="008324D8" w:rsidP="008324D8">
      <w:pPr>
        <w:pStyle w:val="4Tekst"/>
        <w:spacing w:before="120"/>
        <w:jc w:val="center"/>
      </w:pPr>
      <w:bookmarkStart w:id="1598" w:name="_Toc82446327"/>
      <w:r>
        <w:t>Prikaz programskog</w:t>
      </w:r>
      <w:r w:rsidR="0030775A">
        <w:t xml:space="preserve"> koda </w:t>
      </w:r>
      <w:r w:rsidR="0044147D">
        <w:fldChar w:fldCharType="begin"/>
      </w:r>
      <w:r w:rsidR="0044147D">
        <w:instrText xml:space="preserve"> SEQ Prikaz_programskog_koda \* ARABIC </w:instrText>
      </w:r>
      <w:r w:rsidR="0044147D">
        <w:fldChar w:fldCharType="separate"/>
      </w:r>
      <w:r w:rsidR="00505A44">
        <w:rPr>
          <w:noProof/>
        </w:rPr>
        <w:t>1</w:t>
      </w:r>
      <w:r w:rsidR="0044147D">
        <w:rPr>
          <w:noProof/>
        </w:rPr>
        <w:fldChar w:fldCharType="end"/>
      </w:r>
      <w:ins w:id="1599" w:author="Stjepan Salopek (ssalopek)" w:date="2021-09-09T15:01:00Z">
        <w:r w:rsidR="002F3835">
          <w:rPr>
            <w:noProof/>
          </w:rPr>
          <w:t>.</w:t>
        </w:r>
      </w:ins>
      <w:r>
        <w:t xml:space="preserve"> </w:t>
      </w:r>
      <w:del w:id="1600" w:author="Stjepan Salopek (ssalopek)" w:date="2021-09-09T16:31:00Z">
        <w:r w:rsidR="00910053" w:rsidDel="00710A41">
          <w:rPr>
            <w:noProof/>
          </w:rPr>
          <w:delText>–</w:delText>
        </w:r>
        <w:r w:rsidDel="00710A41">
          <w:delText xml:space="preserve"> </w:delText>
        </w:r>
      </w:del>
      <w:r>
        <w:t>Primjer klase neuronske mreže</w:t>
      </w:r>
      <w:bookmarkEnd w:id="1598"/>
    </w:p>
    <w:p w14:paraId="116A3A52" w14:textId="0DB5353C" w:rsidR="00AE2661" w:rsidRDefault="002F1B50" w:rsidP="00FB138B">
      <w:pPr>
        <w:pStyle w:val="4Tekst"/>
      </w:pPr>
      <w:r>
        <w:t xml:space="preserve">Prikaz pojednostavljene klase </w:t>
      </w:r>
      <w:r w:rsidR="00FF3F35">
        <w:t xml:space="preserve">na </w:t>
      </w:r>
      <w:r w:rsidR="00DE688B">
        <w:t>prvom programskom isječku</w:t>
      </w:r>
      <w:r>
        <w:t xml:space="preserve"> pokazuje radnje potrebne za kreiranje klase.</w:t>
      </w:r>
      <w:r w:rsidR="00AE2661">
        <w:t xml:space="preserve"> Pri kreiranju klase mora se naslijediti nn.Module koji sadrži mnoge dijelove </w:t>
      </w:r>
      <w:r w:rsidR="00B56143">
        <w:t xml:space="preserve">ranije spomenute u radu koji se automatski odrađuju. Na primjer, klasa </w:t>
      </w:r>
      <w:r w:rsidR="00DE688B">
        <w:t xml:space="preserve">je </w:t>
      </w:r>
      <w:r w:rsidR="00B56143">
        <w:t xml:space="preserve">zadužena za </w:t>
      </w:r>
      <w:r w:rsidR="0030775A">
        <w:t>definiranje</w:t>
      </w:r>
      <w:r w:rsidR="00B56143">
        <w:t xml:space="preserve"> </w:t>
      </w:r>
      <w:del w:id="1601" w:author="Stjepan Salopek (ssalopek)" w:date="2021-09-09T16:54:00Z">
        <w:r w:rsidR="00B56143" w:rsidDel="004167E9">
          <w:delText>unazadne propagacije</w:delText>
        </w:r>
      </w:del>
      <w:ins w:id="1602" w:author="Stjepan Salopek (ssalopek)" w:date="2021-09-09T16:54:00Z">
        <w:r w:rsidR="004167E9">
          <w:t>propagacije unazad</w:t>
        </w:r>
      </w:ins>
      <w:r w:rsidR="00B56143">
        <w:t xml:space="preserve"> i podešavanje težina i sklonosti čvorova neuronske mreže. </w:t>
      </w:r>
    </w:p>
    <w:p w14:paraId="2357210F" w14:textId="7CDEC9F5" w:rsidR="00FB138B" w:rsidRDefault="00DD5166" w:rsidP="00FB138B">
      <w:pPr>
        <w:pStyle w:val="4Tekst"/>
      </w:pPr>
      <w:r>
        <w:t>U konstruktoru klase definiraju se radnje i konvolucije prikazane u modelu desete slike</w:t>
      </w:r>
      <w:r w:rsidR="00072CE1">
        <w:t xml:space="preserve"> i mogu se postaviti određeni parametri koji će se koristiti u neuronskoj mreži.</w:t>
      </w:r>
    </w:p>
    <w:p w14:paraId="7185FD9F" w14:textId="27DD5794" w:rsidR="004B4923" w:rsidRDefault="00E83AFE" w:rsidP="00FB138B">
      <w:pPr>
        <w:pStyle w:val="4Tekst"/>
      </w:pPr>
      <w:r>
        <w:t>Nadalje, mora se dizajnirati „forward“ funkcija koja će predstavljati jedan prolazak jedne ulazne v</w:t>
      </w:r>
      <w:r w:rsidR="00D6094D">
        <w:t xml:space="preserve">rijednosti kroz mrežu. Ta funkcija poziva se u pozadini kada se </w:t>
      </w:r>
      <w:del w:id="1603" w:author="Stjepan Salopek (ssalopek)" w:date="2022-01-25T15:24:00Z">
        <w:r w:rsidR="00D6094D" w:rsidDel="0039088D">
          <w:delText>objektu klase</w:delText>
        </w:r>
      </w:del>
      <w:ins w:id="1604" w:author="Stjepan Salopek (ssalopek)" w:date="2022-01-25T15:24:00Z">
        <w:r w:rsidR="0039088D">
          <w:t>modelu neuronske mreže</w:t>
        </w:r>
      </w:ins>
      <w:r w:rsidR="00D6094D">
        <w:t xml:space="preserve"> pošalje objekt, </w:t>
      </w:r>
      <w:r w:rsidR="00DE688B">
        <w:t>primjerice</w:t>
      </w:r>
      <w:r w:rsidR="00D6094D">
        <w:t xml:space="preserve"> slika koja sadrži tekst.</w:t>
      </w:r>
    </w:p>
    <w:p w14:paraId="0DC42F67" w14:textId="473BD5C4" w:rsidR="00840725" w:rsidRDefault="00840725" w:rsidP="00840725">
      <w:pPr>
        <w:pStyle w:val="4Tekst"/>
      </w:pPr>
      <w:r>
        <w:t xml:space="preserve">U neuronskim mrežama, pojam </w:t>
      </w:r>
      <w:r w:rsidR="0023434B">
        <w:rPr>
          <w:i/>
          <w:iCs/>
        </w:rPr>
        <w:t>m</w:t>
      </w:r>
      <w:r>
        <w:rPr>
          <w:i/>
          <w:iCs/>
        </w:rPr>
        <w:t>ax pooling</w:t>
      </w:r>
      <w:r>
        <w:t xml:space="preserve"> označava smanjivanje veličine slike metodom uzimanja najveće vrijednosti piksela iz odabrane matrice. </w:t>
      </w:r>
      <w:r w:rsidR="0030775A">
        <w:t>Na primjer</w:t>
      </w:r>
      <w:r>
        <w:t>, prolaskom matrice dimenzija 2x2 kroz sliku dimenzija 28x28, uzimajući maksimalne vrijednosti svakog piksela matrice, u konačnici bi se dobila slika dimenzija 14x14. Na ovaj način ubrzava se proces učenja</w:t>
      </w:r>
      <w:r w:rsidR="0030775A">
        <w:t xml:space="preserve"> smanjenjem ulaza</w:t>
      </w:r>
      <w:r>
        <w:t>.</w:t>
      </w:r>
    </w:p>
    <w:p w14:paraId="48AEFC38" w14:textId="7E9FBFF7" w:rsidR="00DE688B" w:rsidRDefault="00840725" w:rsidP="00840725">
      <w:pPr>
        <w:pStyle w:val="4Tekst"/>
      </w:pPr>
      <w:r>
        <w:t xml:space="preserve">Padajući sloj (engl. Dropout layer) označava uzimanje skupa vrijednosti, i poništavanjem nasumičnih članova. Primjerice, da se na niz od sto vrijednosti primjerni padajući sloj vjerojatnosti 50%, tada bi </w:t>
      </w:r>
      <w:r w:rsidR="00340182">
        <w:t xml:space="preserve">otprilike pedeset vrijednosti </w:t>
      </w:r>
      <w:r w:rsidR="00340182">
        <w:lastRenderedPageBreak/>
        <w:t>imale vrijednost nula, dok bi ostale bile netaknute. Ova metoda često se koristi za sprječavanje pretreniranja dubokih mreža.</w:t>
      </w:r>
    </w:p>
    <w:p w14:paraId="5C39ACE5" w14:textId="7EAA4377" w:rsidR="00414285" w:rsidRDefault="0062607B" w:rsidP="001B1440">
      <w:pPr>
        <w:pStyle w:val="2Podnaslov"/>
      </w:pPr>
      <w:bookmarkStart w:id="1605" w:name="_Toc82446269"/>
      <w:r>
        <w:t>3.3</w:t>
      </w:r>
      <w:ins w:id="1606" w:author="Stjepan Salopek (ssalopek)" w:date="2021-09-09T15:01:00Z">
        <w:r w:rsidR="002F3835">
          <w:t>.</w:t>
        </w:r>
      </w:ins>
      <w:r>
        <w:t xml:space="preserve"> </w:t>
      </w:r>
      <w:r w:rsidR="00C35D6B">
        <w:t>Rad sa kreira</w:t>
      </w:r>
      <w:r w:rsidR="009A69A3">
        <w:t>nom neuronskom mrežom</w:t>
      </w:r>
      <w:bookmarkEnd w:id="1605"/>
    </w:p>
    <w:p w14:paraId="1D0E5186"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FF"/>
          <w:sz w:val="21"/>
          <w:szCs w:val="21"/>
        </w:rPr>
        <w:t>import</w:t>
      </w:r>
      <w:r w:rsidRPr="001D33D5">
        <w:rPr>
          <w:rFonts w:ascii="Consolas" w:eastAsia="Times New Roman" w:hAnsi="Consolas" w:cs="Times New Roman"/>
          <w:color w:val="000000"/>
          <w:sz w:val="21"/>
          <w:szCs w:val="21"/>
        </w:rPr>
        <w:t> torch.optim </w:t>
      </w:r>
      <w:r w:rsidRPr="001D33D5">
        <w:rPr>
          <w:rFonts w:ascii="Consolas" w:eastAsia="Times New Roman" w:hAnsi="Consolas" w:cs="Times New Roman"/>
          <w:color w:val="0000FF"/>
          <w:sz w:val="21"/>
          <w:szCs w:val="21"/>
        </w:rPr>
        <w:t>as</w:t>
      </w:r>
      <w:r w:rsidRPr="001D33D5">
        <w:rPr>
          <w:rFonts w:ascii="Consolas" w:eastAsia="Times New Roman" w:hAnsi="Consolas" w:cs="Times New Roman"/>
          <w:color w:val="000000"/>
          <w:sz w:val="21"/>
          <w:szCs w:val="21"/>
        </w:rPr>
        <w:t> optim </w:t>
      </w:r>
    </w:p>
    <w:p w14:paraId="495A516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28F1C073"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criterion = nn.CrossEntropyLoss()</w:t>
      </w:r>
    </w:p>
    <w:p w14:paraId="7E56CF03" w14:textId="6029B361" w:rsid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optimizer = optim.SGD(net.parameters(), lr=</w:t>
      </w:r>
      <w:r w:rsidRPr="001D33D5">
        <w:rPr>
          <w:rFonts w:ascii="Consolas" w:eastAsia="Times New Roman" w:hAnsi="Consolas" w:cs="Times New Roman"/>
          <w:color w:val="098658"/>
          <w:sz w:val="21"/>
          <w:szCs w:val="21"/>
        </w:rPr>
        <w:t>0.001</w:t>
      </w:r>
      <w:r w:rsidRPr="001D33D5">
        <w:rPr>
          <w:rFonts w:ascii="Consolas" w:eastAsia="Times New Roman" w:hAnsi="Consolas" w:cs="Times New Roman"/>
          <w:color w:val="000000"/>
          <w:sz w:val="21"/>
          <w:szCs w:val="21"/>
        </w:rPr>
        <w:t>, momentum=</w:t>
      </w:r>
      <w:r w:rsidRPr="001D33D5">
        <w:rPr>
          <w:rFonts w:ascii="Consolas" w:eastAsia="Times New Roman" w:hAnsi="Consolas" w:cs="Times New Roman"/>
          <w:color w:val="098658"/>
          <w:sz w:val="21"/>
          <w:szCs w:val="21"/>
        </w:rPr>
        <w:t>0.9</w:t>
      </w:r>
      <w:r w:rsidRPr="001D33D5">
        <w:rPr>
          <w:rFonts w:ascii="Consolas" w:eastAsia="Times New Roman" w:hAnsi="Consolas" w:cs="Times New Roman"/>
          <w:color w:val="000000"/>
          <w:sz w:val="21"/>
          <w:szCs w:val="21"/>
        </w:rPr>
        <w:t>)</w:t>
      </w:r>
    </w:p>
    <w:p w14:paraId="3AD389D9" w14:textId="279F7076" w:rsidR="001D33D5" w:rsidRPr="001D33D5" w:rsidRDefault="008324D8" w:rsidP="008324D8">
      <w:pPr>
        <w:pStyle w:val="4Tekst"/>
        <w:spacing w:before="120"/>
        <w:jc w:val="center"/>
        <w:rPr>
          <w:rFonts w:ascii="Consolas" w:eastAsia="Times New Roman" w:hAnsi="Consolas" w:cs="Times New Roman"/>
          <w:color w:val="000000"/>
          <w:sz w:val="21"/>
          <w:szCs w:val="21"/>
        </w:rPr>
      </w:pPr>
      <w:bookmarkStart w:id="1607" w:name="_Toc82446328"/>
      <w:r>
        <w:t xml:space="preserve">Prikaz programskog koda </w:t>
      </w:r>
      <w:r w:rsidR="0044147D">
        <w:fldChar w:fldCharType="begin"/>
      </w:r>
      <w:r w:rsidR="0044147D">
        <w:instrText xml:space="preserve"> SEQ Prikaz_programskog_koda \* ARABIC </w:instrText>
      </w:r>
      <w:r w:rsidR="0044147D">
        <w:fldChar w:fldCharType="separate"/>
      </w:r>
      <w:r w:rsidR="00505A44">
        <w:rPr>
          <w:noProof/>
        </w:rPr>
        <w:t>2</w:t>
      </w:r>
      <w:r w:rsidR="0044147D">
        <w:rPr>
          <w:noProof/>
        </w:rPr>
        <w:fldChar w:fldCharType="end"/>
      </w:r>
      <w:ins w:id="1608" w:author="Stjepan Salopek (ssalopek)" w:date="2021-09-09T15:01:00Z">
        <w:r w:rsidR="002F3835">
          <w:rPr>
            <w:noProof/>
          </w:rPr>
          <w:t>.</w:t>
        </w:r>
      </w:ins>
      <w:r>
        <w:t xml:space="preserve"> </w:t>
      </w:r>
      <w:del w:id="1609" w:author="Stjepan Salopek (ssalopek)" w:date="2021-09-09T16:31:00Z">
        <w:r w:rsidDel="00710A41">
          <w:delText xml:space="preserve">– </w:delText>
        </w:r>
      </w:del>
      <w:r>
        <w:t>Primjer optimizacijske funkcije</w:t>
      </w:r>
      <w:bookmarkEnd w:id="1607"/>
    </w:p>
    <w:p w14:paraId="50D9E692" w14:textId="6ECD15DC" w:rsidR="00A52CE7" w:rsidRDefault="001B1440" w:rsidP="003B5E7D">
      <w:pPr>
        <w:pStyle w:val="4Tekst"/>
      </w:pPr>
      <w:r>
        <w:t xml:space="preserve">Da bi se </w:t>
      </w:r>
      <w:r w:rsidR="00F24EFA">
        <w:t xml:space="preserve">dostigao učinak čitanja teksta iz grafike, potrebno je stvoriti objekt klase </w:t>
      </w:r>
      <w:r w:rsidR="00191744">
        <w:t xml:space="preserve">neuronske mreže i na njoj primijeniti sljedeće radnje: definirati funkciju koja će mijenjati </w:t>
      </w:r>
      <w:r w:rsidR="008324D8">
        <w:t>težine</w:t>
      </w:r>
      <w:r w:rsidR="00191744">
        <w:t xml:space="preserve"> i sklonosti</w:t>
      </w:r>
      <w:r w:rsidR="00002EB2">
        <w:t xml:space="preserve">. Implementacija je prikazana na </w:t>
      </w:r>
      <w:r w:rsidR="0013770B">
        <w:t>dvanaestoj slici.</w:t>
      </w:r>
    </w:p>
    <w:p w14:paraId="38E8A919" w14:textId="1AB91B32" w:rsidR="00F83E97" w:rsidRDefault="00A52CE7" w:rsidP="003B5E7D">
      <w:pPr>
        <w:pStyle w:val="4Tekst"/>
      </w:pPr>
      <w:r>
        <w:t>Funkcija korištena za optimizaciju težina i sklonosti naziva se</w:t>
      </w:r>
      <w:r w:rsidR="001A3177">
        <w:t xml:space="preserve"> Stohastički </w:t>
      </w:r>
      <w:commentRangeStart w:id="1610"/>
      <w:del w:id="1611" w:author="Stjepan Salopek (ssalopek)" w:date="2021-09-09T15:01:00Z">
        <w:r w:rsidR="0054288D" w:rsidDel="002F3835">
          <w:delText>Spust Gradijenata</w:delText>
        </w:r>
      </w:del>
      <w:commentRangeEnd w:id="1610"/>
      <w:ins w:id="1612" w:author="Stjepan Salopek (ssalopek)" w:date="2021-09-09T15:01:00Z">
        <w:r w:rsidR="002F3835">
          <w:t>gradijentalni pad</w:t>
        </w:r>
      </w:ins>
      <w:r w:rsidR="004400BA">
        <w:rPr>
          <w:rStyle w:val="CommentReference"/>
          <w:rFonts w:asciiTheme="minorHAnsi" w:eastAsiaTheme="minorHAnsi" w:hAnsiTheme="minorHAnsi"/>
          <w:spacing w:val="0"/>
        </w:rPr>
        <w:commentReference w:id="1610"/>
      </w:r>
      <w:r w:rsidR="0054288D">
        <w:t xml:space="preserve"> (eng</w:t>
      </w:r>
      <w:ins w:id="1613" w:author="Stjepan Salopek (ssalopek)" w:date="2021-09-09T15:01:00Z">
        <w:r w:rsidR="002F3835">
          <w:t>l</w:t>
        </w:r>
      </w:ins>
      <w:r w:rsidR="0054288D">
        <w:t xml:space="preserve">. </w:t>
      </w:r>
      <w:r w:rsidR="0054288D">
        <w:rPr>
          <w:i/>
          <w:iCs/>
        </w:rPr>
        <w:t>Stochastic Gradient Descent</w:t>
      </w:r>
      <w:r w:rsidR="0054288D">
        <w:t>), ili</w:t>
      </w:r>
      <w:r>
        <w:t xml:space="preserve"> </w:t>
      </w:r>
      <w:r w:rsidR="007A24DC">
        <w:t>SGD funkcija.</w:t>
      </w:r>
      <w:r w:rsidR="0054288D">
        <w:t xml:space="preserve"> Navedena funkcija </w:t>
      </w:r>
      <w:r w:rsidR="008324D8">
        <w:t>težinu</w:t>
      </w:r>
      <w:r w:rsidR="007849B3">
        <w:t xml:space="preserve"> mijenja pomoću nje</w:t>
      </w:r>
      <w:r w:rsidR="008324D8">
        <w:t>ne</w:t>
      </w:r>
      <w:r w:rsidR="007849B3">
        <w:t xml:space="preserve"> trenutne vrijednosti, </w:t>
      </w:r>
      <w:r w:rsidR="00F83E97">
        <w:t xml:space="preserve">gradijenta dobivenog u </w:t>
      </w:r>
      <w:del w:id="1614" w:author="Stjepan Salopek (ssalopek)" w:date="2021-09-09T15:02:00Z">
        <w:r w:rsidR="00F83E97" w:rsidDel="002F3835">
          <w:delText>unazadnoj propagaciji</w:delText>
        </w:r>
      </w:del>
      <w:ins w:id="1615" w:author="Stjepan Salopek (ssalopek)" w:date="2021-09-09T15:02:00Z">
        <w:r w:rsidR="002F3835">
          <w:t>propagaciji unazad</w:t>
        </w:r>
      </w:ins>
      <w:r w:rsidR="00F83E97">
        <w:t xml:space="preserve"> i konstante poslane koja određuje brzinu promjene:</w:t>
      </w:r>
    </w:p>
    <w:p w14:paraId="202BF0BE" w14:textId="729CDAB2" w:rsidR="00B410EE" w:rsidRDefault="00881049" w:rsidP="00B410EE">
      <w:pPr>
        <w:pStyle w:val="4Tekst"/>
        <w:jc w:val="center"/>
      </w:pPr>
      <m:oMathPara>
        <m:oMath>
          <m:r>
            <w:rPr>
              <w:rFonts w:ascii="Cambria Math" w:hAnsi="Cambria Math"/>
            </w:rPr>
            <m:t>weight=weight-learningRate</m:t>
          </m:r>
          <m:r>
            <w:ins w:id="1616" w:author="Tin Kramberger (tkramberg)" w:date="2021-09-06T19:06:00Z">
              <w:rPr>
                <w:rFonts w:ascii="Cambria Math" w:hAnsi="Cambria Math"/>
              </w:rPr>
              <m:t>×</m:t>
            </w:ins>
          </m:r>
          <m:r>
            <w:del w:id="1617" w:author="Tin Kramberger (tkramberg)" w:date="2021-09-06T19:07:00Z">
              <w:rPr>
                <w:rFonts w:ascii="Cambria Math" w:hAnsi="Cambria Math"/>
              </w:rPr>
              <m:t>*</m:t>
            </w:del>
          </m:r>
          <m:r>
            <w:rPr>
              <w:rFonts w:ascii="Cambria Math" w:hAnsi="Cambria Math"/>
            </w:rPr>
            <m:t>gradient</m:t>
          </m:r>
        </m:oMath>
      </m:oMathPara>
    </w:p>
    <w:p w14:paraId="246BB250"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ponavljanje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range(</w:t>
      </w:r>
      <w:r w:rsidRPr="008324D8">
        <w:rPr>
          <w:rFonts w:ascii="Consolas" w:eastAsia="Times New Roman" w:hAnsi="Consolas" w:cs="Times New Roman"/>
          <w:color w:val="098658"/>
          <w:sz w:val="21"/>
          <w:szCs w:val="21"/>
        </w:rPr>
        <w:t>2</w:t>
      </w:r>
      <w:r w:rsidRPr="008324D8">
        <w:rPr>
          <w:rFonts w:ascii="Consolas" w:eastAsia="Times New Roman" w:hAnsi="Consolas" w:cs="Times New Roman"/>
          <w:color w:val="000000"/>
          <w:sz w:val="21"/>
          <w:szCs w:val="21"/>
        </w:rPr>
        <w:t>):</w:t>
      </w:r>
    </w:p>
    <w:p w14:paraId="52A47B82" w14:textId="0A7508B0"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w:t>
      </w:r>
      <w:del w:id="1618" w:author="Stjepan Salopek (ssalopek)" w:date="2021-09-09T15:03:00Z">
        <w:r w:rsidRPr="008324D8" w:rsidDel="00C94B37">
          <w:rPr>
            <w:rFonts w:ascii="Consolas" w:eastAsia="Times New Roman" w:hAnsi="Consolas" w:cs="Times New Roman"/>
            <w:color w:val="000000"/>
            <w:sz w:val="21"/>
            <w:szCs w:val="21"/>
          </w:rPr>
          <w:delText>index</w:delText>
        </w:r>
      </w:del>
      <w:ins w:id="1619" w:author="Stjepan Salopek (ssalopek)" w:date="2021-09-09T15:03:00Z">
        <w:r w:rsidR="00C94B37">
          <w:rPr>
            <w:rFonts w:ascii="Consolas" w:eastAsia="Times New Roman" w:hAnsi="Consolas" w:cs="Times New Roman"/>
            <w:color w:val="000000"/>
            <w:sz w:val="21"/>
            <w:szCs w:val="21"/>
          </w:rPr>
          <w:t>indeks</w:t>
        </w:r>
      </w:ins>
      <w:r w:rsidRPr="008324D8">
        <w:rPr>
          <w:rFonts w:ascii="Consolas" w:eastAsia="Times New Roman" w:hAnsi="Consolas" w:cs="Times New Roman"/>
          <w:color w:val="000000"/>
          <w:sz w:val="21"/>
          <w:szCs w:val="21"/>
        </w:rPr>
        <w:t>, podaci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enumerate(spremnik_podataka):</w:t>
      </w:r>
    </w:p>
    <w:p w14:paraId="0B22F8E8"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7B3851E"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Nuliranje prethodnih gradijenata</w:t>
      </w:r>
    </w:p>
    <w:p w14:paraId="1D06A984"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optimizer.zero_grad()</w:t>
      </w:r>
    </w:p>
    <w:p w14:paraId="23A1E9B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15901D9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Prolazak kroz mrežu i optimizacija</w:t>
      </w:r>
    </w:p>
    <w:p w14:paraId="54CC43AF"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izlaz = mreza(podaci)</w:t>
      </w:r>
    </w:p>
    <w:p w14:paraId="62FC2A96" w14:textId="6B114AE4" w:rsidR="008324D8" w:rsidRDefault="008324D8"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optimizer.step()</w:t>
      </w:r>
    </w:p>
    <w:p w14:paraId="1173088A" w14:textId="6E847145" w:rsidR="008324D8" w:rsidRPr="008324D8" w:rsidRDefault="008324D8" w:rsidP="008324D8">
      <w:pPr>
        <w:pStyle w:val="4Tekst"/>
        <w:spacing w:before="120"/>
        <w:jc w:val="center"/>
        <w:rPr>
          <w:rFonts w:ascii="Consolas" w:eastAsia="Times New Roman" w:hAnsi="Consolas" w:cs="Times New Roman"/>
          <w:color w:val="000000"/>
          <w:sz w:val="21"/>
          <w:szCs w:val="21"/>
        </w:rPr>
      </w:pPr>
      <w:bookmarkStart w:id="1620" w:name="_Toc82446329"/>
      <w:r>
        <w:t xml:space="preserve">Prikaz programskog koda </w:t>
      </w:r>
      <w:r w:rsidR="0044147D">
        <w:fldChar w:fldCharType="begin"/>
      </w:r>
      <w:r w:rsidR="0044147D">
        <w:instrText xml:space="preserve"> SEQ Prikaz_programskog_koda \* ARABIC </w:instrText>
      </w:r>
      <w:r w:rsidR="0044147D">
        <w:fldChar w:fldCharType="separate"/>
      </w:r>
      <w:r w:rsidR="00505A44">
        <w:rPr>
          <w:noProof/>
        </w:rPr>
        <w:t>3</w:t>
      </w:r>
      <w:r w:rsidR="0044147D">
        <w:rPr>
          <w:noProof/>
        </w:rPr>
        <w:fldChar w:fldCharType="end"/>
      </w:r>
      <w:ins w:id="1621" w:author="Stjepan Salopek (ssalopek)" w:date="2021-09-09T15:03:00Z">
        <w:r w:rsidR="00C94B37">
          <w:rPr>
            <w:noProof/>
          </w:rPr>
          <w:t>.</w:t>
        </w:r>
      </w:ins>
      <w:r>
        <w:t xml:space="preserve"> </w:t>
      </w:r>
      <w:del w:id="1622" w:author="Stjepan Salopek (ssalopek)" w:date="2021-09-09T16:31:00Z">
        <w:r w:rsidDel="00710A41">
          <w:delText xml:space="preserve">– </w:delText>
        </w:r>
      </w:del>
      <w:r>
        <w:t>Pojednostavljeni prolazak kroz mrežu</w:t>
      </w:r>
      <w:bookmarkEnd w:id="1620"/>
    </w:p>
    <w:p w14:paraId="3B785614" w14:textId="01834B42" w:rsidR="00AB0117" w:rsidRDefault="003635C7" w:rsidP="00D155BA">
      <w:pPr>
        <w:pStyle w:val="4Tekst"/>
      </w:pPr>
      <w:r>
        <w:t>Nakon definiranja funkcije koja vrši optimizaciju, slijedi treniranje.</w:t>
      </w:r>
      <w:r w:rsidR="00497878">
        <w:t xml:space="preserve"> Iz </w:t>
      </w:r>
      <w:r w:rsidR="00706EC0">
        <w:t>trećeg programskog isječka</w:t>
      </w:r>
      <w:r w:rsidR="00D155BA">
        <w:t xml:space="preserve"> može se uočiti da</w:t>
      </w:r>
      <w:r w:rsidR="00BA1DFC">
        <w:t xml:space="preserve"> treniranje uključuje prolazak po podacima, u ovom slučaju slika sa tekstom</w:t>
      </w:r>
      <w:r w:rsidR="00AB0117">
        <w:t xml:space="preserve"> i</w:t>
      </w:r>
      <w:r w:rsidR="00BA1DFC">
        <w:t xml:space="preserve"> </w:t>
      </w:r>
      <w:r w:rsidR="00B76542">
        <w:t xml:space="preserve">slanjem tih podataka u objekt ranije kreirane </w:t>
      </w:r>
      <w:r w:rsidR="00AB0117">
        <w:t xml:space="preserve">koja predstavlja neuronsku mrežu. Proces se odvija </w:t>
      </w:r>
      <w:del w:id="1623" w:author="Stjepan Salopek (ssalopek)" w:date="2022-01-25T15:25:00Z">
        <w:r w:rsidR="00AB0117" w:rsidDel="004902DA">
          <w:delText xml:space="preserve">dva </w:delText>
        </w:r>
      </w:del>
      <w:ins w:id="1624" w:author="Stjepan Salopek (ssalopek)" w:date="2022-01-25T15:25:00Z">
        <w:r w:rsidR="004902DA">
          <w:t xml:space="preserve">više </w:t>
        </w:r>
      </w:ins>
      <w:r w:rsidR="00AB0117">
        <w:t>puta</w:t>
      </w:r>
      <w:r w:rsidR="005709FC">
        <w:t xml:space="preserve"> u petlji</w:t>
      </w:r>
      <w:r w:rsidR="00AB0117">
        <w:t xml:space="preserve"> radi povećanja preciznosti </w:t>
      </w:r>
      <w:r w:rsidR="00471290">
        <w:t>neuronske mreže.</w:t>
      </w:r>
    </w:p>
    <w:p w14:paraId="623EB529" w14:textId="51947252" w:rsidR="005709FC" w:rsidRDefault="005709FC">
      <w:pPr>
        <w:rPr>
          <w:rFonts w:ascii="Times New Roman" w:eastAsiaTheme="majorEastAsia" w:hAnsi="Times New Roman" w:cstheme="majorBidi"/>
          <w:sz w:val="26"/>
          <w:szCs w:val="26"/>
        </w:rPr>
      </w:pPr>
    </w:p>
    <w:p w14:paraId="20C7D8F6" w14:textId="63B461A6" w:rsidR="004F7C0A" w:rsidRDefault="0062607B" w:rsidP="001A46C0">
      <w:pPr>
        <w:pStyle w:val="2Podnaslov"/>
      </w:pPr>
      <w:bookmarkStart w:id="1625" w:name="_Toc82446270"/>
      <w:r>
        <w:lastRenderedPageBreak/>
        <w:t>3.4</w:t>
      </w:r>
      <w:ins w:id="1626" w:author="Stjepan Salopek (ssalopek)" w:date="2021-09-09T15:03:00Z">
        <w:r w:rsidR="00C94B37">
          <w:t>.</w:t>
        </w:r>
      </w:ins>
      <w:r>
        <w:t xml:space="preserve"> </w:t>
      </w:r>
      <w:r w:rsidR="001A46C0">
        <w:t>Rad i analiza rezultata</w:t>
      </w:r>
      <w:bookmarkEnd w:id="1625"/>
    </w:p>
    <w:p w14:paraId="331B606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tocni = </w:t>
      </w:r>
      <w:r w:rsidRPr="00E11B56">
        <w:rPr>
          <w:rFonts w:ascii="Consolas" w:eastAsia="Times New Roman" w:hAnsi="Consolas" w:cs="Times New Roman"/>
          <w:color w:val="098658"/>
          <w:sz w:val="21"/>
          <w:szCs w:val="21"/>
        </w:rPr>
        <w:t>0</w:t>
      </w:r>
    </w:p>
    <w:p w14:paraId="3C4DDA5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sveukupno = </w:t>
      </w:r>
      <w:r w:rsidRPr="00E11B56">
        <w:rPr>
          <w:rFonts w:ascii="Consolas" w:eastAsia="Times New Roman" w:hAnsi="Consolas" w:cs="Times New Roman"/>
          <w:color w:val="098658"/>
          <w:sz w:val="21"/>
          <w:szCs w:val="21"/>
        </w:rPr>
        <w:t>0</w:t>
      </w:r>
    </w:p>
    <w:p w14:paraId="11BEC2D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E451CD3"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FF"/>
          <w:sz w:val="21"/>
          <w:szCs w:val="21"/>
        </w:rPr>
        <w:t>for</w:t>
      </w:r>
      <w:r w:rsidRPr="00E11B56">
        <w:rPr>
          <w:rFonts w:ascii="Consolas" w:eastAsia="Times New Roman" w:hAnsi="Consolas" w:cs="Times New Roman"/>
          <w:color w:val="000000"/>
          <w:sz w:val="21"/>
          <w:szCs w:val="21"/>
        </w:rPr>
        <w:t> podaci </w:t>
      </w:r>
      <w:r w:rsidRPr="00E11B56">
        <w:rPr>
          <w:rFonts w:ascii="Consolas" w:eastAsia="Times New Roman" w:hAnsi="Consolas" w:cs="Times New Roman"/>
          <w:color w:val="0000FF"/>
          <w:sz w:val="21"/>
          <w:szCs w:val="21"/>
        </w:rPr>
        <w:t>in</w:t>
      </w:r>
      <w:r w:rsidRPr="00E11B56">
        <w:rPr>
          <w:rFonts w:ascii="Consolas" w:eastAsia="Times New Roman" w:hAnsi="Consolas" w:cs="Times New Roman"/>
          <w:color w:val="000000"/>
          <w:sz w:val="21"/>
          <w:szCs w:val="21"/>
        </w:rPr>
        <w:t> svi_podaci:</w:t>
      </w:r>
    </w:p>
    <w:p w14:paraId="1C6FB461"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izlaz = mreza(podaci)</w:t>
      </w:r>
    </w:p>
    <w:p w14:paraId="0467AC08"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 Usporedba...</w:t>
      </w:r>
    </w:p>
    <w:p w14:paraId="183F6AA0"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#tocni += 1</w:t>
      </w:r>
    </w:p>
    <w:p w14:paraId="53EA4D0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sveukupno += </w:t>
      </w:r>
      <w:r w:rsidRPr="00E11B56">
        <w:rPr>
          <w:rFonts w:ascii="Consolas" w:eastAsia="Times New Roman" w:hAnsi="Consolas" w:cs="Times New Roman"/>
          <w:color w:val="098658"/>
          <w:sz w:val="21"/>
          <w:szCs w:val="21"/>
        </w:rPr>
        <w:t>1</w:t>
      </w:r>
    </w:p>
    <w:p w14:paraId="5E9AA5CA"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6D37AAA7" w14:textId="21CAB4C1" w:rsidR="00E11B56" w:rsidRPr="00E11B56" w:rsidRDefault="00E11B56" w:rsidP="00E11B56">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print(</w:t>
      </w:r>
      <w:r w:rsidRPr="00E11B56">
        <w:rPr>
          <w:rFonts w:ascii="Consolas" w:eastAsia="Times New Roman" w:hAnsi="Consolas" w:cs="Times New Roman"/>
          <w:color w:val="A31515"/>
          <w:sz w:val="21"/>
          <w:szCs w:val="21"/>
        </w:rPr>
        <w:t>"Preciznost: %2d %%"</w:t>
      </w:r>
      <w:r w:rsidRPr="00E11B56">
        <w:rPr>
          <w:rFonts w:ascii="Consolas" w:eastAsia="Times New Roman" w:hAnsi="Consolas" w:cs="Times New Roman"/>
          <w:color w:val="000000"/>
          <w:sz w:val="21"/>
          <w:szCs w:val="21"/>
        </w:rPr>
        <w:t> %(tocni / sveukupno * </w:t>
      </w:r>
      <w:r w:rsidRPr="00E11B56">
        <w:rPr>
          <w:rFonts w:ascii="Consolas" w:eastAsia="Times New Roman" w:hAnsi="Consolas" w:cs="Times New Roman"/>
          <w:color w:val="098658"/>
          <w:sz w:val="21"/>
          <w:szCs w:val="21"/>
        </w:rPr>
        <w:t>100</w:t>
      </w:r>
      <w:r w:rsidRPr="00E11B56">
        <w:rPr>
          <w:rFonts w:ascii="Consolas" w:eastAsia="Times New Roman" w:hAnsi="Consolas" w:cs="Times New Roman"/>
          <w:color w:val="000000"/>
          <w:sz w:val="21"/>
          <w:szCs w:val="21"/>
        </w:rPr>
        <w:t>))</w:t>
      </w:r>
    </w:p>
    <w:p w14:paraId="2479CBEA" w14:textId="0FA9B6AD" w:rsidR="00E11B56" w:rsidRDefault="00E11B56" w:rsidP="00E11B56">
      <w:pPr>
        <w:pStyle w:val="4Tekst"/>
        <w:spacing w:before="120"/>
        <w:jc w:val="center"/>
      </w:pPr>
      <w:bookmarkStart w:id="1627" w:name="_Toc82446330"/>
      <w:r>
        <w:t xml:space="preserve">Prikaz programskog koda </w:t>
      </w:r>
      <w:r w:rsidR="0044147D">
        <w:fldChar w:fldCharType="begin"/>
      </w:r>
      <w:r w:rsidR="0044147D">
        <w:instrText xml:space="preserve"> SEQ Prikaz_programskog_koda \* ARABIC </w:instrText>
      </w:r>
      <w:r w:rsidR="0044147D">
        <w:fldChar w:fldCharType="separate"/>
      </w:r>
      <w:r w:rsidR="00505A44">
        <w:rPr>
          <w:noProof/>
        </w:rPr>
        <w:t>4</w:t>
      </w:r>
      <w:r w:rsidR="0044147D">
        <w:rPr>
          <w:noProof/>
        </w:rPr>
        <w:fldChar w:fldCharType="end"/>
      </w:r>
      <w:ins w:id="1628" w:author="Stjepan Salopek (ssalopek)" w:date="2021-09-09T15:03:00Z">
        <w:r w:rsidR="00C94B37">
          <w:rPr>
            <w:noProof/>
          </w:rPr>
          <w:t>.</w:t>
        </w:r>
      </w:ins>
      <w:r>
        <w:t xml:space="preserve"> </w:t>
      </w:r>
      <w:del w:id="1629" w:author="Stjepan Salopek (ssalopek)" w:date="2021-09-09T16:31:00Z">
        <w:r w:rsidR="00910053" w:rsidDel="00710A41">
          <w:rPr>
            <w:noProof/>
          </w:rPr>
          <w:delText>–</w:delText>
        </w:r>
        <w:r w:rsidDel="00710A41">
          <w:delText xml:space="preserve"> </w:delText>
        </w:r>
      </w:del>
      <w:r>
        <w:t>Računanje točnosti mreže</w:t>
      </w:r>
      <w:bookmarkEnd w:id="1627"/>
    </w:p>
    <w:p w14:paraId="23B5984B" w14:textId="26F6FDE4" w:rsidR="003467BC" w:rsidRDefault="006F0B00" w:rsidP="003467BC">
      <w:pPr>
        <w:pStyle w:val="4Tekst"/>
      </w:pPr>
      <w:r>
        <w:t>Pri usporedbi</w:t>
      </w:r>
      <w:r w:rsidR="003467BC">
        <w:t xml:space="preserve"> trećeg i četvrtog programskog isječka</w:t>
      </w:r>
      <w:r w:rsidR="00EA208A">
        <w:t xml:space="preserve"> može se </w:t>
      </w:r>
      <w:r w:rsidR="00D24730">
        <w:t>primijetiti</w:t>
      </w:r>
      <w:r w:rsidR="00EA208A">
        <w:t xml:space="preserve"> sličnost. Kada je u pitanju predviđanje, </w:t>
      </w:r>
      <w:r w:rsidR="00D24730">
        <w:t xml:space="preserve">prolazi se </w:t>
      </w:r>
      <w:r w:rsidR="00C13734">
        <w:t xml:space="preserve">kroz petlju šaljući slike kroz mrežu. Da bi se </w:t>
      </w:r>
      <w:r w:rsidR="00036185">
        <w:t>među</w:t>
      </w:r>
      <w:r w:rsidR="00C13734">
        <w:t xml:space="preserve">rezultati </w:t>
      </w:r>
      <w:r w:rsidR="00036185">
        <w:t xml:space="preserve">treniranja </w:t>
      </w:r>
      <w:r w:rsidR="00C13734">
        <w:t xml:space="preserve">mogli analizirati, koriste se slike čiji se tekst unaprijed zna. </w:t>
      </w:r>
      <w:r w:rsidR="00036185">
        <w:t>Prilikom računanja točnosti u četvrtom programskom kodu</w:t>
      </w:r>
      <w:r w:rsidR="00C13734">
        <w:t>, u dijelu</w:t>
      </w:r>
      <w:r w:rsidR="00396600">
        <w:t xml:space="preserve"> označenim komentarom</w:t>
      </w:r>
      <w:r w:rsidR="00036185">
        <w:t>,</w:t>
      </w:r>
      <w:r w:rsidR="00396600">
        <w:t xml:space="preserve"> obrađuje se provjera i povećava brojač točnih rezultata za točne procjene.</w:t>
      </w:r>
      <w:r w:rsidR="00C433BB">
        <w:t xml:space="preserve"> Na kraju izvedbe pomoću sveukupnog broja slika za predviđanje i broja točnih predviđanja dobiva se točnost neuronske mreže u predviđanju</w:t>
      </w:r>
      <w:r w:rsidR="0019214D">
        <w:t xml:space="preserve">. Suvremene neuronske mreže </w:t>
      </w:r>
      <w:r w:rsidR="00F903D4">
        <w:t xml:space="preserve">sa većim brojem ulaznih podataka za testiranje i </w:t>
      </w:r>
      <w:r w:rsidR="00D24730">
        <w:t>jakim</w:t>
      </w:r>
      <w:r w:rsidR="00D366C7">
        <w:t xml:space="preserve"> računalima mogu, ovisno o vrsti slike koja sadrži tekst, dostići vrijednosti između 95 i 100% točnosti.</w:t>
      </w:r>
    </w:p>
    <w:p w14:paraId="5878B34C" w14:textId="17AB5A58" w:rsidR="00E82A48" w:rsidRDefault="002D0973" w:rsidP="003467BC">
      <w:pPr>
        <w:pStyle w:val="4Tekst"/>
      </w:pPr>
      <w:r>
        <w:br w:type="page"/>
      </w:r>
      <w:bookmarkStart w:id="1630" w:name="_Toc82446271"/>
      <w:r w:rsidR="00E82A48">
        <w:lastRenderedPageBreak/>
        <w:t>4</w:t>
      </w:r>
      <w:ins w:id="1631" w:author="Stjepan Salopek (ssalopek)" w:date="2021-09-09T15:03:00Z">
        <w:r w:rsidR="00C94B37">
          <w:t>.</w:t>
        </w:r>
      </w:ins>
      <w:r w:rsidR="00E82A48">
        <w:t xml:space="preserve"> PRAKTIČNI ZADATAK</w:t>
      </w:r>
      <w:bookmarkEnd w:id="1630"/>
    </w:p>
    <w:p w14:paraId="7B55D48C" w14:textId="183D7837" w:rsidR="00E82A48" w:rsidRDefault="00E82A48" w:rsidP="00E82A48">
      <w:pPr>
        <w:pStyle w:val="2Podnaslov"/>
      </w:pPr>
      <w:bookmarkStart w:id="1632" w:name="_Toc82446272"/>
      <w:r>
        <w:t>4.1</w:t>
      </w:r>
      <w:ins w:id="1633" w:author="Stjepan Salopek (ssalopek)" w:date="2021-09-09T15:03:00Z">
        <w:r w:rsidR="00C94B37">
          <w:t>.</w:t>
        </w:r>
      </w:ins>
      <w:r>
        <w:t xml:space="preserve"> Plan rada</w:t>
      </w:r>
      <w:bookmarkEnd w:id="1632"/>
    </w:p>
    <w:p w14:paraId="02F65065" w14:textId="7BEA2B29" w:rsidR="009812C5" w:rsidRDefault="000C157C" w:rsidP="009812C5">
      <w:pPr>
        <w:pStyle w:val="4Tekst"/>
      </w:pPr>
      <w:r>
        <w:t xml:space="preserve">Nakon opisa i analize strojnog učenja na razini tržišta, teorije i samih tehnologija implementacije, slijedi pisanje plana rada. Pristup </w:t>
      </w:r>
      <w:r w:rsidR="00424DF1">
        <w:t xml:space="preserve">problemu je prije svega pragmatičan – podatkovni skup preuzet sa interneta obrađen je, a kroz mnoga testiranja i </w:t>
      </w:r>
      <w:r w:rsidR="00745CD3">
        <w:t>mijenjanja</w:t>
      </w:r>
      <w:r w:rsidR="00424DF1">
        <w:t xml:space="preserve"> vrijednosti varijabli pokušala se dostići što veća preciznost procjene.</w:t>
      </w:r>
    </w:p>
    <w:p w14:paraId="1438E2EA" w14:textId="73EEEFB8" w:rsidR="00424DF1" w:rsidRDefault="00424DF1" w:rsidP="009812C5">
      <w:pPr>
        <w:pStyle w:val="4Tekst"/>
      </w:pPr>
      <w:r>
        <w:t xml:space="preserve">Početak izrade uključuje postavljanje razvojnog okruženja, nakon čega se preuzima inicijalni podatkovni skup. Nadalje, skup se mora obraditi i </w:t>
      </w:r>
      <w:r w:rsidR="00AB7FD2">
        <w:t xml:space="preserve">prilagoditi kontekstu u kojemu će biti iskorišten. Zatim slijedi dizajniranje neuronske mreže koja će se koristiti za treniranje modela. Istrenirati će se više modela i za svaki testirati preciznost čitanja </w:t>
      </w:r>
      <w:r w:rsidR="00036185">
        <w:t>slova</w:t>
      </w:r>
      <w:r w:rsidR="00AB7FD2">
        <w:t>.</w:t>
      </w:r>
    </w:p>
    <w:p w14:paraId="4DE6A9A3" w14:textId="4A5CCD80" w:rsidR="00AB7FD2" w:rsidRDefault="00AB7FD2" w:rsidP="00AB7FD2">
      <w:pPr>
        <w:pStyle w:val="2Podnaslov"/>
      </w:pPr>
      <w:bookmarkStart w:id="1634" w:name="_Toc82446273"/>
      <w:r>
        <w:t>4.2</w:t>
      </w:r>
      <w:ins w:id="1635" w:author="Stjepan Salopek (ssalopek)" w:date="2021-09-09T15:03:00Z">
        <w:r w:rsidR="00C94B37">
          <w:t>.</w:t>
        </w:r>
      </w:ins>
      <w:r>
        <w:t xml:space="preserve"> Postavljanje razvojnog okruženja</w:t>
      </w:r>
      <w:bookmarkEnd w:id="1634"/>
    </w:p>
    <w:p w14:paraId="32AE3937" w14:textId="14DF9C27" w:rsidR="002A59EF" w:rsidRDefault="00735F4B" w:rsidP="002A59EF">
      <w:pPr>
        <w:pStyle w:val="4Tekst"/>
        <w:jc w:val="left"/>
      </w:pPr>
      <w:r>
        <w:t>Kompletan praktični dio rada odrađen je na Googleovoj platformi</w:t>
      </w:r>
      <w:r w:rsidR="00036185">
        <w:t>. Nakon dovršetka, kod iz Jupyter bilježnice</w:t>
      </w:r>
      <w:r w:rsidR="00550F44">
        <w:t xml:space="preserve"> pretvoren je u uobičajenu strukturu Python projekta</w:t>
      </w:r>
      <w:r>
        <w:t>. Google Drive korišten je za pohranu podataka</w:t>
      </w:r>
      <w:r w:rsidR="00550F44">
        <w:t xml:space="preserve"> kao što su grafovi i istrenirani modeli</w:t>
      </w:r>
      <w:r>
        <w:t>, a Colaboratory ili Colab za obradu.</w:t>
      </w:r>
    </w:p>
    <w:p w14:paraId="49596D39" w14:textId="77777777" w:rsidR="002A59EF" w:rsidRDefault="002A59EF" w:rsidP="002A59EF">
      <w:pPr>
        <w:pStyle w:val="4Tekst"/>
        <w:keepNext/>
        <w:jc w:val="center"/>
      </w:pPr>
      <w:r>
        <w:rPr>
          <w:noProof/>
        </w:rPr>
        <w:drawing>
          <wp:inline distT="0" distB="0" distL="0" distR="0" wp14:anchorId="64A4FFEF" wp14:editId="1BF85E85">
            <wp:extent cx="3381375" cy="1750060"/>
            <wp:effectExtent l="19050" t="19050" r="9525"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662" b="36867"/>
                    <a:stretch/>
                  </pic:blipFill>
                  <pic:spPr bwMode="auto">
                    <a:xfrm>
                      <a:off x="0" y="0"/>
                      <a:ext cx="3381375" cy="1750060"/>
                    </a:xfrm>
                    <a:prstGeom prst="rect">
                      <a:avLst/>
                    </a:prstGeom>
                    <a:noFill/>
                    <a:ln>
                      <a:solidFill>
                        <a:schemeClr val="tx1"/>
                      </a:solidFill>
                    </a:ln>
                    <a:effectLst>
                      <a:softEdge rad="0"/>
                    </a:effectLst>
                    <a:extLst>
                      <a:ext uri="{53640926-AAD7-44D8-BBD7-CCE9431645EC}">
                        <a14:shadowObscured xmlns:a14="http://schemas.microsoft.com/office/drawing/2010/main"/>
                      </a:ext>
                    </a:extLst>
                  </pic:spPr>
                </pic:pic>
              </a:graphicData>
            </a:graphic>
          </wp:inline>
        </w:drawing>
      </w:r>
    </w:p>
    <w:p w14:paraId="2839AF45" w14:textId="418A22F4" w:rsidR="00735F4B" w:rsidRPr="00735F4B" w:rsidRDefault="002A59EF" w:rsidP="002A59EF">
      <w:pPr>
        <w:pStyle w:val="4Tekst"/>
        <w:jc w:val="center"/>
      </w:pPr>
      <w:bookmarkStart w:id="1636" w:name="_Toc94044609"/>
      <w:r>
        <w:t xml:space="preserve">Slika </w:t>
      </w:r>
      <w:r w:rsidR="0044147D">
        <w:fldChar w:fldCharType="begin"/>
      </w:r>
      <w:r w:rsidR="0044147D">
        <w:instrText xml:space="preserve"> SEQ Slika \* ARABIC </w:instrText>
      </w:r>
      <w:r w:rsidR="0044147D">
        <w:fldChar w:fldCharType="separate"/>
      </w:r>
      <w:r>
        <w:rPr>
          <w:noProof/>
        </w:rPr>
        <w:t>11</w:t>
      </w:r>
      <w:r w:rsidR="0044147D">
        <w:rPr>
          <w:noProof/>
        </w:rPr>
        <w:fldChar w:fldCharType="end"/>
      </w:r>
      <w:r>
        <w:t>. Rad u Colaborytoryju</w:t>
      </w:r>
      <w:bookmarkEnd w:id="1636"/>
    </w:p>
    <w:p w14:paraId="11CD3A83" w14:textId="175233FF" w:rsidR="009B1A1C" w:rsidRDefault="00735F4B" w:rsidP="009812C5">
      <w:pPr>
        <w:pStyle w:val="4Tekst"/>
      </w:pPr>
      <w:r>
        <w:t>Colab pojednostavljuje rad jer ima funkcionalnosti poput uvoza Google Drivea direktno u Linux virtualnu mašinu na kojoj je pokrenuta Jupyter bilježnica. Također, u</w:t>
      </w:r>
      <w:r w:rsidR="00745CD3">
        <w:t xml:space="preserve"> </w:t>
      </w:r>
      <w:r>
        <w:t xml:space="preserve">bilježnici </w:t>
      </w:r>
      <w:r w:rsidR="00550F44">
        <w:t xml:space="preserve">se mogu direktno </w:t>
      </w:r>
      <w:r>
        <w:t>pokretati naredbe ljuske što se pokazalo korisnim u analizi podataka</w:t>
      </w:r>
      <w:r w:rsidR="00550F44">
        <w:t xml:space="preserve"> Tensor</w:t>
      </w:r>
      <w:r w:rsidR="0072304D">
        <w:t>B</w:t>
      </w:r>
      <w:r w:rsidR="00550F44">
        <w:t>oard alatom</w:t>
      </w:r>
      <w:r>
        <w:t>.</w:t>
      </w:r>
      <w:r w:rsidR="00FB1FCC">
        <w:t xml:space="preserve"> </w:t>
      </w:r>
      <w:r w:rsidR="009B1A1C">
        <w:t>Iako Colab omogućuje pristup grafičkim karticama,</w:t>
      </w:r>
      <w:r w:rsidR="00745CD3">
        <w:t xml:space="preserve"> vremenski su ograničene</w:t>
      </w:r>
      <w:r w:rsidR="00550F44">
        <w:t>. Stoga se treniranje odrađivalo u više navrata s vremenskim razmakom od jedan do dva dana</w:t>
      </w:r>
      <w:r w:rsidR="009B1A1C">
        <w:t>.</w:t>
      </w:r>
    </w:p>
    <w:p w14:paraId="1CF9F896" w14:textId="0795C761" w:rsidR="009B1A1C" w:rsidDel="00C94B37" w:rsidRDefault="009B1A1C" w:rsidP="009812C5">
      <w:pPr>
        <w:pStyle w:val="4Tekst"/>
        <w:rPr>
          <w:del w:id="1637" w:author="Stjepan Salopek (ssalopek)" w:date="2021-09-09T15:04:00Z"/>
        </w:rPr>
      </w:pPr>
    </w:p>
    <w:p w14:paraId="03D7EEB6" w14:textId="5DD4A993" w:rsidR="009B1A1C" w:rsidDel="00C94B37" w:rsidRDefault="009B1A1C" w:rsidP="009812C5">
      <w:pPr>
        <w:pStyle w:val="4Tekst"/>
        <w:rPr>
          <w:del w:id="1638" w:author="Stjepan Salopek (ssalopek)" w:date="2021-09-09T15:04:00Z"/>
        </w:rPr>
      </w:pPr>
    </w:p>
    <w:p w14:paraId="6691A666" w14:textId="216A949C" w:rsidR="009B1A1C" w:rsidDel="00C94B37" w:rsidRDefault="009B1A1C" w:rsidP="009812C5">
      <w:pPr>
        <w:pStyle w:val="4Tekst"/>
        <w:rPr>
          <w:del w:id="1639" w:author="Stjepan Salopek (ssalopek)" w:date="2021-09-09T15:04:00Z"/>
        </w:rPr>
      </w:pPr>
    </w:p>
    <w:p w14:paraId="112AF001" w14:textId="3B1B674F" w:rsidR="009B1A1C" w:rsidRDefault="00784456" w:rsidP="00784456">
      <w:pPr>
        <w:pStyle w:val="2Podnaslov"/>
      </w:pPr>
      <w:bookmarkStart w:id="1640" w:name="_Toc82446274"/>
      <w:r>
        <w:t>4.3</w:t>
      </w:r>
      <w:ins w:id="1641" w:author="Stjepan Salopek (ssalopek)" w:date="2021-09-09T15:06:00Z">
        <w:r w:rsidR="00C94B37">
          <w:t>.</w:t>
        </w:r>
      </w:ins>
      <w:r>
        <w:t xml:space="preserve"> </w:t>
      </w:r>
      <w:bookmarkEnd w:id="1640"/>
      <w:r w:rsidR="000B506C">
        <w:t>Podatkovni skup</w:t>
      </w:r>
    </w:p>
    <w:p w14:paraId="194CB45E" w14:textId="0DA2A30C" w:rsidR="000B506C" w:rsidRDefault="000B506C" w:rsidP="009812C5">
      <w:pPr>
        <w:pStyle w:val="4Tekst"/>
      </w:pPr>
      <w:r>
        <w:t xml:space="preserve">Prema Oxfordu, podatkovni skup je skup podataka koji računalo promatra kao logičku cjelinu </w:t>
      </w:r>
      <w:sdt>
        <w:sdtPr>
          <w:id w:val="325722010"/>
          <w:citation/>
        </w:sdtPr>
        <w:sdtEndPr/>
        <w:sdtContent>
          <w:r w:rsidR="00DD2D15">
            <w:fldChar w:fldCharType="begin"/>
          </w:r>
          <w:r w:rsidR="00DD2D15">
            <w:rPr>
              <w:lang w:val="en-US"/>
            </w:rPr>
            <w:instrText xml:space="preserve"> CITATION Ofd \l 1033 </w:instrText>
          </w:r>
          <w:r w:rsidR="00DD2D15">
            <w:fldChar w:fldCharType="separate"/>
          </w:r>
          <w:r w:rsidR="00DD2D15" w:rsidRPr="00DD2D15">
            <w:rPr>
              <w:noProof/>
              <w:lang w:val="en-US"/>
            </w:rPr>
            <w:t>[12]</w:t>
          </w:r>
          <w:r w:rsidR="00DD2D15">
            <w:fldChar w:fldCharType="end"/>
          </w:r>
        </w:sdtContent>
      </w:sdt>
      <w:r>
        <w:t>.</w:t>
      </w:r>
      <w:r w:rsidR="004879BD">
        <w:t xml:space="preserve"> U kontekstu</w:t>
      </w:r>
      <w:r w:rsidR="00550F44">
        <w:t xml:space="preserve"> strojnog učenja</w:t>
      </w:r>
      <w:r w:rsidR="004879BD">
        <w:t xml:space="preserve">, podatkovni skup označava skup </w:t>
      </w:r>
      <w:r w:rsidR="00550F44">
        <w:t xml:space="preserve">brojčanih, </w:t>
      </w:r>
      <w:r w:rsidR="004879BD">
        <w:t>tekstualnih, vizualnih i</w:t>
      </w:r>
      <w:r w:rsidR="00550F44">
        <w:t>li</w:t>
      </w:r>
      <w:r w:rsidR="004879BD">
        <w:t xml:space="preserve"> auditivnih podataka.</w:t>
      </w:r>
      <w:r w:rsidR="00775698">
        <w:t xml:space="preserve"> </w:t>
      </w:r>
      <w:r w:rsidR="003F124C">
        <w:t>Primjer tekstualnog podatkovnog skupa</w:t>
      </w:r>
      <w:r w:rsidR="00775698">
        <w:t xml:space="preserve"> je popis putnika Titanika</w:t>
      </w:r>
      <w:r w:rsidR="00550F44">
        <w:t>. Na temelju popisa, neuronska mreža može napraviti procjenu šanse preživljavanja na temelju ulaznih parametara kao što su dob, spol ili klasa osobe.</w:t>
      </w:r>
    </w:p>
    <w:p w14:paraId="3355C4C6" w14:textId="4E4A5E75" w:rsidR="00550F44" w:rsidRDefault="00550F44" w:rsidP="00550F44">
      <w:pPr>
        <w:pStyle w:val="2Podnaslov"/>
      </w:pPr>
      <w:r>
        <w:t>4.</w:t>
      </w:r>
      <w:r w:rsidR="001275E4">
        <w:t>5</w:t>
      </w:r>
      <w:r>
        <w:t>. MNIST</w:t>
      </w:r>
      <w:r w:rsidR="001275E4">
        <w:t xml:space="preserve"> i EMNIST skupovi</w:t>
      </w:r>
    </w:p>
    <w:p w14:paraId="17633467" w14:textId="76CE796F" w:rsidR="00775698" w:rsidRDefault="00775698" w:rsidP="009812C5">
      <w:pPr>
        <w:pStyle w:val="4Tekst"/>
      </w:pPr>
      <w:r>
        <w:t xml:space="preserve">Jedan od najpopularnijih vizualnih podatkovnih skupova je </w:t>
      </w:r>
      <w:r w:rsidR="00601E08">
        <w:t xml:space="preserve">MNIST skup. Smatra se školskim primjerom skupa zbog svoje jednostavnosti </w:t>
      </w:r>
      <w:r w:rsidR="00FB1FCC">
        <w:t>te se</w:t>
      </w:r>
      <w:r w:rsidR="00601E08">
        <w:t xml:space="preserve"> često koristi kada se žele testirati druge tehnologije unutar strojnog učenja,</w:t>
      </w:r>
      <w:r w:rsidR="00513407">
        <w:t xml:space="preserve"> a</w:t>
      </w:r>
      <w:r w:rsidR="00601E08">
        <w:t xml:space="preserve"> kada podatkovni skup nije od velike važnosti. Sastoji se od 70.000 slika veličine 28x28 piksela širine 1 bita, a podijeljene su u deset klasa</w:t>
      </w:r>
      <w:r w:rsidR="00BF5F67">
        <w:t>, na znamenke od 1 do 9.</w:t>
      </w:r>
    </w:p>
    <w:p w14:paraId="292B5F9E" w14:textId="77777777" w:rsidR="00BF5F67" w:rsidRPr="00BF5F67" w:rsidDel="00C94B37" w:rsidRDefault="00BF5F67" w:rsidP="00BF5F67">
      <w:pPr>
        <w:pStyle w:val="4Tekst"/>
        <w:rPr>
          <w:del w:id="1642" w:author="Stjepan Salopek (ssalopek)" w:date="2021-09-09T15:07:00Z"/>
        </w:rPr>
      </w:pPr>
    </w:p>
    <w:p w14:paraId="45FD0063" w14:textId="7B00C31D" w:rsidR="0088087A" w:rsidDel="00C94B37" w:rsidRDefault="0088087A" w:rsidP="009812C5">
      <w:pPr>
        <w:pStyle w:val="4Tekst"/>
        <w:rPr>
          <w:del w:id="1643" w:author="Stjepan Salopek (ssalopek)" w:date="2021-09-09T15:07:00Z"/>
        </w:rPr>
      </w:pPr>
    </w:p>
    <w:p w14:paraId="01CA1624" w14:textId="77777777" w:rsidR="00E875BB" w:rsidRPr="00BF5F67" w:rsidRDefault="00E875BB" w:rsidP="00E875BB">
      <w:pPr>
        <w:pStyle w:val="4Tekst"/>
      </w:pPr>
      <w:r>
        <w:t>U radu je korištena varijacija navedenog skupa koji se naziva EMNIST (</w:t>
      </w:r>
      <w:r>
        <w:rPr>
          <w:i/>
          <w:iCs/>
        </w:rPr>
        <w:t>engl. Extended MNIST</w:t>
      </w:r>
      <w:r>
        <w:t>). Sastoji se od 300.000 slika, od čega je 80% korišteno za treniranje neuronske mreže, a 20% za evaluaciju iste. Veličina crno-bijelih slika također je 28x28 piksela, a podijeljene su u dvadeset šest klasa, po jedna za svako slovo engleske abecede.</w:t>
      </w:r>
    </w:p>
    <w:p w14:paraId="3D90643D" w14:textId="3742ED03" w:rsidR="000D0B70" w:rsidRPr="00D42B44" w:rsidRDefault="000D0B70" w:rsidP="00D42B44">
      <w:pPr>
        <w:pStyle w:val="4Tekst"/>
        <w:keepNext/>
      </w:pPr>
      <w:r>
        <w:br w:type="page"/>
      </w:r>
    </w:p>
    <w:p w14:paraId="3F9939F1" w14:textId="77777777" w:rsidR="00B4511C" w:rsidRDefault="00B4511C" w:rsidP="00B4511C">
      <w:pPr>
        <w:pStyle w:val="2Podnaslov"/>
        <w:rPr>
          <w:ins w:id="1644" w:author="Stjepan Salopek (ssalopek)" w:date="2021-09-13T09:24:00Z"/>
        </w:rPr>
      </w:pPr>
      <w:bookmarkStart w:id="1645" w:name="_Toc82446279"/>
      <w:ins w:id="1646" w:author="Stjepan Salopek (ssalopek)" w:date="2021-09-13T09:24:00Z">
        <w:r>
          <w:lastRenderedPageBreak/>
          <w:t>4.5. Dizajniranje neuronske mreže</w:t>
        </w:r>
        <w:bookmarkEnd w:id="1645"/>
      </w:ins>
    </w:p>
    <w:p w14:paraId="5D13F680" w14:textId="7C2D1189" w:rsidR="00591217" w:rsidRDefault="00591217" w:rsidP="002E789E">
      <w:pPr>
        <w:pStyle w:val="4Tekst"/>
      </w:pPr>
      <w:r>
        <w:t>Problem prepoznavanja teksta riješen je pomoću šest originalnih neuronskih mreža. Prve dvije mreže dizajnirane su korištenjem teorije, a ostale četiri su dizajnirane spajanjem raznih karakteristika postojećih mreža koje su često korištene za druge podatkovne skupove.</w:t>
      </w:r>
    </w:p>
    <w:p w14:paraId="6806BB30" w14:textId="07B4F24C" w:rsidR="00F420B2" w:rsidRDefault="00F420B2" w:rsidP="002E789E">
      <w:pPr>
        <w:pStyle w:val="4Tekst"/>
      </w:pPr>
      <w:r>
        <w:t xml:space="preserve">Mreže su nazvane prema </w:t>
      </w:r>
      <w:r w:rsidR="00513407">
        <w:t xml:space="preserve">originalnim nazivima ili </w:t>
      </w:r>
      <w:r>
        <w:t xml:space="preserve">okvirnim karakteristikama na engleskom jeziku. Prve dvije su naziva ConvNet i ResidualNet. Slijede </w:t>
      </w:r>
      <w:r w:rsidR="00322CB1">
        <w:t>Mnist</w:t>
      </w:r>
      <w:r w:rsidR="00707EBD">
        <w:t>S</w:t>
      </w:r>
      <w:r w:rsidR="00322CB1">
        <w:t xml:space="preserve">impleCNN, SimpleNetv1, Resnet18 te </w:t>
      </w:r>
      <w:r w:rsidR="00E76F09">
        <w:t xml:space="preserve">modificirani </w:t>
      </w:r>
      <w:r w:rsidR="00322CB1">
        <w:t>Resnet18.</w:t>
      </w:r>
    </w:p>
    <w:p w14:paraId="030305F1" w14:textId="6A43C88C" w:rsidR="00036269" w:rsidRDefault="00036269" w:rsidP="00036269">
      <w:pPr>
        <w:pStyle w:val="3PodnaslovMali"/>
      </w:pPr>
      <w:r>
        <w:t>4.5.1. ConvNet</w:t>
      </w:r>
    </w:p>
    <w:p w14:paraId="4571844E" w14:textId="6F23C1F0" w:rsidR="00CC21B6" w:rsidRDefault="00340182" w:rsidP="00CC21B6">
      <w:pPr>
        <w:pStyle w:val="4Tekst"/>
      </w:pPr>
      <w:r>
        <w:t xml:space="preserve">ConvNet naziv je za malenu konvolucijsku mrežu koja se sastoji od dvije vrste blokova: konvolucijskog i linearnog bloka. Propagacija slike kroz mrežu sastoji se od prolaska kroz </w:t>
      </w:r>
      <w:r w:rsidR="00E444E2">
        <w:t>sedam blokova. Prvih pet blokova su konvolucijski i na sebi sadrže padajući (engl. dropout) sloj</w:t>
      </w:r>
      <w:r w:rsidR="00513407">
        <w:t>.</w:t>
      </w:r>
      <w:r w:rsidR="00E444E2">
        <w:t xml:space="preserve"> </w:t>
      </w:r>
      <w:r w:rsidR="00513407">
        <w:t>P</w:t>
      </w:r>
      <w:r w:rsidR="00E444E2">
        <w:t xml:space="preserve">rva dva </w:t>
      </w:r>
      <w:r w:rsidR="00513407">
        <w:t xml:space="preserve">bloka </w:t>
      </w:r>
      <w:r w:rsidR="00E444E2">
        <w:t xml:space="preserve">dodatno primjenjuju i </w:t>
      </w:r>
      <w:r w:rsidR="0023434B">
        <w:rPr>
          <w:i/>
          <w:iCs/>
        </w:rPr>
        <w:t>m</w:t>
      </w:r>
      <w:r w:rsidR="00E444E2">
        <w:rPr>
          <w:i/>
          <w:iCs/>
        </w:rPr>
        <w:t>ax pooling</w:t>
      </w:r>
      <w:r w:rsidR="00E444E2">
        <w:t>. Nakon toga vrijednosti se pretvaraju iz višedimenzionalnih matrica koje stvara konvolucija do jednodimenzionalnog niza vrijednosti. Niz se nadalje šalje kroz dva linearna bloka koji u konačnici za izlaz imaju 26 vrijednosti.</w:t>
      </w:r>
    </w:p>
    <w:p w14:paraId="7F0EE368" w14:textId="2F003C04" w:rsidR="00E444E2" w:rsidRDefault="00E444E2" w:rsidP="00CC21B6">
      <w:pPr>
        <w:pStyle w:val="4Tekst"/>
      </w:pPr>
      <w:r>
        <w:t>Konvolucijski blok sastoji se, redom, od konvolucije</w:t>
      </w:r>
      <w:r w:rsidR="00707EBD">
        <w:t xml:space="preserve"> matrice veličine 3x3</w:t>
      </w:r>
      <w:r>
        <w:t xml:space="preserve">, normalizacijskog sloja, opcionalnog </w:t>
      </w:r>
      <w:r w:rsidR="0023434B">
        <w:rPr>
          <w:i/>
          <w:iCs/>
        </w:rPr>
        <w:t>m</w:t>
      </w:r>
      <w:r>
        <w:rPr>
          <w:i/>
          <w:iCs/>
        </w:rPr>
        <w:t>ax pooling</w:t>
      </w:r>
      <w:r>
        <w:t xml:space="preserve"> sloja te padajućeg sloja.</w:t>
      </w:r>
      <w:r w:rsidR="008925C6">
        <w:t xml:space="preserve"> Linearni blok sličan je konvolucijskom, no umjesto konvolucije sadrži linearni sloj, te ne vrši </w:t>
      </w:r>
      <w:r w:rsidR="0023434B">
        <w:rPr>
          <w:i/>
          <w:iCs/>
        </w:rPr>
        <w:t>m</w:t>
      </w:r>
      <w:r w:rsidR="008925C6">
        <w:rPr>
          <w:i/>
          <w:iCs/>
        </w:rPr>
        <w:t>ax pooling</w:t>
      </w:r>
      <w:r w:rsidR="008925C6">
        <w:t>. Obje vrste blokova nakon normalizacije primijenjuju ReLU aktivacijsku funkciju.</w:t>
      </w:r>
    </w:p>
    <w:p w14:paraId="2F280944" w14:textId="238A7C0D" w:rsidR="00124303" w:rsidRDefault="00124303" w:rsidP="00CC21B6">
      <w:pPr>
        <w:pStyle w:val="4Tekst"/>
      </w:pPr>
      <w:r>
        <w:t>Mreža je trenirana sveukupno 80 epoha dostižući točnost od 94.68%. Najbolju točnost od 94.86% postigla je u 49. epohi.</w:t>
      </w:r>
    </w:p>
    <w:p w14:paraId="12C5CC47" w14:textId="26A75044" w:rsidR="00124303" w:rsidRDefault="00124303" w:rsidP="00124303">
      <w:pPr>
        <w:pStyle w:val="3PodnaslovMali"/>
      </w:pPr>
      <w:r>
        <w:t>4.5.2. ResidualNet</w:t>
      </w:r>
    </w:p>
    <w:p w14:paraId="7BBF0E1A" w14:textId="782844C2" w:rsidR="00124303" w:rsidRDefault="00BF1D3C" w:rsidP="00124303">
      <w:pPr>
        <w:pStyle w:val="4Tekst"/>
      </w:pPr>
      <w:r>
        <w:t>ResidualNet je varijacija konvolucijske neuronske mreže koja primijenjuje metodu ostatka (engl. residue). Metoda ostatka na određenom mjestu tijekom prolaska slike kroz mrežu sprema vrijednosti, prolazi dalje kroz mrežu, i zbraja ih sa novom vrijednošću kasnije. Na taj način</w:t>
      </w:r>
      <w:r w:rsidR="00946845">
        <w:t xml:space="preserve"> mreža</w:t>
      </w:r>
      <w:r>
        <w:t xml:space="preserve">, slikovito rečeno, uči nove obrasce </w:t>
      </w:r>
      <w:r w:rsidR="00946845">
        <w:t>u podacima uzimajući u obzir one ranije naučene. Navedena metoda često se koristi za sprječavanje pretreniranja.</w:t>
      </w:r>
    </w:p>
    <w:p w14:paraId="3BE2B00D" w14:textId="113FA439" w:rsidR="00946845" w:rsidRDefault="00946845" w:rsidP="00124303">
      <w:pPr>
        <w:pStyle w:val="4Tekst"/>
      </w:pPr>
      <w:r>
        <w:lastRenderedPageBreak/>
        <w:t>Mreža se sastoji od tri vrste blok</w:t>
      </w:r>
      <w:r w:rsidR="00531FFF">
        <w:t>a</w:t>
      </w:r>
      <w:r w:rsidR="00023118">
        <w:t>:</w:t>
      </w:r>
      <w:r>
        <w:t xml:space="preserve"> rezidualn</w:t>
      </w:r>
      <w:r w:rsidR="00531FFF">
        <w:t>og</w:t>
      </w:r>
      <w:r w:rsidR="00023118">
        <w:t xml:space="preserve">, </w:t>
      </w:r>
      <w:r>
        <w:t>konvolucijsk</w:t>
      </w:r>
      <w:r w:rsidR="00531FFF">
        <w:t>og</w:t>
      </w:r>
      <w:r>
        <w:t xml:space="preserve"> i linearn</w:t>
      </w:r>
      <w:r w:rsidR="00531FFF">
        <w:t>og</w:t>
      </w:r>
      <w:r>
        <w:t>. Prolazak kroz jedan rezidualni blok uključuje spremanje ulaza, prolazak kroz dva konvolucijska bloka te vraćanje zbroja</w:t>
      </w:r>
      <w:r w:rsidR="00023118">
        <w:t xml:space="preserve"> konvolucijskog</w:t>
      </w:r>
      <w:r>
        <w:t xml:space="preserve"> izlaza sa inicijalnom ulaznom vrijednošću.</w:t>
      </w:r>
    </w:p>
    <w:p w14:paraId="5A1F56F7" w14:textId="702B4FD5" w:rsidR="00946845" w:rsidRPr="00A119A8" w:rsidRDefault="00946845" w:rsidP="00124303">
      <w:pPr>
        <w:pStyle w:val="4Tekst"/>
      </w:pPr>
      <w:r>
        <w:t xml:space="preserve">Kompletni prolazak kroz ResidualNet mrežu vrši se na sljedeći način. Slika </w:t>
      </w:r>
      <w:r w:rsidR="00A119A8">
        <w:t xml:space="preserve">prolazi kroz dva konvolucijska bloka koja primijenjuju </w:t>
      </w:r>
      <w:r w:rsidR="0023434B">
        <w:rPr>
          <w:i/>
          <w:iCs/>
        </w:rPr>
        <w:t>m</w:t>
      </w:r>
      <w:r w:rsidR="00A119A8">
        <w:rPr>
          <w:i/>
          <w:iCs/>
        </w:rPr>
        <w:t>ax pooling</w:t>
      </w:r>
      <w:r w:rsidR="00A119A8">
        <w:t>, nakon čega slijede tri rezidualna bloka te nakon njih dva linearna.</w:t>
      </w:r>
    </w:p>
    <w:p w14:paraId="18E0F78A" w14:textId="3C5F0172" w:rsidR="00A119A8" w:rsidRDefault="00A119A8" w:rsidP="00A119A8">
      <w:pPr>
        <w:pStyle w:val="4Tekst"/>
      </w:pPr>
      <w:bookmarkStart w:id="1647" w:name="_Toc82446280"/>
      <w:r>
        <w:t>Mreža je trenirana sveukupno 86 epoha dostižući točnost od 94.54%. Najbolju točnost od 94.97% postigla je u 50. epohi.</w:t>
      </w:r>
    </w:p>
    <w:p w14:paraId="23C7516D" w14:textId="5AAD7406" w:rsidR="00A119A8" w:rsidRDefault="00A119A8" w:rsidP="00A119A8">
      <w:pPr>
        <w:pStyle w:val="4Tekst"/>
      </w:pPr>
      <w:r>
        <w:t>4.5.3. Mnist</w:t>
      </w:r>
      <w:r w:rsidR="00707EBD">
        <w:t>S</w:t>
      </w:r>
      <w:r>
        <w:t>impleCNN</w:t>
      </w:r>
    </w:p>
    <w:p w14:paraId="6E4BC431" w14:textId="418B6F25" w:rsidR="00707EBD" w:rsidRDefault="00707EBD" w:rsidP="00A119A8">
      <w:pPr>
        <w:pStyle w:val="4Tekst"/>
      </w:pPr>
      <w:r>
        <w:t xml:space="preserve">MnistSimpleCNN zajednički je naziv za tri vrste konvolucijskih neuronskih mreža. Inicijalno su dizajnirane za MNIST podatkovni skup, </w:t>
      </w:r>
      <w:r w:rsidR="00531FFF">
        <w:t>ali su prilagođene</w:t>
      </w:r>
      <w:r>
        <w:t xml:space="preserve"> EMNIST skupu. Prva vrsta ove mreže sastoji se od deset konvolucijskih blokova matrice veličine 3x3, nakon čega slijedi jedan linearni sloj. Druga vrsta ima pet konvolucijskih blokova veličine 5x5, dok treća ima četiri</w:t>
      </w:r>
      <w:r w:rsidR="00023118">
        <w:t xml:space="preserve"> bloka</w:t>
      </w:r>
      <w:r>
        <w:t xml:space="preserve"> veličine 7x7. Sve mreže nakon linearnog sloja primijenjuju normalizaciju podataka.</w:t>
      </w:r>
    </w:p>
    <w:p w14:paraId="7E3EED1E" w14:textId="3244AA07" w:rsidR="006B5382" w:rsidRDefault="006B5382" w:rsidP="00A119A8">
      <w:pPr>
        <w:pStyle w:val="4Tekst"/>
      </w:pPr>
      <w:r>
        <w:t>Mreža matrice 3x3 trenirana je na više načina, a maksimalno 40 epoha dajući točnost 94.15%. Najveću točnost od 95.01% imala je nakon 12 epoha.</w:t>
      </w:r>
    </w:p>
    <w:p w14:paraId="0F3B91FB" w14:textId="064F93B0" w:rsidR="006B5382" w:rsidRDefault="006B5382" w:rsidP="00A119A8">
      <w:pPr>
        <w:pStyle w:val="4Tekst"/>
      </w:pPr>
      <w:r>
        <w:t>Mreža matrice 5x5 trenirana je 40 epoha sa izlaznom točnošću od 94.09%, a najbolju dočnost od 94.86% postigla je u 7. epohi.</w:t>
      </w:r>
    </w:p>
    <w:p w14:paraId="35E18820" w14:textId="677B2E8B" w:rsidR="006B5382" w:rsidRDefault="006B5382" w:rsidP="00A119A8">
      <w:pPr>
        <w:pStyle w:val="4Tekst"/>
      </w:pPr>
      <w:r>
        <w:t>Mreža matrice 7x7 trenirana je 30 epoha sa točnošću od 94.19%, a najbolju točnost od 94.67% imala je nakon 13 epoha.</w:t>
      </w:r>
    </w:p>
    <w:p w14:paraId="3EDFC599" w14:textId="6B7859D0" w:rsidR="006B5382" w:rsidRDefault="006B5382" w:rsidP="006B5382">
      <w:pPr>
        <w:pStyle w:val="3PodnaslovMali"/>
      </w:pPr>
      <w:r>
        <w:lastRenderedPageBreak/>
        <w:t>4.5.</w:t>
      </w:r>
      <w:r w:rsidR="006471BC">
        <w:t>4</w:t>
      </w:r>
      <w:r>
        <w:t>. SimpleNetv1</w:t>
      </w:r>
    </w:p>
    <w:p w14:paraId="68695F9F" w14:textId="77777777" w:rsidR="0046455E" w:rsidRDefault="0046455E" w:rsidP="0046455E">
      <w:pPr>
        <w:pStyle w:val="4Tekst"/>
        <w:keepNext/>
      </w:pPr>
      <w:r>
        <w:rPr>
          <w:noProof/>
        </w:rPr>
        <w:drawing>
          <wp:inline distT="0" distB="0" distL="0" distR="0" wp14:anchorId="4446C2A8" wp14:editId="7D6A0B57">
            <wp:extent cx="5760720" cy="2705100"/>
            <wp:effectExtent l="0" t="0" r="0" b="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14:paraId="6D11DC2B" w14:textId="381BE7DC" w:rsidR="006B5382" w:rsidRDefault="0046455E" w:rsidP="0046455E">
      <w:pPr>
        <w:pStyle w:val="4Tekst"/>
        <w:jc w:val="center"/>
      </w:pPr>
      <w:r>
        <w:t xml:space="preserve">Slika </w:t>
      </w:r>
      <w:r w:rsidR="0044147D">
        <w:fldChar w:fldCharType="begin"/>
      </w:r>
      <w:r w:rsidR="0044147D">
        <w:instrText xml:space="preserve"> SEQ Slika \* ARABIC </w:instrText>
      </w:r>
      <w:r w:rsidR="0044147D">
        <w:fldChar w:fldCharType="separate"/>
      </w:r>
      <w:r>
        <w:rPr>
          <w:noProof/>
        </w:rPr>
        <w:t>12</w:t>
      </w:r>
      <w:r w:rsidR="0044147D">
        <w:rPr>
          <w:noProof/>
        </w:rPr>
        <w:fldChar w:fldCharType="end"/>
      </w:r>
      <w:r>
        <w:t>. Prikaz SimpleNetv1 neuronske mreže</w:t>
      </w:r>
    </w:p>
    <w:p w14:paraId="3D3CBF2E" w14:textId="0045DCB5" w:rsidR="0046455E" w:rsidRDefault="0023434B" w:rsidP="006B5382">
      <w:pPr>
        <w:pStyle w:val="4Tekst"/>
      </w:pPr>
      <w:r>
        <w:t>Mreža SimpleNetv1 konvolucijska je mreža izrađena za popularn</w:t>
      </w:r>
      <w:r w:rsidR="007B4C83">
        <w:t>e</w:t>
      </w:r>
      <w:r>
        <w:t xml:space="preserve"> CIFAR10, CIFAR100 i MNIST podatkovn</w:t>
      </w:r>
      <w:r w:rsidR="007B4C83">
        <w:t>e</w:t>
      </w:r>
      <w:r>
        <w:t xml:space="preserve"> skup</w:t>
      </w:r>
      <w:r w:rsidR="007B4C83">
        <w:t>ove.</w:t>
      </w:r>
      <w:r>
        <w:t xml:space="preserve"> </w:t>
      </w:r>
      <w:r w:rsidR="007B4C83">
        <w:t>P</w:t>
      </w:r>
      <w:r>
        <w:t xml:space="preserve">rolagođena </w:t>
      </w:r>
      <w:r w:rsidR="007B4C83">
        <w:t xml:space="preserve">je </w:t>
      </w:r>
      <w:r>
        <w:t>EMNIST skupu. Sastoji se od sveukupno trinaest konvolucijskih blokova, nakon čega</w:t>
      </w:r>
      <w:r w:rsidR="007B4C83">
        <w:t xml:space="preserve"> slijedi linearni sloj naziva klasifikator</w:t>
      </w:r>
      <w:r>
        <w:t xml:space="preserve">. Prema dvanaestoj slici koja definira strukturu mreže, može se primijetiti da se u većini slučajeva koristi konvolucijski blok matrice 3x3, dok varijacije sadrže matricu 1x1, a na </w:t>
      </w:r>
      <w:r w:rsidR="007B4C83">
        <w:t>nekoliko mjesta</w:t>
      </w:r>
      <w:r>
        <w:t xml:space="preserve"> vrši se </w:t>
      </w:r>
      <w:r>
        <w:rPr>
          <w:i/>
          <w:iCs/>
        </w:rPr>
        <w:t>max pooling</w:t>
      </w:r>
      <w:r>
        <w:t>.</w:t>
      </w:r>
    </w:p>
    <w:p w14:paraId="441AE258" w14:textId="4A235156" w:rsidR="0023434B" w:rsidRDefault="0023434B" w:rsidP="00023118">
      <w:pPr>
        <w:pStyle w:val="4Tekst"/>
      </w:pPr>
      <w:r>
        <w:t>Mreža je trenirana na više načina, maksimalno 45 epoha sa točnošću od 93.85%. Najvećom točnošću od 94.51% rezultirala je 14. epoha.</w:t>
      </w:r>
    </w:p>
    <w:p w14:paraId="47F43EE9" w14:textId="031A5E4D" w:rsidR="006471BC" w:rsidRDefault="006471BC" w:rsidP="00023118">
      <w:pPr>
        <w:pStyle w:val="3PodnaslovMali"/>
        <w:jc w:val="both"/>
      </w:pPr>
      <w:r>
        <w:t>4.5.5 Resnet18</w:t>
      </w:r>
    </w:p>
    <w:p w14:paraId="7810FCDA" w14:textId="77777777" w:rsidR="006471BC" w:rsidRDefault="006471BC" w:rsidP="00023118">
      <w:pPr>
        <w:pStyle w:val="4Tekst"/>
        <w:keepNext/>
      </w:pPr>
      <w:r>
        <w:rPr>
          <w:noProof/>
        </w:rPr>
        <w:drawing>
          <wp:inline distT="0" distB="0" distL="0" distR="0" wp14:anchorId="77DC5646" wp14:editId="601F54F6">
            <wp:extent cx="5760720" cy="155257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52575"/>
                    </a:xfrm>
                    <a:prstGeom prst="rect">
                      <a:avLst/>
                    </a:prstGeom>
                    <a:noFill/>
                    <a:ln>
                      <a:noFill/>
                    </a:ln>
                  </pic:spPr>
                </pic:pic>
              </a:graphicData>
            </a:graphic>
          </wp:inline>
        </w:drawing>
      </w:r>
    </w:p>
    <w:p w14:paraId="25A06C71" w14:textId="1D47ABDA" w:rsidR="006471BC" w:rsidRDefault="006471BC" w:rsidP="00566EE6">
      <w:pPr>
        <w:pStyle w:val="4Tekst"/>
        <w:jc w:val="center"/>
      </w:pPr>
      <w:r>
        <w:t xml:space="preserve">Slika </w:t>
      </w:r>
      <w:r w:rsidR="0044147D">
        <w:fldChar w:fldCharType="begin"/>
      </w:r>
      <w:r w:rsidR="0044147D">
        <w:instrText xml:space="preserve"> SEQ Slika \* ARABIC </w:instrText>
      </w:r>
      <w:r w:rsidR="0044147D">
        <w:fldChar w:fldCharType="separate"/>
      </w:r>
      <w:r>
        <w:rPr>
          <w:noProof/>
        </w:rPr>
        <w:t>13</w:t>
      </w:r>
      <w:r w:rsidR="0044147D">
        <w:rPr>
          <w:noProof/>
        </w:rPr>
        <w:fldChar w:fldCharType="end"/>
      </w:r>
      <w:r>
        <w:t>. Resnet18 neuronska mreža</w:t>
      </w:r>
    </w:p>
    <w:p w14:paraId="23C5A819" w14:textId="03385E9E" w:rsidR="006471BC" w:rsidRDefault="006471BC" w:rsidP="00023118">
      <w:pPr>
        <w:pStyle w:val="4Tekst"/>
      </w:pPr>
      <w:r>
        <w:t xml:space="preserve">Resnet je </w:t>
      </w:r>
      <w:r w:rsidR="008D5FDD">
        <w:t xml:space="preserve">popularna duboka konvolucijska neuronska mreža koja primijenjuje tehniku ostatka (engl. residue). Inicijalno dizajnirana za ImageNet podatkovni </w:t>
      </w:r>
      <w:r w:rsidR="008D5FDD">
        <w:lastRenderedPageBreak/>
        <w:t xml:space="preserve">skup, prilagođena je EMNIST skupu. Kao što se može vidjeti na trinaestoj slici, sastoji se od sedamnaest konvolucijskih blokova, koji zbrajaju ostatke na svakom drugom bloku, nakon čega se vrši </w:t>
      </w:r>
      <w:r w:rsidR="008D5FDD">
        <w:rPr>
          <w:i/>
          <w:iCs/>
        </w:rPr>
        <w:t>pooling</w:t>
      </w:r>
      <w:r w:rsidR="008D5FDD">
        <w:t xml:space="preserve"> metodom prosječne vrijednosti. Nadalje, konačni izlaz dobiva</w:t>
      </w:r>
      <w:r w:rsidR="00BB72F7">
        <w:t xml:space="preserve"> prolaskom kroz linearni sloj i primjenom Softmax funkcije.</w:t>
      </w:r>
    </w:p>
    <w:p w14:paraId="249278F1" w14:textId="62612AC1" w:rsidR="00BB72F7" w:rsidRDefault="00BB72F7" w:rsidP="00023118">
      <w:pPr>
        <w:pStyle w:val="4Tekst"/>
      </w:pPr>
      <w:r>
        <w:t>Mreža je trenirana na više načina, a najveća, 40. epoha dala je točnost od 94.29%. Najveća točnost postignuta je u 15. epohi, a iznosti 94.63%.</w:t>
      </w:r>
    </w:p>
    <w:p w14:paraId="44B20914" w14:textId="43527041" w:rsidR="00E76F09" w:rsidRDefault="00E76F09" w:rsidP="00E76F09">
      <w:pPr>
        <w:pStyle w:val="3PodnaslovMali"/>
      </w:pPr>
      <w:r>
        <w:t>4.5.6. Modificirani Resnet18</w:t>
      </w:r>
    </w:p>
    <w:p w14:paraId="5AFC44C8" w14:textId="2EAE8A54" w:rsidR="00EE435B" w:rsidRDefault="00E76F09" w:rsidP="00E76F09">
      <w:pPr>
        <w:pStyle w:val="4Tekst"/>
      </w:pPr>
      <w:r>
        <w:t xml:space="preserve">Istraživanjem je pronađen znanstveni rad koji primjenjuje dubinsko padajuću metodu na ResNet18 mrežu. </w:t>
      </w:r>
      <w:r w:rsidR="00566EE6">
        <w:t>Navedena metoda</w:t>
      </w:r>
      <w:r>
        <w:t xml:space="preserve"> prije zbrajanja ostatka i izlaza konvolucije, na ostatak se primjenjuje padajući sloj vjerojatnosti 25, 50 ili 75%. </w:t>
      </w:r>
      <w:r w:rsidR="00EE435B">
        <w:t xml:space="preserve">Motiv znanstvenog rada bio je smanjiti vrijeme treniranja duboke neuronske mreže Resnet18, no uz smanjeno vrijeme treniranja zamijećene su, pod određenim uvjetima, veće točnosti neuronske mreže. </w:t>
      </w:r>
      <w:r w:rsidR="00566EE6">
        <w:t>Neuronska mreža</w:t>
      </w:r>
      <w:r w:rsidR="00EE435B">
        <w:t xml:space="preserve"> je</w:t>
      </w:r>
      <w:r w:rsidR="00566EE6">
        <w:t xml:space="preserve"> u praktičnom radu nazvana</w:t>
      </w:r>
      <w:r w:rsidR="00EE435B">
        <w:t xml:space="preserve"> Resnet18_dd, gdje</w:t>
      </w:r>
      <w:r w:rsidR="00EE435B" w:rsidRPr="00F93969">
        <w:t xml:space="preserve"> dd</w:t>
      </w:r>
      <w:r w:rsidR="00EE435B">
        <w:t xml:space="preserve"> označava </w:t>
      </w:r>
      <w:r w:rsidR="00566EE6">
        <w:t>dubinsko padajuću metodu (engl.</w:t>
      </w:r>
      <w:r w:rsidR="00EE435B">
        <w:t xml:space="preserve"> </w:t>
      </w:r>
      <w:r w:rsidR="00EE435B" w:rsidRPr="00566EE6">
        <w:t>Depth dropout</w:t>
      </w:r>
      <w:r w:rsidR="00566EE6">
        <w:t>)</w:t>
      </w:r>
      <w:r w:rsidR="00EE435B">
        <w:t>.</w:t>
      </w:r>
    </w:p>
    <w:p w14:paraId="67D2BC3E" w14:textId="22320952" w:rsidR="00EE435B" w:rsidRDefault="00255C57" w:rsidP="00E76F09">
      <w:pPr>
        <w:pStyle w:val="4Tekst"/>
      </w:pPr>
      <w:r>
        <w:t xml:space="preserve">Mreža se pokazala kao najtočnija među ostalima, te je iz tog razloga provedeno najviše napora da bi se prilagodili parametri za što veću točnost. Od nekoliko raznih metoda treniranja, maksimalna </w:t>
      </w:r>
      <w:r w:rsidR="00566EE6">
        <w:t>istrenirana</w:t>
      </w:r>
      <w:r>
        <w:t xml:space="preserve"> epoha je 42</w:t>
      </w:r>
      <w:r w:rsidR="00566EE6">
        <w:t>.</w:t>
      </w:r>
      <w:r>
        <w:t xml:space="preserve"> uz točnost od 95.55%, dok je maksimalna točnost od 95.59% postignuta u 30. epohi.</w:t>
      </w:r>
    </w:p>
    <w:bookmarkEnd w:id="1647"/>
    <w:p w14:paraId="659F2BE8" w14:textId="785A565C" w:rsidR="00C340DA" w:rsidRDefault="00F93969" w:rsidP="005B31FD">
      <w:pPr>
        <w:pStyle w:val="4Tekst"/>
      </w:pPr>
      <w:r>
        <w:t>Glavna karakteristika Resnet18_dd mreže je otpornost na pretreniranje. I</w:t>
      </w:r>
      <w:r w:rsidR="00566EE6">
        <w:t xml:space="preserve">majući </w:t>
      </w:r>
      <w:r>
        <w:t>na umu veliku vremensku razliku u treniranju između 42. i 30. epohe, obzirom na kompleksnost mreže, malena razlika u točnosti potiče na taj zaključak.</w:t>
      </w:r>
    </w:p>
    <w:p w14:paraId="70FE6779" w14:textId="5C668F95" w:rsidR="00193AA5" w:rsidRPr="00C340DA" w:rsidRDefault="00193AA5" w:rsidP="005B31FD">
      <w:pPr>
        <w:pStyle w:val="4Tekst"/>
        <w:rPr>
          <w:rPrChange w:id="1648" w:author="Stjepan Salopek (ssalopek)" w:date="2021-09-13T15:10:00Z">
            <w:rPr>
              <w:rFonts w:eastAsiaTheme="majorEastAsia" w:cstheme="majorBidi"/>
              <w:sz w:val="26"/>
              <w:szCs w:val="26"/>
            </w:rPr>
          </w:rPrChange>
        </w:rPr>
      </w:pPr>
      <w:r>
        <w:br w:type="page"/>
      </w:r>
    </w:p>
    <w:p w14:paraId="6B2C4B7D" w14:textId="0F997DF2" w:rsidR="00E11A69" w:rsidRDefault="00E11A69" w:rsidP="00E11A69">
      <w:pPr>
        <w:pStyle w:val="2Podnaslov"/>
      </w:pPr>
      <w:bookmarkStart w:id="1649" w:name="_Toc82446282"/>
      <w:r>
        <w:lastRenderedPageBreak/>
        <w:t>4.6</w:t>
      </w:r>
      <w:ins w:id="1650" w:author="Stjepan Salopek (ssalopek)" w:date="2021-09-09T15:10:00Z">
        <w:r w:rsidR="00C94B37">
          <w:t>.</w:t>
        </w:r>
      </w:ins>
      <w:r>
        <w:t xml:space="preserve"> Učitavanje podataka</w:t>
      </w:r>
      <w:bookmarkEnd w:id="1649"/>
    </w:p>
    <w:p w14:paraId="2B2EADDB" w14:textId="4B48F8F2" w:rsidR="00BA3DAA" w:rsidRDefault="00BA3DAA" w:rsidP="00AF0EF1">
      <w:pPr>
        <w:pStyle w:val="4Tekst"/>
      </w:pPr>
      <w:r>
        <w:t>Pri radu sa podacima PyTorch pruža mnoge mogućnosti preko biblioteka. Za učitavanje kompletnog podatkovnog skupa korištena je</w:t>
      </w:r>
      <w:r w:rsidR="003A754C">
        <w:t xml:space="preserve"> </w:t>
      </w:r>
      <w:r>
        <w:t>funkcija</w:t>
      </w:r>
      <w:r w:rsidR="003A754C">
        <w:t xml:space="preserve"> </w:t>
      </w:r>
      <w:r w:rsidR="008C1C28">
        <w:t>EMNIST</w:t>
      </w:r>
      <w:r w:rsidR="003A754C">
        <w:t xml:space="preserve"> koja se nalazi u imenovanom području torch.datasets</w:t>
      </w:r>
      <w:r>
        <w:t>.</w:t>
      </w:r>
    </w:p>
    <w:p w14:paraId="5DA6D6EB" w14:textId="3CC2F3C0" w:rsidR="00BA3DAA" w:rsidRPr="00BA3DAA" w:rsidRDefault="00BA3DAA" w:rsidP="008C1C28">
      <w:pPr>
        <w:shd w:val="clear" w:color="auto" w:fill="F2F2F2" w:themeFill="background1" w:themeFillShade="F2"/>
        <w:spacing w:after="0" w:line="285" w:lineRule="atLeast"/>
        <w:rPr>
          <w:rFonts w:ascii="Courier New" w:eastAsia="Times New Roman" w:hAnsi="Courier New" w:cs="Courier New"/>
          <w:color w:val="000000"/>
          <w:sz w:val="21"/>
          <w:szCs w:val="21"/>
        </w:rPr>
      </w:pPr>
      <w:bookmarkStart w:id="1651" w:name="_Hlk81569502"/>
      <w:r w:rsidRPr="00BA3DAA">
        <w:rPr>
          <w:rFonts w:ascii="Courier New" w:eastAsia="Times New Roman" w:hAnsi="Courier New" w:cs="Courier New"/>
          <w:color w:val="000000"/>
          <w:sz w:val="21"/>
          <w:szCs w:val="21"/>
        </w:rPr>
        <w:t>transform = transforms.Compose([</w:t>
      </w:r>
    </w:p>
    <w:p w14:paraId="648FE5B0"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transforms.ToTensor(),</w:t>
      </w:r>
    </w:p>
    <w:p w14:paraId="7F6B757D" w14:textId="12424414"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transforms.Normalize((</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1307</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3081</w:t>
      </w:r>
      <w:r w:rsidRPr="00BA3DAA">
        <w:rPr>
          <w:rFonts w:ascii="Courier New" w:eastAsia="Times New Roman" w:hAnsi="Courier New" w:cs="Courier New"/>
          <w:color w:val="000000"/>
          <w:sz w:val="21"/>
          <w:szCs w:val="21"/>
        </w:rPr>
        <w:t>,))</w:t>
      </w:r>
    </w:p>
    <w:p w14:paraId="55CE748F"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w:t>
      </w:r>
    </w:p>
    <w:bookmarkEnd w:id="1651"/>
    <w:p w14:paraId="6C5A765A" w14:textId="2B676566"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trainset = </w:t>
      </w:r>
      <w:r w:rsidR="003A754C">
        <w:rPr>
          <w:rFonts w:ascii="Courier New" w:eastAsia="Times New Roman" w:hAnsi="Courier New" w:cs="Courier New"/>
          <w:color w:val="000000"/>
          <w:sz w:val="21"/>
          <w:szCs w:val="21"/>
        </w:rPr>
        <w:t>torch.</w:t>
      </w:r>
      <w:r w:rsidR="008C1C28" w:rsidRPr="008C1C28">
        <w:rPr>
          <w:rFonts w:ascii="Courier New" w:eastAsia="Times New Roman" w:hAnsi="Courier New" w:cs="Courier New"/>
          <w:color w:val="000000"/>
          <w:sz w:val="21"/>
          <w:szCs w:val="21"/>
        </w:rPr>
        <w:t>datasets.EMNIST(</w:t>
      </w:r>
      <w:r w:rsidR="008C1C28" w:rsidRPr="008C1C28">
        <w:rPr>
          <w:rFonts w:ascii="Courier New" w:eastAsia="Times New Roman" w:hAnsi="Courier New" w:cs="Courier New"/>
          <w:color w:val="A31515"/>
          <w:sz w:val="21"/>
          <w:szCs w:val="21"/>
        </w:rPr>
        <w:t>'data'</w:t>
      </w:r>
      <w:r w:rsidR="008C1C28" w:rsidRPr="008C1C28">
        <w:rPr>
          <w:rFonts w:ascii="Courier New" w:eastAsia="Times New Roman" w:hAnsi="Courier New" w:cs="Courier New"/>
          <w:color w:val="000000"/>
          <w:sz w:val="21"/>
          <w:szCs w:val="21"/>
        </w:rPr>
        <w:t>, split=</w:t>
      </w:r>
      <w:r w:rsidR="008C1C28" w:rsidRPr="008C1C28">
        <w:rPr>
          <w:rFonts w:ascii="Courier New" w:eastAsia="Times New Roman" w:hAnsi="Courier New" w:cs="Courier New"/>
          <w:color w:val="A31515"/>
          <w:sz w:val="21"/>
          <w:szCs w:val="21"/>
        </w:rPr>
        <w:t>'letters'</w:t>
      </w:r>
      <w:r w:rsidR="008C1C28" w:rsidRPr="008C1C28">
        <w:rPr>
          <w:rFonts w:ascii="Courier New" w:eastAsia="Times New Roman" w:hAnsi="Courier New" w:cs="Courier New"/>
          <w:color w:val="000000"/>
          <w:sz w:val="21"/>
          <w:szCs w:val="21"/>
        </w:rPr>
        <w:t>, train=</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008C1C28" w:rsidRPr="008C1C28">
        <w:rPr>
          <w:rFonts w:ascii="Courier New" w:eastAsia="Times New Roman" w:hAnsi="Courier New" w:cs="Courier New"/>
          <w:color w:val="000000"/>
          <w:sz w:val="21"/>
          <w:szCs w:val="21"/>
        </w:rPr>
        <w:t>download=</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 transform=transform)</w:t>
      </w:r>
    </w:p>
    <w:p w14:paraId="657B43D1" w14:textId="00F37FBE" w:rsidR="00BA3DAA" w:rsidRPr="00BA3DAA" w:rsidRDefault="003A754C" w:rsidP="003A754C">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testset = torch.</w:t>
      </w:r>
      <w:r w:rsidRPr="008C1C28">
        <w:rPr>
          <w:rFonts w:ascii="Courier New" w:eastAsia="Times New Roman" w:hAnsi="Courier New" w:cs="Courier New"/>
          <w:color w:val="000000"/>
          <w:sz w:val="21"/>
          <w:szCs w:val="21"/>
        </w:rPr>
        <w:t>datasets.EMNIST(</w:t>
      </w:r>
      <w:r w:rsidRPr="008C1C28">
        <w:rPr>
          <w:rFonts w:ascii="Courier New" w:eastAsia="Times New Roman" w:hAnsi="Courier New" w:cs="Courier New"/>
          <w:color w:val="A31515"/>
          <w:sz w:val="21"/>
          <w:szCs w:val="21"/>
        </w:rPr>
        <w:t>'data'</w:t>
      </w:r>
      <w:r w:rsidRPr="008C1C28">
        <w:rPr>
          <w:rFonts w:ascii="Courier New" w:eastAsia="Times New Roman" w:hAnsi="Courier New" w:cs="Courier New"/>
          <w:color w:val="000000"/>
          <w:sz w:val="21"/>
          <w:szCs w:val="21"/>
        </w:rPr>
        <w:t>, split=</w:t>
      </w:r>
      <w:r w:rsidRPr="008C1C28">
        <w:rPr>
          <w:rFonts w:ascii="Courier New" w:eastAsia="Times New Roman" w:hAnsi="Courier New" w:cs="Courier New"/>
          <w:color w:val="A31515"/>
          <w:sz w:val="21"/>
          <w:szCs w:val="21"/>
        </w:rPr>
        <w:t>'letters'</w:t>
      </w:r>
      <w:r w:rsidRPr="008C1C28">
        <w:rPr>
          <w:rFonts w:ascii="Courier New" w:eastAsia="Times New Roman" w:hAnsi="Courier New" w:cs="Courier New"/>
          <w:color w:val="000000"/>
          <w:sz w:val="21"/>
          <w:szCs w:val="21"/>
        </w:rPr>
        <w:t>, train=</w:t>
      </w:r>
      <w:r>
        <w:rPr>
          <w:rFonts w:ascii="Courier New" w:eastAsia="Times New Roman" w:hAnsi="Courier New" w:cs="Courier New"/>
          <w:color w:val="0000FF"/>
          <w:sz w:val="21"/>
          <w:szCs w:val="21"/>
        </w:rPr>
        <w:t>False</w:t>
      </w:r>
      <w:r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Pr="008C1C28">
        <w:rPr>
          <w:rFonts w:ascii="Courier New" w:eastAsia="Times New Roman" w:hAnsi="Courier New" w:cs="Courier New"/>
          <w:color w:val="000000"/>
          <w:sz w:val="21"/>
          <w:szCs w:val="21"/>
        </w:rPr>
        <w:t>download=</w:t>
      </w:r>
      <w:r w:rsidRPr="008C1C28">
        <w:rPr>
          <w:rFonts w:ascii="Courier New" w:eastAsia="Times New Roman" w:hAnsi="Courier New" w:cs="Courier New"/>
          <w:color w:val="0000FF"/>
          <w:sz w:val="21"/>
          <w:szCs w:val="21"/>
        </w:rPr>
        <w:t>True</w:t>
      </w:r>
      <w:r w:rsidRPr="008C1C28">
        <w:rPr>
          <w:rFonts w:ascii="Courier New" w:eastAsia="Times New Roman" w:hAnsi="Courier New" w:cs="Courier New"/>
          <w:color w:val="000000"/>
          <w:sz w:val="21"/>
          <w:szCs w:val="21"/>
        </w:rPr>
        <w:t>, transform=transform)</w:t>
      </w:r>
    </w:p>
    <w:p w14:paraId="02025CC3" w14:textId="6A02DD39" w:rsidR="00BA3DAA" w:rsidRDefault="00FD145C" w:rsidP="00FD145C">
      <w:pPr>
        <w:pStyle w:val="4Tekst"/>
        <w:spacing w:before="120"/>
        <w:jc w:val="center"/>
      </w:pPr>
      <w:bookmarkStart w:id="1652" w:name="_Toc82446334"/>
      <w:r>
        <w:t xml:space="preserve">Prikaz programskog koda </w:t>
      </w:r>
      <w:r w:rsidR="0044147D">
        <w:fldChar w:fldCharType="begin"/>
      </w:r>
      <w:r w:rsidR="0044147D">
        <w:instrText xml:space="preserve"> SEQ Prikaz_programskog_koda \* ARABIC </w:instrText>
      </w:r>
      <w:r w:rsidR="0044147D">
        <w:fldChar w:fldCharType="separate"/>
      </w:r>
      <w:ins w:id="1653" w:author="Stjepan Salopek (ssalopek)" w:date="2021-09-13T13:07:00Z">
        <w:r w:rsidR="00505A44">
          <w:rPr>
            <w:noProof/>
          </w:rPr>
          <w:t>8</w:t>
        </w:r>
      </w:ins>
      <w:del w:id="1654" w:author="Stjepan Salopek (ssalopek)" w:date="2021-09-13T13:07:00Z">
        <w:r w:rsidR="00683B83" w:rsidDel="00505A44">
          <w:rPr>
            <w:noProof/>
          </w:rPr>
          <w:delText>7</w:delText>
        </w:r>
      </w:del>
      <w:r w:rsidR="0044147D">
        <w:rPr>
          <w:noProof/>
        </w:rPr>
        <w:fldChar w:fldCharType="end"/>
      </w:r>
      <w:ins w:id="1655" w:author="Stjepan Salopek (ssalopek)" w:date="2021-09-09T15:10:00Z">
        <w:r w:rsidR="00C94B37">
          <w:rPr>
            <w:noProof/>
          </w:rPr>
          <w:t>.</w:t>
        </w:r>
      </w:ins>
      <w:r>
        <w:t xml:space="preserve"> Učitavanje i transformacija slika</w:t>
      </w:r>
      <w:bookmarkEnd w:id="1652"/>
    </w:p>
    <w:p w14:paraId="329C8499" w14:textId="3AE164F0" w:rsidR="00ED4A1D" w:rsidRDefault="00FD145C" w:rsidP="00AF0EF1">
      <w:pPr>
        <w:pStyle w:val="4Tekst"/>
      </w:pPr>
      <w:r>
        <w:t xml:space="preserve">U programskom isječku mogu se primijetiti i transformacije podataka iz biblioteke „torchvision.transforms“ koje su zadužene za pripremanje slika za rad. Funkcija </w:t>
      </w:r>
      <w:r w:rsidR="003A754C">
        <w:t>transforms.</w:t>
      </w:r>
      <w:r>
        <w:t>Resize</w:t>
      </w:r>
      <w:r w:rsidR="005748C9">
        <w:t xml:space="preserve"> </w:t>
      </w:r>
      <w:r w:rsidR="00D766E4">
        <w:t>korištena je u slučajevima kada je na ulazu očekivana slika dimenzija 224x224</w:t>
      </w:r>
      <w:r w:rsidR="003A754C">
        <w:t xml:space="preserve">. Funkcija transforms.Normalize korištena je da bi se </w:t>
      </w:r>
      <w:r w:rsidR="005748C9">
        <w:t>binarni zapisi slika izgladili, čime se postigla veća točnost.</w:t>
      </w:r>
    </w:p>
    <w:p w14:paraId="400827ED" w14:textId="6603D00E" w:rsidR="00ED4A1D" w:rsidRDefault="00ED4A1D" w:rsidP="00ED4A1D">
      <w:pPr>
        <w:pStyle w:val="2Podnaslov"/>
      </w:pPr>
      <w:bookmarkStart w:id="1656" w:name="_Toc82446283"/>
      <w:r>
        <w:t>4.7</w:t>
      </w:r>
      <w:ins w:id="1657" w:author="Stjepan Salopek (ssalopek)" w:date="2021-09-09T15:10:00Z">
        <w:r w:rsidR="00C94B37">
          <w:t>.</w:t>
        </w:r>
      </w:ins>
      <w:r>
        <w:t xml:space="preserve"> Postavljanje varijabli</w:t>
      </w:r>
      <w:bookmarkEnd w:id="1656"/>
    </w:p>
    <w:p w14:paraId="370A3A7E" w14:textId="161E03C3" w:rsidR="00193AA5" w:rsidRDefault="00ED4A1D" w:rsidP="00ED4A1D">
      <w:pPr>
        <w:pStyle w:val="4Tekst"/>
      </w:pPr>
      <w:r>
        <w:t>Prilikom rada aplikacije koriste se mnoge promjenjive varijable koje uvelike utječu na rad. Objekti „DataLoader“ klase</w:t>
      </w:r>
      <w:r w:rsidR="00E511ED">
        <w:t>, vidljivi na desetom programskom isječku,</w:t>
      </w:r>
      <w:r>
        <w:t xml:space="preserve"> zaslužni su za miješanje slika te za </w:t>
      </w:r>
      <w:r w:rsidR="00E511ED">
        <w:t>višestruko učitavanje istih</w:t>
      </w:r>
      <w:r>
        <w:t xml:space="preserve">. Varijabla koja određuje broj istovremeno obrađenih slika naziva se batch_size. Osim </w:t>
      </w:r>
      <w:r w:rsidR="00D766E4">
        <w:t>DataLoader</w:t>
      </w:r>
      <w:r>
        <w:t xml:space="preserve"> objekata, potrebno je stvoriti i objekt neuronske mreže, objekt funkcije gubitka te optimizator. </w:t>
      </w:r>
      <w:r w:rsidR="00E511ED">
        <w:t>Nadalje,</w:t>
      </w:r>
      <w:r>
        <w:t xml:space="preserve"> spremaju se epohe i vrijeme u svrhu boljeg treniranja i preglednije analize rezultata</w:t>
      </w:r>
      <w:r w:rsidR="002068CA">
        <w:t xml:space="preserve"> te stopa učenja koja određuje brzinu mijenjanja težina i sklonosti pri unazadnoj propagaciji</w:t>
      </w:r>
      <w:r>
        <w:t>. Za dodatnu analizu koristi se „</w:t>
      </w:r>
      <w:r w:rsidR="00642407">
        <w:t>tqdm</w:t>
      </w:r>
      <w:r>
        <w:t>“ biblioteka koja prikazuje korisne vrijednosti tijekom treniranja</w:t>
      </w:r>
      <w:r w:rsidR="00D766E4">
        <w:t>.</w:t>
      </w:r>
    </w:p>
    <w:p w14:paraId="71C95771" w14:textId="5DB813CE" w:rsidR="00ED4A1D" w:rsidRPr="00ED4A1D" w:rsidRDefault="00ED4A1D" w:rsidP="00193AA5">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6328E709" w14:textId="2C1D8BB4" w:rsidR="00193AA5" w:rsidRDefault="00642407" w:rsidP="00193AA5">
      <w:pPr>
        <w:keepNext/>
        <w:shd w:val="clear" w:color="auto" w:fill="F2F2F2" w:themeFill="background1" w:themeFillShade="F2"/>
        <w:spacing w:after="0" w:line="285" w:lineRule="atLeast"/>
      </w:pP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 xml:space="preserve">e=0 </w:t>
      </w:r>
      <w:proofErr w:type="spellStart"/>
      <w:r w:rsidRPr="00642407">
        <w:rPr>
          <w:rFonts w:ascii="Courier New" w:eastAsia="Times New Roman" w:hAnsi="Courier New" w:cs="Courier New"/>
          <w:color w:val="000000"/>
          <w:sz w:val="21"/>
          <w:szCs w:val="21"/>
          <w:lang w:val="en-US"/>
        </w:rPr>
        <w:t>curr</w:t>
      </w:r>
      <w:proofErr w:type="spellEnd"/>
      <w:r w:rsidRPr="00642407">
        <w:rPr>
          <w:rFonts w:ascii="Courier New" w:eastAsia="Times New Roman" w:hAnsi="Courier New" w:cs="Courier New"/>
          <w:color w:val="000000"/>
          <w:sz w:val="21"/>
          <w:szCs w:val="21"/>
          <w:lang w:val="en-US"/>
        </w:rPr>
        <w:t>=0:</w:t>
      </w:r>
      <w:r>
        <w:rPr>
          <w:rFonts w:ascii="Courier New" w:eastAsia="Times New Roman" w:hAnsi="Courier New" w:cs="Courier New"/>
          <w:color w:val="000000"/>
          <w:sz w:val="21"/>
          <w:szCs w:val="21"/>
          <w:lang w:val="en-US"/>
        </w:rPr>
        <w:t xml:space="preserve"> </w:t>
      </w:r>
      <w:r w:rsidR="00E36FF2">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60%|██████    | 586/975 [07:58&lt;05:16, 1.23it/s,</w:t>
      </w: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acc=57.8]</w:t>
      </w:r>
      <w:r>
        <w:rPr>
          <w:rFonts w:ascii="Courier New" w:eastAsia="Times New Roman" w:hAnsi="Courier New" w:cs="Courier New"/>
          <w:color w:val="000000"/>
          <w:sz w:val="21"/>
          <w:szCs w:val="21"/>
          <w:lang w:val="en-US"/>
        </w:rPr>
        <w:br/>
      </w:r>
    </w:p>
    <w:p w14:paraId="5222702D" w14:textId="1F535A8B" w:rsidR="00193AA5" w:rsidRDefault="00193AA5" w:rsidP="00E511ED">
      <w:pPr>
        <w:pStyle w:val="4Tekst"/>
        <w:spacing w:before="120"/>
        <w:jc w:val="center"/>
      </w:pPr>
      <w:bookmarkStart w:id="1658" w:name="_Toc82446335"/>
      <w:r>
        <w:t xml:space="preserve">Prikaz programskog koda </w:t>
      </w:r>
      <w:r w:rsidR="0044147D">
        <w:fldChar w:fldCharType="begin"/>
      </w:r>
      <w:r w:rsidR="0044147D">
        <w:instrText xml:space="preserve"> SEQ Prikaz_programskog_ko</w:instrText>
      </w:r>
      <w:r w:rsidR="0044147D">
        <w:instrText xml:space="preserve">da \* ARABIC </w:instrText>
      </w:r>
      <w:r w:rsidR="0044147D">
        <w:fldChar w:fldCharType="separate"/>
      </w:r>
      <w:ins w:id="1659" w:author="Stjepan Salopek (ssalopek)" w:date="2021-09-13T13:07:00Z">
        <w:r w:rsidR="00505A44">
          <w:rPr>
            <w:noProof/>
          </w:rPr>
          <w:t>9</w:t>
        </w:r>
      </w:ins>
      <w:del w:id="1660" w:author="Stjepan Salopek (ssalopek)" w:date="2021-09-13T13:07:00Z">
        <w:r w:rsidR="00683B83" w:rsidDel="00505A44">
          <w:rPr>
            <w:noProof/>
          </w:rPr>
          <w:delText>8</w:delText>
        </w:r>
      </w:del>
      <w:r w:rsidR="0044147D">
        <w:rPr>
          <w:noProof/>
        </w:rPr>
        <w:fldChar w:fldCharType="end"/>
      </w:r>
      <w:ins w:id="1661" w:author="Stjepan Salopek (ssalopek)" w:date="2021-09-09T15:10:00Z">
        <w:r w:rsidR="00C94B37">
          <w:rPr>
            <w:noProof/>
          </w:rPr>
          <w:t>.</w:t>
        </w:r>
      </w:ins>
      <w:r>
        <w:t xml:space="preserve"> Prikaz </w:t>
      </w:r>
      <w:r w:rsidR="00642407">
        <w:t>tqdm</w:t>
      </w:r>
      <w:r>
        <w:t xml:space="preserve"> statistike</w:t>
      </w:r>
      <w:bookmarkEnd w:id="1658"/>
    </w:p>
    <w:p w14:paraId="5BC556AB" w14:textId="3C9AC599" w:rsidR="00E511ED" w:rsidRDefault="00E511ED" w:rsidP="00E511ED">
      <w:pPr>
        <w:pStyle w:val="4Tekst"/>
        <w:spacing w:before="120"/>
        <w:jc w:val="left"/>
      </w:pPr>
    </w:p>
    <w:p w14:paraId="189B5281" w14:textId="77777777" w:rsidR="00E511ED" w:rsidRPr="00E511ED" w:rsidRDefault="00E511ED" w:rsidP="00E511ED">
      <w:pPr>
        <w:pStyle w:val="4Tekst"/>
        <w:spacing w:before="120"/>
        <w:jc w:val="left"/>
      </w:pPr>
    </w:p>
    <w:p w14:paraId="458298D2" w14:textId="3AB006E6"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train_loader = DataLoader(trainset, batch_size=</w:t>
      </w:r>
      <w:r w:rsidR="00E511ED">
        <w:rPr>
          <w:rFonts w:ascii="Courier New" w:eastAsia="Times New Roman" w:hAnsi="Courier New" w:cs="Courier New"/>
          <w:color w:val="09885A"/>
          <w:sz w:val="21"/>
          <w:szCs w:val="21"/>
          <w:lang w:val="en-US"/>
        </w:rPr>
        <w:t>256</w:t>
      </w:r>
      <w:r w:rsidRPr="00ED4A1D">
        <w:rPr>
          <w:rFonts w:ascii="Courier New" w:eastAsia="Times New Roman" w:hAnsi="Courier New" w:cs="Courier New"/>
          <w:color w:val="000000"/>
          <w:sz w:val="21"/>
          <w:szCs w:val="21"/>
        </w:rPr>
        <w:t>,</w:t>
      </w:r>
    </w:p>
    <w:p w14:paraId="5989E65A" w14:textId="3CCACC96"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1E814501" w14:textId="40645F65"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test_loader = DataLoader(testset, batch_size=</w:t>
      </w:r>
      <w:r w:rsidR="00E511ED">
        <w:rPr>
          <w:rFonts w:ascii="Courier New" w:eastAsia="Times New Roman" w:hAnsi="Courier New" w:cs="Courier New"/>
          <w:color w:val="09885A"/>
          <w:sz w:val="21"/>
          <w:szCs w:val="21"/>
          <w:lang w:val="en-US"/>
        </w:rPr>
        <w:t>32</w:t>
      </w:r>
      <w:r w:rsidRPr="00ED4A1D">
        <w:rPr>
          <w:rFonts w:ascii="Courier New" w:eastAsia="Times New Roman" w:hAnsi="Courier New" w:cs="Courier New"/>
          <w:color w:val="000000"/>
          <w:sz w:val="21"/>
          <w:szCs w:val="21"/>
        </w:rPr>
        <w:t>,</w:t>
      </w:r>
    </w:p>
    <w:p w14:paraId="1A56EEA7" w14:textId="20BF7E00"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77E5A7B7" w14:textId="77777777" w:rsidR="00E511ED" w:rsidRDefault="00E511E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p>
    <w:p w14:paraId="614274A7" w14:textId="24A820E3" w:rsidR="00ED4A1D" w:rsidRPr="00ED4A1D" w:rsidRDefault="00ED4A1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model = </w:t>
      </w:r>
      <w:r w:rsidR="00E511ED" w:rsidRPr="00E511ED">
        <w:rPr>
          <w:rFonts w:ascii="Courier New" w:eastAsia="Times New Roman" w:hAnsi="Courier New" w:cs="Courier New"/>
          <w:color w:val="000000"/>
          <w:sz w:val="21"/>
          <w:szCs w:val="21"/>
        </w:rPr>
        <w:t>ResidualNet(output_size=</w:t>
      </w:r>
      <w:r w:rsidR="00E511ED" w:rsidRPr="004B4CAA">
        <w:rPr>
          <w:rFonts w:ascii="Courier New" w:eastAsia="Times New Roman" w:hAnsi="Courier New" w:cs="Courier New"/>
          <w:color w:val="09885A"/>
          <w:sz w:val="21"/>
          <w:szCs w:val="21"/>
        </w:rPr>
        <w:t>2</w:t>
      </w:r>
      <w:r w:rsidR="004B4CAA" w:rsidRPr="004B4CAA">
        <w:rPr>
          <w:rFonts w:ascii="Courier New" w:eastAsia="Times New Roman" w:hAnsi="Courier New" w:cs="Courier New"/>
          <w:color w:val="09885A"/>
          <w:sz w:val="21"/>
          <w:szCs w:val="21"/>
        </w:rPr>
        <w:t>7</w:t>
      </w:r>
      <w:r w:rsidR="00E511ED" w:rsidRPr="00E511ED">
        <w:rPr>
          <w:rFonts w:ascii="Courier New" w:eastAsia="Times New Roman" w:hAnsi="Courier New" w:cs="Courier New"/>
          <w:color w:val="000000"/>
          <w:sz w:val="21"/>
          <w:szCs w:val="21"/>
        </w:rPr>
        <w:t>)</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loss_fn = </w:t>
      </w:r>
      <w:r w:rsidR="004B4CAA" w:rsidRPr="004B4CAA">
        <w:rPr>
          <w:rFonts w:ascii="Courier New" w:eastAsia="Times New Roman" w:hAnsi="Courier New" w:cs="Courier New"/>
          <w:color w:val="000000"/>
          <w:sz w:val="21"/>
          <w:szCs w:val="21"/>
        </w:rPr>
        <w:t>nn.CrossEntropyLoss()</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optimizer = optim.SGD(model.parameters(), lr=</w:t>
      </w:r>
      <w:r w:rsidR="004B4CAA">
        <w:rPr>
          <w:rFonts w:ascii="Courier New" w:eastAsia="Times New Roman" w:hAnsi="Courier New" w:cs="Courier New"/>
          <w:color w:val="09885A"/>
          <w:sz w:val="21"/>
          <w:szCs w:val="21"/>
        </w:rPr>
        <w:t>1e-3</w:t>
      </w:r>
      <w:r w:rsidRPr="00ED4A1D">
        <w:rPr>
          <w:rFonts w:ascii="Courier New" w:eastAsia="Times New Roman" w:hAnsi="Courier New" w:cs="Courier New"/>
          <w:color w:val="000000"/>
          <w:sz w:val="21"/>
          <w:szCs w:val="21"/>
        </w:rPr>
        <w:t>, momentum=</w:t>
      </w:r>
      <w:r w:rsidR="004B4CAA">
        <w:rPr>
          <w:rFonts w:ascii="Courier New" w:eastAsia="Times New Roman" w:hAnsi="Courier New" w:cs="Courier New"/>
          <w:color w:val="09885A"/>
          <w:sz w:val="21"/>
          <w:szCs w:val="21"/>
        </w:rPr>
        <w:t>0.9</w:t>
      </w:r>
      <w:r w:rsidRPr="00ED4A1D">
        <w:rPr>
          <w:rFonts w:ascii="Courier New" w:eastAsia="Times New Roman" w:hAnsi="Courier New" w:cs="Courier New"/>
          <w:color w:val="000000"/>
          <w:sz w:val="21"/>
          <w:szCs w:val="21"/>
        </w:rPr>
        <w:t>)</w:t>
      </w:r>
    </w:p>
    <w:p w14:paraId="20DBC47F" w14:textId="7AC6D237" w:rsidR="00ED4A1D" w:rsidRDefault="009C7F1B" w:rsidP="009C7F1B">
      <w:pPr>
        <w:pStyle w:val="4Tekst"/>
        <w:jc w:val="center"/>
      </w:pPr>
      <w:bookmarkStart w:id="1662" w:name="_Toc82446336"/>
      <w:r>
        <w:t xml:space="preserve">Prikaz programskog koda </w:t>
      </w:r>
      <w:r w:rsidR="0044147D">
        <w:fldChar w:fldCharType="begin"/>
      </w:r>
      <w:r w:rsidR="0044147D">
        <w:instrText xml:space="preserve"> SEQ Prikaz_programskog_koda \* ARABIC </w:instrText>
      </w:r>
      <w:r w:rsidR="0044147D">
        <w:fldChar w:fldCharType="separate"/>
      </w:r>
      <w:ins w:id="1663" w:author="Stjepan Salopek (ssalopek)" w:date="2021-09-13T13:07:00Z">
        <w:r w:rsidR="00505A44">
          <w:rPr>
            <w:noProof/>
          </w:rPr>
          <w:t>10</w:t>
        </w:r>
      </w:ins>
      <w:del w:id="1664" w:author="Stjepan Salopek (ssalopek)" w:date="2021-09-13T13:07:00Z">
        <w:r w:rsidR="00683B83" w:rsidDel="00505A44">
          <w:rPr>
            <w:noProof/>
          </w:rPr>
          <w:delText>9</w:delText>
        </w:r>
      </w:del>
      <w:r w:rsidR="0044147D">
        <w:rPr>
          <w:noProof/>
        </w:rPr>
        <w:fldChar w:fldCharType="end"/>
      </w:r>
      <w:ins w:id="1665" w:author="Stjepan Salopek (ssalopek)" w:date="2021-09-09T15:11:00Z">
        <w:r w:rsidR="00C94B37">
          <w:rPr>
            <w:noProof/>
          </w:rPr>
          <w:t>.</w:t>
        </w:r>
      </w:ins>
      <w:r>
        <w:t xml:space="preserve"> Pripremanje mreže na treniranje</w:t>
      </w:r>
      <w:bookmarkEnd w:id="1662"/>
    </w:p>
    <w:p w14:paraId="145EC60F" w14:textId="77777777" w:rsidR="001A7F52" w:rsidRDefault="00193AA5" w:rsidP="00D766E4">
      <w:pPr>
        <w:pStyle w:val="4Tekst"/>
        <w:jc w:val="left"/>
      </w:pPr>
      <w:r>
        <w:t xml:space="preserve">Funkcija gubitka </w:t>
      </w:r>
      <w:r w:rsidR="004B4CAA">
        <w:rPr>
          <w:i/>
          <w:iCs/>
        </w:rPr>
        <w:t>CrossEntropyLoss</w:t>
      </w:r>
      <w:r w:rsidR="004B4CAA">
        <w:t>,</w:t>
      </w:r>
      <w:r w:rsidR="00B87AE8">
        <w:t xml:space="preserve"> često se koristi pri radu sa klasifikacijama, a za izlaz ima </w:t>
      </w:r>
      <w:r w:rsidR="004B4CAA">
        <w:t>realne vjerojatnosti da se na slici nalazi klasa, između 0 i 1, što označava postotke od 0 do 100</w:t>
      </w:r>
      <w:r w:rsidR="00B87AE8">
        <w:t>. Na primjer, ukoliko je učitana slika slov</w:t>
      </w:r>
      <w:r w:rsidR="001A7F52">
        <w:t>a</w:t>
      </w:r>
      <w:r w:rsidR="00B87AE8">
        <w:t xml:space="preserve"> A,</w:t>
      </w:r>
      <w:r w:rsidR="00DB0C9F">
        <w:t xml:space="preserve"> funkcija gubitka istrenirane mreže će na indeksu klase A postaviti najveću vrijednost</w:t>
      </w:r>
      <w:r w:rsidR="00B87AE8">
        <w:t>.</w:t>
      </w:r>
    </w:p>
    <w:p w14:paraId="62682DF5" w14:textId="18767B24" w:rsidR="002068CA" w:rsidRDefault="00B87AE8" w:rsidP="00D766E4">
      <w:pPr>
        <w:pStyle w:val="4Tekst"/>
        <w:jc w:val="left"/>
      </w:pPr>
      <w:r>
        <w:t>Optimizator SGD ili stohastički gradijentalni pad (eng</w:t>
      </w:r>
      <w:ins w:id="1666" w:author="Stjepan Salopek (ssalopek)" w:date="2021-09-10T11:42:00Z">
        <w:r w:rsidR="00CF258C">
          <w:t>l</w:t>
        </w:r>
      </w:ins>
      <w:r>
        <w:t xml:space="preserve">. </w:t>
      </w:r>
      <w:r>
        <w:rPr>
          <w:i/>
          <w:iCs/>
        </w:rPr>
        <w:t>Stochastic gradient descent</w:t>
      </w:r>
      <w:r>
        <w:t>)</w:t>
      </w:r>
      <w:r w:rsidR="002068CA">
        <w:t xml:space="preserve"> služi kako bi se dinamički mijenjale težine, sklonosti i stope učenja na što efektivniji način.</w:t>
      </w:r>
    </w:p>
    <w:p w14:paraId="45103499" w14:textId="59B9F062" w:rsidR="002068CA" w:rsidRDefault="002068CA" w:rsidP="002068CA">
      <w:pPr>
        <w:pStyle w:val="2Podnaslov"/>
      </w:pPr>
      <w:bookmarkStart w:id="1667" w:name="_Toc82446284"/>
      <w:r>
        <w:t>4.8</w:t>
      </w:r>
      <w:ins w:id="1668" w:author="Stjepan Salopek (ssalopek)" w:date="2021-09-09T15:11:00Z">
        <w:r w:rsidR="00C94B37">
          <w:t>.</w:t>
        </w:r>
      </w:ins>
      <w:r>
        <w:t xml:space="preserve"> Petlja treniranja</w:t>
      </w:r>
      <w:bookmarkEnd w:id="1667"/>
    </w:p>
    <w:p w14:paraId="7F820D89" w14:textId="37164D03" w:rsidR="002068CA" w:rsidRPr="002068CA" w:rsidRDefault="002068CA" w:rsidP="005142B0">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e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range</w:t>
      </w:r>
      <w:r w:rsidRPr="002068CA">
        <w:rPr>
          <w:rFonts w:ascii="Courier New" w:eastAsia="Times New Roman" w:hAnsi="Courier New" w:cs="Courier New"/>
          <w:color w:val="000000"/>
          <w:sz w:val="21"/>
          <w:szCs w:val="21"/>
        </w:rPr>
        <w:t>(</w:t>
      </w:r>
      <w:r w:rsidR="005142B0">
        <w:rPr>
          <w:rFonts w:ascii="Courier New" w:eastAsia="Times New Roman" w:hAnsi="Courier New" w:cs="Courier New"/>
          <w:color w:val="09885A"/>
          <w:sz w:val="21"/>
          <w:szCs w:val="21"/>
        </w:rPr>
        <w:t>0</w:t>
      </w:r>
      <w:r w:rsidRPr="002068CA">
        <w:rPr>
          <w:rFonts w:ascii="Courier New" w:eastAsia="Times New Roman" w:hAnsi="Courier New" w:cs="Courier New"/>
          <w:color w:val="000000"/>
          <w:sz w:val="21"/>
          <w:szCs w:val="21"/>
        </w:rPr>
        <w:t>, epochs):</w:t>
      </w:r>
    </w:p>
    <w:p w14:paraId="3B4E312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idx, (images, labels)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enumerate</w:t>
      </w:r>
      <w:r w:rsidRPr="002068CA">
        <w:rPr>
          <w:rFonts w:ascii="Courier New" w:eastAsia="Times New Roman" w:hAnsi="Courier New" w:cs="Courier New"/>
          <w:color w:val="000000"/>
          <w:sz w:val="21"/>
          <w:szCs w:val="21"/>
        </w:rPr>
        <w:t>(train_loader):</w:t>
      </w:r>
    </w:p>
    <w:p w14:paraId="7279D24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6844FF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optimizer.zero_grad()</w:t>
      </w:r>
    </w:p>
    <w:p w14:paraId="5CFCD23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output = model(images)</w:t>
      </w:r>
    </w:p>
    <w:p w14:paraId="6A19116B" w14:textId="44C19374"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 = loss_fn(output, labels)</w:t>
      </w:r>
    </w:p>
    <w:p w14:paraId="5EBE31B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loss.backward()</w:t>
      </w:r>
    </w:p>
    <w:p w14:paraId="4186901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optimizer.step()</w:t>
      </w:r>
    </w:p>
    <w:p w14:paraId="62520B22"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running_loss += loss.item()</w:t>
      </w:r>
    </w:p>
    <w:p w14:paraId="0081F63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4CF4DD0"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08000"/>
          <w:sz w:val="21"/>
          <w:szCs w:val="21"/>
        </w:rPr>
        <w:t># Statistics</w:t>
      </w:r>
    </w:p>
    <w:p w14:paraId="6FE8D00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predictions = output.argmax(dim=</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 keepdim=</w:t>
      </w:r>
      <w:r w:rsidRPr="002068CA">
        <w:rPr>
          <w:rFonts w:ascii="Courier New" w:eastAsia="Times New Roman" w:hAnsi="Courier New" w:cs="Courier New"/>
          <w:color w:val="0000FF"/>
          <w:sz w:val="21"/>
          <w:szCs w:val="21"/>
        </w:rPr>
        <w:t>True</w:t>
      </w:r>
      <w:r w:rsidRPr="002068CA">
        <w:rPr>
          <w:rFonts w:ascii="Courier New" w:eastAsia="Times New Roman" w:hAnsi="Courier New" w:cs="Courier New"/>
          <w:color w:val="000000"/>
          <w:sz w:val="21"/>
          <w:szCs w:val="21"/>
        </w:rPr>
        <w:t>).squeeze()</w:t>
      </w:r>
    </w:p>
    <w:p w14:paraId="518142A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correct = (predictions == labels).</w:t>
      </w:r>
      <w:r w:rsidRPr="002068CA">
        <w:rPr>
          <w:rFonts w:ascii="Courier New" w:eastAsia="Times New Roman" w:hAnsi="Courier New" w:cs="Courier New"/>
          <w:color w:val="795E26"/>
          <w:sz w:val="21"/>
          <w:szCs w:val="21"/>
        </w:rPr>
        <w:t>sum</w:t>
      </w:r>
      <w:r w:rsidRPr="002068CA">
        <w:rPr>
          <w:rFonts w:ascii="Courier New" w:eastAsia="Times New Roman" w:hAnsi="Courier New" w:cs="Courier New"/>
          <w:color w:val="000000"/>
          <w:sz w:val="21"/>
          <w:szCs w:val="21"/>
        </w:rPr>
        <w:t>().item()</w:t>
      </w:r>
    </w:p>
    <w:p w14:paraId="66E688AF" w14:textId="77777777" w:rsidR="002068CA" w:rsidRPr="002068CA" w:rsidRDefault="002068CA" w:rsidP="002068CA">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accuracy = correct / </w:t>
      </w:r>
      <w:r w:rsidRPr="002068CA">
        <w:rPr>
          <w:rFonts w:ascii="Courier New" w:eastAsia="Times New Roman" w:hAnsi="Courier New" w:cs="Courier New"/>
          <w:color w:val="795E26"/>
          <w:sz w:val="21"/>
          <w:szCs w:val="21"/>
        </w:rPr>
        <w:t>len</w:t>
      </w:r>
      <w:r w:rsidRPr="002068CA">
        <w:rPr>
          <w:rFonts w:ascii="Courier New" w:eastAsia="Times New Roman" w:hAnsi="Courier New" w:cs="Courier New"/>
          <w:color w:val="000000"/>
          <w:sz w:val="21"/>
          <w:szCs w:val="21"/>
        </w:rPr>
        <w:t>(predictions)</w:t>
      </w:r>
    </w:p>
    <w:p w14:paraId="24FFC8AB" w14:textId="0A4D9141" w:rsidR="002068CA" w:rsidRDefault="002068CA" w:rsidP="00D2155B">
      <w:pPr>
        <w:pStyle w:val="4Tekst"/>
        <w:spacing w:before="120"/>
        <w:jc w:val="center"/>
      </w:pPr>
      <w:bookmarkStart w:id="1669" w:name="_Toc82446337"/>
      <w:r>
        <w:t xml:space="preserve">Prikaz programskog koda </w:t>
      </w:r>
      <w:r w:rsidR="0044147D">
        <w:fldChar w:fldCharType="begin"/>
      </w:r>
      <w:r w:rsidR="0044147D">
        <w:instrText xml:space="preserve"> SEQ Prikaz_programskog_koda \* ARABIC </w:instrText>
      </w:r>
      <w:r w:rsidR="0044147D">
        <w:fldChar w:fldCharType="separate"/>
      </w:r>
      <w:ins w:id="1670" w:author="Stjepan Salopek (ssalopek)" w:date="2021-09-13T13:07:00Z">
        <w:r w:rsidR="00505A44">
          <w:rPr>
            <w:noProof/>
          </w:rPr>
          <w:t>11</w:t>
        </w:r>
      </w:ins>
      <w:del w:id="1671" w:author="Stjepan Salopek (ssalopek)" w:date="2021-09-13T13:07:00Z">
        <w:r w:rsidR="00683B83" w:rsidDel="00505A44">
          <w:rPr>
            <w:noProof/>
          </w:rPr>
          <w:delText>10</w:delText>
        </w:r>
      </w:del>
      <w:r w:rsidR="0044147D">
        <w:rPr>
          <w:noProof/>
        </w:rPr>
        <w:fldChar w:fldCharType="end"/>
      </w:r>
      <w:ins w:id="1672" w:author="Stjepan Salopek (ssalopek)" w:date="2021-09-09T15:11:00Z">
        <w:r w:rsidR="00C94B37">
          <w:rPr>
            <w:noProof/>
          </w:rPr>
          <w:t>.</w:t>
        </w:r>
      </w:ins>
      <w:r>
        <w:t xml:space="preserve"> Petlja treniranja mreže</w:t>
      </w:r>
      <w:bookmarkEnd w:id="1669"/>
    </w:p>
    <w:p w14:paraId="1B6EE642" w14:textId="610B31DF" w:rsidR="001229A6" w:rsidRDefault="00D2155B" w:rsidP="002068CA">
      <w:pPr>
        <w:pStyle w:val="4Tekst"/>
      </w:pPr>
      <w:r>
        <w:t xml:space="preserve">Treniranje uključuje prolazak kroz </w:t>
      </w:r>
      <w:r w:rsidR="005142B0">
        <w:t xml:space="preserve">objekt </w:t>
      </w:r>
      <w:r>
        <w:t>train_loader</w:t>
      </w:r>
      <w:r w:rsidR="005142B0">
        <w:t xml:space="preserve"> </w:t>
      </w:r>
      <w:r>
        <w:t>i slanje slika u mrežu</w:t>
      </w:r>
      <w:r w:rsidR="00971B01">
        <w:t>, koje se vrši više puta, ovisno o ukupnom broju epoha</w:t>
      </w:r>
      <w:r>
        <w:t xml:space="preserve">. Može se primijetiti rad </w:t>
      </w:r>
      <w:r>
        <w:lastRenderedPageBreak/>
        <w:t>optimizatora</w:t>
      </w:r>
      <w:r w:rsidR="005142B0">
        <w:t xml:space="preserve"> i</w:t>
      </w:r>
      <w:r>
        <w:t xml:space="preserve"> funkcije gubitka koji u pozadini mijenjaju </w:t>
      </w:r>
      <w:r w:rsidR="001229A6">
        <w:t xml:space="preserve">varijable </w:t>
      </w:r>
      <w:r w:rsidR="00971B01">
        <w:t xml:space="preserve">i </w:t>
      </w:r>
      <w:r w:rsidR="001229A6">
        <w:t>vrijednosti unutar čvorova mreže. Na kraju se može uočiti način mjerenja preciznosti.</w:t>
      </w:r>
    </w:p>
    <w:p w14:paraId="47C61BFE" w14:textId="177DFDA1" w:rsidR="001229A6" w:rsidRDefault="00971B01" w:rsidP="00971B01">
      <w:pPr>
        <w:pStyle w:val="4Tekst"/>
      </w:pPr>
      <w:r>
        <w:t xml:space="preserve">Na taj način vrši se jedno testiranje. Provedeno ih je mnogo, a mijenjali su se razni podaci kao što je </w:t>
      </w:r>
      <w:r w:rsidR="00AF2F12">
        <w:t xml:space="preserve">neuronska mreža, optimizator, </w:t>
      </w:r>
      <w:r w:rsidR="001A7F52">
        <w:t>oblik slika</w:t>
      </w:r>
      <w:r w:rsidR="00AF2F12">
        <w:t xml:space="preserve"> EMNIST podatkovnog skupa kao i korištenje lr_scheduler objekta u određenim slučajevima pomoću kojeg se </w:t>
      </w:r>
      <w:r w:rsidR="001A7F52">
        <w:t>planski</w:t>
      </w:r>
      <w:r w:rsidR="00AF2F12">
        <w:t xml:space="preserve"> smanjivala stopa učenja.</w:t>
      </w:r>
    </w:p>
    <w:p w14:paraId="3E191A22" w14:textId="4545D66A" w:rsidR="001229A6" w:rsidRDefault="001229A6" w:rsidP="001229A6">
      <w:pPr>
        <w:pStyle w:val="2Podnaslov"/>
      </w:pPr>
      <w:bookmarkStart w:id="1673" w:name="_Toc82446285"/>
      <w:r>
        <w:t>4.9</w:t>
      </w:r>
      <w:ins w:id="1674" w:author="Stjepan Salopek (ssalopek)" w:date="2021-09-09T15:11:00Z">
        <w:r w:rsidR="00C94B37">
          <w:t>.</w:t>
        </w:r>
      </w:ins>
      <w:r>
        <w:t xml:space="preserve"> Petlja testiranja</w:t>
      </w:r>
      <w:bookmarkEnd w:id="1673"/>
    </w:p>
    <w:p w14:paraId="42069667" w14:textId="40D74556" w:rsidR="001229A6" w:rsidRPr="001229A6" w:rsidRDefault="00AF2F12" w:rsidP="00AF2F12">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total, correct</w:t>
      </w:r>
      <w:r w:rsidR="001229A6" w:rsidRPr="001229A6">
        <w:rPr>
          <w:rFonts w:ascii="Courier New" w:eastAsia="Times New Roman" w:hAnsi="Courier New" w:cs="Courier New"/>
          <w:color w:val="000000"/>
          <w:sz w:val="21"/>
          <w:szCs w:val="21"/>
        </w:rPr>
        <w:t> = </w:t>
      </w:r>
      <w:r w:rsidR="001229A6" w:rsidRPr="001229A6">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 xml:space="preserve"> 0</w:t>
      </w:r>
    </w:p>
    <w:p w14:paraId="11C4CD4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model.</w:t>
      </w:r>
      <w:r w:rsidRPr="001229A6">
        <w:rPr>
          <w:rFonts w:ascii="Courier New" w:eastAsia="Times New Roman" w:hAnsi="Courier New" w:cs="Courier New"/>
          <w:color w:val="795E26"/>
          <w:sz w:val="21"/>
          <w:szCs w:val="21"/>
        </w:rPr>
        <w:t>eval</w:t>
      </w:r>
      <w:r w:rsidRPr="001229A6">
        <w:rPr>
          <w:rFonts w:ascii="Courier New" w:eastAsia="Times New Roman" w:hAnsi="Courier New" w:cs="Courier New"/>
          <w:color w:val="000000"/>
          <w:sz w:val="21"/>
          <w:szCs w:val="21"/>
        </w:rPr>
        <w:t>()</w:t>
      </w:r>
    </w:p>
    <w:p w14:paraId="4602F64D"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5EFC01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AF00DB"/>
          <w:sz w:val="21"/>
          <w:szCs w:val="21"/>
        </w:rPr>
        <w:t>with</w:t>
      </w:r>
      <w:r w:rsidRPr="001229A6">
        <w:rPr>
          <w:rFonts w:ascii="Courier New" w:eastAsia="Times New Roman" w:hAnsi="Courier New" w:cs="Courier New"/>
          <w:color w:val="000000"/>
          <w:sz w:val="21"/>
          <w:szCs w:val="21"/>
        </w:rPr>
        <w:t> torch.no_grad():</w:t>
      </w:r>
    </w:p>
    <w:p w14:paraId="03E594C3" w14:textId="1D8BD2E1"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F00DB"/>
          <w:sz w:val="21"/>
          <w:szCs w:val="21"/>
        </w:rPr>
        <w:t>for</w:t>
      </w:r>
      <w:r w:rsidRPr="001229A6">
        <w:rPr>
          <w:rFonts w:ascii="Courier New" w:eastAsia="Times New Roman" w:hAnsi="Courier New" w:cs="Courier New"/>
          <w:color w:val="000000"/>
          <w:sz w:val="21"/>
          <w:szCs w:val="21"/>
        </w:rPr>
        <w:t> images, labels </w:t>
      </w:r>
      <w:r w:rsidRPr="001229A6">
        <w:rPr>
          <w:rFonts w:ascii="Courier New" w:eastAsia="Times New Roman" w:hAnsi="Courier New" w:cs="Courier New"/>
          <w:color w:val="0000FF"/>
          <w:sz w:val="21"/>
          <w:szCs w:val="21"/>
        </w:rPr>
        <w:t>in</w:t>
      </w:r>
      <w:r w:rsidRPr="001229A6">
        <w:rPr>
          <w:rFonts w:ascii="Courier New" w:eastAsia="Times New Roman" w:hAnsi="Courier New" w:cs="Courier New"/>
          <w:color w:val="000000"/>
          <w:sz w:val="21"/>
          <w:szCs w:val="21"/>
        </w:rPr>
        <w:t> test_loader:</w:t>
      </w:r>
    </w:p>
    <w:p w14:paraId="1988B5F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out = model(images)</w:t>
      </w:r>
    </w:p>
    <w:p w14:paraId="2CB87B6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_, preds = out.</w:t>
      </w:r>
      <w:r w:rsidRPr="001229A6">
        <w:rPr>
          <w:rFonts w:ascii="Courier New" w:eastAsia="Times New Roman" w:hAnsi="Courier New" w:cs="Courier New"/>
          <w:color w:val="795E26"/>
          <w:sz w:val="21"/>
          <w:szCs w:val="21"/>
        </w:rPr>
        <w:t>max</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3C62CF4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num_correct += (preds == labels).</w:t>
      </w:r>
      <w:r w:rsidRPr="001229A6">
        <w:rPr>
          <w:rFonts w:ascii="Courier New" w:eastAsia="Times New Roman" w:hAnsi="Courier New" w:cs="Courier New"/>
          <w:color w:val="795E26"/>
          <w:sz w:val="21"/>
          <w:szCs w:val="21"/>
        </w:rPr>
        <w:t>sum</w:t>
      </w:r>
      <w:r w:rsidRPr="001229A6">
        <w:rPr>
          <w:rFonts w:ascii="Courier New" w:eastAsia="Times New Roman" w:hAnsi="Courier New" w:cs="Courier New"/>
          <w:color w:val="000000"/>
          <w:sz w:val="21"/>
          <w:szCs w:val="21"/>
        </w:rPr>
        <w:t>()</w:t>
      </w:r>
    </w:p>
    <w:p w14:paraId="35B67464"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num_samples += preds.size(</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w:t>
      </w:r>
    </w:p>
    <w:p w14:paraId="34EA867D" w14:textId="77777777" w:rsidR="00E028F4"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39BF081" w14:textId="47868916" w:rsidR="001229A6" w:rsidRPr="001229A6"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accuracy = num_correct / num_samples * </w:t>
      </w:r>
      <w:r w:rsidRPr="001229A6">
        <w:rPr>
          <w:rFonts w:ascii="Courier New" w:eastAsia="Times New Roman" w:hAnsi="Courier New" w:cs="Courier New"/>
          <w:color w:val="09885A"/>
          <w:sz w:val="21"/>
          <w:szCs w:val="21"/>
        </w:rPr>
        <w:t>100</w:t>
      </w:r>
    </w:p>
    <w:p w14:paraId="006645FB" w14:textId="602BE2F2" w:rsidR="001229A6" w:rsidRPr="001229A6" w:rsidRDefault="001229A6" w:rsidP="001229A6">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print</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000FF"/>
          <w:sz w:val="21"/>
          <w:szCs w:val="21"/>
        </w:rPr>
        <w:t>f</w:t>
      </w:r>
      <w:r w:rsidRPr="001229A6">
        <w:rPr>
          <w:rFonts w:ascii="Courier New" w:eastAsia="Times New Roman" w:hAnsi="Courier New" w:cs="Courier New"/>
          <w:color w:val="A31515"/>
          <w:sz w:val="21"/>
          <w:szCs w:val="21"/>
        </w:rPr>
        <w:t>'</w:t>
      </w:r>
      <w:r w:rsidR="00E028F4">
        <w:rPr>
          <w:rFonts w:ascii="Courier New" w:eastAsia="Times New Roman" w:hAnsi="Courier New" w:cs="Courier New"/>
          <w:color w:val="A31515"/>
          <w:sz w:val="21"/>
          <w:szCs w:val="21"/>
        </w:rPr>
        <w:t>Accuracy</w:t>
      </w:r>
      <w:r w:rsidRPr="001229A6">
        <w:rPr>
          <w:rFonts w:ascii="Courier New" w:eastAsia="Times New Roman" w:hAnsi="Courier New" w:cs="Courier New"/>
          <w:color w:val="A31515"/>
          <w:sz w:val="21"/>
          <w:szCs w:val="21"/>
        </w:rPr>
        <w:t>: </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round</w:t>
      </w:r>
      <w:r w:rsidRPr="001229A6">
        <w:rPr>
          <w:rFonts w:ascii="Courier New" w:eastAsia="Times New Roman" w:hAnsi="Courier New" w:cs="Courier New"/>
          <w:color w:val="000000"/>
          <w:sz w:val="21"/>
          <w:szCs w:val="21"/>
        </w:rPr>
        <w:t>(</w:t>
      </w:r>
      <w:r w:rsidR="00E028F4">
        <w:rPr>
          <w:rFonts w:ascii="Courier New" w:eastAsia="Times New Roman" w:hAnsi="Courier New" w:cs="Courier New"/>
          <w:color w:val="000000"/>
          <w:sz w:val="21"/>
          <w:szCs w:val="21"/>
        </w:rPr>
        <w:t>accuracy</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2</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w:t>
      </w:r>
    </w:p>
    <w:p w14:paraId="6E975BBD" w14:textId="49317BBE" w:rsidR="001229A6" w:rsidRPr="001229A6" w:rsidRDefault="001229A6" w:rsidP="001229A6">
      <w:pPr>
        <w:pStyle w:val="4Tekst"/>
        <w:spacing w:before="120"/>
        <w:jc w:val="center"/>
        <w:rPr>
          <w:rFonts w:ascii="Courier New" w:eastAsia="Times New Roman" w:hAnsi="Courier New" w:cs="Courier New"/>
          <w:color w:val="000000"/>
          <w:sz w:val="21"/>
          <w:szCs w:val="21"/>
        </w:rPr>
      </w:pPr>
      <w:bookmarkStart w:id="1675" w:name="_Toc82446338"/>
      <w:r>
        <w:t xml:space="preserve">Prikaz programskog koda </w:t>
      </w:r>
      <w:r w:rsidR="0044147D">
        <w:fldChar w:fldCharType="begin"/>
      </w:r>
      <w:r w:rsidR="0044147D">
        <w:instrText xml:space="preserve"> SEQ Prikaz_programskog_koda \* ARABIC </w:instrText>
      </w:r>
      <w:r w:rsidR="0044147D">
        <w:fldChar w:fldCharType="separate"/>
      </w:r>
      <w:ins w:id="1676" w:author="Stjepan Salopek (ssalopek)" w:date="2021-09-13T13:07:00Z">
        <w:r w:rsidR="00505A44">
          <w:rPr>
            <w:noProof/>
          </w:rPr>
          <w:t>12</w:t>
        </w:r>
      </w:ins>
      <w:del w:id="1677" w:author="Stjepan Salopek (ssalopek)" w:date="2021-09-13T13:07:00Z">
        <w:r w:rsidR="00683B83" w:rsidDel="00505A44">
          <w:rPr>
            <w:noProof/>
          </w:rPr>
          <w:delText>11</w:delText>
        </w:r>
      </w:del>
      <w:r w:rsidR="0044147D">
        <w:rPr>
          <w:noProof/>
        </w:rPr>
        <w:fldChar w:fldCharType="end"/>
      </w:r>
      <w:ins w:id="1678" w:author="Stjepan Salopek (ssalopek)" w:date="2021-09-09T15:11:00Z">
        <w:r w:rsidR="00C94B37">
          <w:rPr>
            <w:noProof/>
          </w:rPr>
          <w:t>.</w:t>
        </w:r>
      </w:ins>
      <w:r>
        <w:t xml:space="preserve"> Petlja testiranja istreniranog modela</w:t>
      </w:r>
      <w:bookmarkEnd w:id="1675"/>
    </w:p>
    <w:p w14:paraId="075129EC" w14:textId="6E1B5F68" w:rsidR="001229A6" w:rsidRDefault="001229A6" w:rsidP="002068CA">
      <w:pPr>
        <w:pStyle w:val="4Tekst"/>
      </w:pPr>
      <w:r>
        <w:t>Petlja u kojoj se procjenjuje preciznost istreniranog modela vrlo je slična petlji treniranja, no uz nekoliko pojednostavljenja. Na modelu je</w:t>
      </w:r>
      <w:r w:rsidR="00F73803">
        <w:t xml:space="preserve"> postavljen evaluacijski način</w:t>
      </w:r>
      <w:r>
        <w:t xml:space="preserve"> te su isključene automatske promjene gradijenata</w:t>
      </w:r>
      <w:r w:rsidR="00E028F4">
        <w:t xml:space="preserve"> da bi se ubrzala procjena</w:t>
      </w:r>
      <w:r>
        <w:t xml:space="preserve">. Osim toga, </w:t>
      </w:r>
      <w:r w:rsidR="00E028F4">
        <w:t>u procjenjivanju točnosti nisu potrebni optimizator i funkcija gubitka.</w:t>
      </w:r>
    </w:p>
    <w:p w14:paraId="051A48DD" w14:textId="25D3962E" w:rsidR="00F60DAB" w:rsidRDefault="00E028F4" w:rsidP="00843F37">
      <w:pPr>
        <w:pStyle w:val="4Tekst"/>
      </w:pPr>
      <w:r>
        <w:t>U</w:t>
      </w:r>
      <w:r w:rsidR="001229A6">
        <w:t xml:space="preserve"> DataLoader funkciju poslao </w:t>
      </w:r>
      <w:r>
        <w:t xml:space="preserve">se </w:t>
      </w:r>
      <w:r w:rsidR="001229A6">
        <w:t>batch_size</w:t>
      </w:r>
      <w:r>
        <w:t xml:space="preserve"> veličine 256</w:t>
      </w:r>
      <w:r w:rsidR="00843F37">
        <w:t xml:space="preserve"> prilikom treniranja za smanjenje vremena treniranja i 32 prilikom testiranja radi povećanja točnosti. Z</w:t>
      </w:r>
      <w:r>
        <w:t xml:space="preserve">bog toga se </w:t>
      </w:r>
      <w:r w:rsidR="001229A6">
        <w:t xml:space="preserve">na izlazu modela dobije se </w:t>
      </w:r>
      <w:r w:rsidR="00F60DAB">
        <w:t xml:space="preserve">niz od </w:t>
      </w:r>
      <w:r>
        <w:t>256</w:t>
      </w:r>
      <w:r w:rsidR="00F60DAB">
        <w:t xml:space="preserve"> </w:t>
      </w:r>
      <w:r>
        <w:t xml:space="preserve">nizova duljine 26 </w:t>
      </w:r>
      <w:r w:rsidR="00FD2470">
        <w:t>realnih</w:t>
      </w:r>
      <w:r w:rsidR="00F60DAB">
        <w:t xml:space="preserve"> brojeva</w:t>
      </w:r>
      <w:r w:rsidR="00FD2470">
        <w:t>, po jedan za svaku klasu,</w:t>
      </w:r>
      <w:r w:rsidR="00F60DAB">
        <w:t xml:space="preserve"> koji označavaju </w:t>
      </w:r>
      <w:r w:rsidR="00FD2470">
        <w:t>vjerojatnost</w:t>
      </w:r>
      <w:r w:rsidR="00F60DAB">
        <w:t xml:space="preserve"> </w:t>
      </w:r>
      <w:r w:rsidR="00FD2470">
        <w:t>klase na slici</w:t>
      </w:r>
      <w:r w:rsidR="00F60DAB">
        <w:t>.</w:t>
      </w:r>
      <w:r w:rsidR="00FD2470">
        <w:t xml:space="preserve"> Izlazni niz šalje se u metodu max(1) koja vraća niz od 256 cijelih brojeva u spremnik preds, označavajući indeks najvjerojatnijeg slova određene slike. </w:t>
      </w:r>
      <w:r w:rsidR="00F60DAB">
        <w:t>Usporedba (preds==labels).sum() točno pogođene indekse postavlja na True, odnosno 1, a ostale na False ili 0, nakon čega se niz sumira</w:t>
      </w:r>
      <w:r w:rsidR="00FD2470">
        <w:t>. Suma označava ukupan broj točnih vrijednosti</w:t>
      </w:r>
      <w:r w:rsidR="00F60DAB">
        <w:t>. Na taj način usporedbom ukupnog broja i broja točnih predviđanja dolazi se do točnosti.</w:t>
      </w:r>
    </w:p>
    <w:p w14:paraId="29213E31" w14:textId="5C7F5935" w:rsidR="00F60DAB" w:rsidRDefault="00F60DAB" w:rsidP="00F60DAB">
      <w:pPr>
        <w:pStyle w:val="2Podnaslov"/>
      </w:pPr>
      <w:bookmarkStart w:id="1679" w:name="_Toc82446286"/>
      <w:r>
        <w:lastRenderedPageBreak/>
        <w:t>4.10</w:t>
      </w:r>
      <w:ins w:id="1680" w:author="Stjepan Salopek (ssalopek)" w:date="2021-09-09T15:12:00Z">
        <w:r w:rsidR="00C94B37">
          <w:t>.</w:t>
        </w:r>
      </w:ins>
      <w:r>
        <w:t xml:space="preserve"> Pregled i analiza</w:t>
      </w:r>
      <w:bookmarkEnd w:id="1679"/>
    </w:p>
    <w:p w14:paraId="0A8F1132" w14:textId="4A28501A" w:rsidR="00D26206" w:rsidRDefault="00F60DAB" w:rsidP="00F60DAB">
      <w:pPr>
        <w:pStyle w:val="4Tekst"/>
      </w:pPr>
      <w:r>
        <w:t>Za analizu</w:t>
      </w:r>
      <w:r w:rsidR="00D26206">
        <w:t xml:space="preserve"> </w:t>
      </w:r>
      <w:r w:rsidR="00843F37">
        <w:t>je korišteno</w:t>
      </w:r>
      <w:r w:rsidR="00D26206">
        <w:t xml:space="preserve"> nekoliko biblioteka i alata. </w:t>
      </w:r>
      <w:r w:rsidR="00843F37">
        <w:t>U</w:t>
      </w:r>
      <w:r w:rsidR="00D26206">
        <w:t xml:space="preserve"> analizi i pregledu podataka, međurezultata i usporedbe točnosti najviše su pridonijeli </w:t>
      </w:r>
      <w:r w:rsidR="00505222">
        <w:t>M</w:t>
      </w:r>
      <w:r w:rsidR="00D26206">
        <w:t xml:space="preserve">atplotlib, </w:t>
      </w:r>
      <w:r w:rsidR="00505222" w:rsidRPr="00505222">
        <w:t>TensorBoard</w:t>
      </w:r>
      <w:r w:rsidR="00843F37">
        <w:t xml:space="preserve"> i tqdm </w:t>
      </w:r>
      <w:r w:rsidR="00D26206">
        <w:t>.</w:t>
      </w:r>
    </w:p>
    <w:p w14:paraId="0AA53F9D" w14:textId="0E2F0626" w:rsidR="00D26206" w:rsidRDefault="00D26206" w:rsidP="00D26206">
      <w:pPr>
        <w:pStyle w:val="3PodnaslovMali"/>
      </w:pPr>
      <w:bookmarkStart w:id="1681" w:name="_Toc82446287"/>
      <w:r>
        <w:t>4.10.1</w:t>
      </w:r>
      <w:ins w:id="1682" w:author="Stjepan Salopek (ssalopek)" w:date="2021-09-09T15:12:00Z">
        <w:r w:rsidR="00C94B37">
          <w:t>.</w:t>
        </w:r>
      </w:ins>
      <w:r>
        <w:t xml:space="preserve"> </w:t>
      </w:r>
      <w:r w:rsidR="001816ED">
        <w:t>M</w:t>
      </w:r>
      <w:r>
        <w:t>atplotlib</w:t>
      </w:r>
      <w:bookmarkEnd w:id="1681"/>
    </w:p>
    <w:p w14:paraId="61120FEB" w14:textId="77777777" w:rsidR="00E61BAE" w:rsidRDefault="00E61BAE" w:rsidP="00E61BAE">
      <w:pPr>
        <w:pStyle w:val="4Tekst"/>
        <w:jc w:val="center"/>
      </w:pPr>
      <w:r>
        <w:rPr>
          <w:noProof/>
        </w:rPr>
        <w:drawing>
          <wp:inline distT="0" distB="0" distL="0" distR="0" wp14:anchorId="1017AD64" wp14:editId="33E69F0B">
            <wp:extent cx="3096140" cy="2956560"/>
            <wp:effectExtent l="19050" t="19050" r="952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3138059" cy="2996589"/>
                    </a:xfrm>
                    <a:prstGeom prst="rect">
                      <a:avLst/>
                    </a:prstGeom>
                    <a:ln>
                      <a:solidFill>
                        <a:schemeClr val="tx1"/>
                      </a:solidFill>
                    </a:ln>
                  </pic:spPr>
                </pic:pic>
              </a:graphicData>
            </a:graphic>
          </wp:inline>
        </w:drawing>
      </w:r>
    </w:p>
    <w:p w14:paraId="3D0B8F4F" w14:textId="3991151E" w:rsidR="00E61BAE" w:rsidRDefault="00E61BAE" w:rsidP="00E61BAE">
      <w:pPr>
        <w:pStyle w:val="4Tekst"/>
        <w:jc w:val="center"/>
      </w:pPr>
      <w:r>
        <w:t xml:space="preserve">Slika </w:t>
      </w:r>
      <w:r w:rsidR="0044147D">
        <w:fldChar w:fldCharType="begin"/>
      </w:r>
      <w:r w:rsidR="0044147D">
        <w:instrText xml:space="preserve"> SEQ Slika \* ARABIC </w:instrText>
      </w:r>
      <w:r w:rsidR="0044147D">
        <w:fldChar w:fldCharType="separate"/>
      </w:r>
      <w:r>
        <w:rPr>
          <w:noProof/>
        </w:rPr>
        <w:t>14</w:t>
      </w:r>
      <w:r w:rsidR="0044147D">
        <w:rPr>
          <w:noProof/>
        </w:rPr>
        <w:fldChar w:fldCharType="end"/>
      </w:r>
      <w:r>
        <w:t>. Prikaz slike matplotlib bibliotekom</w:t>
      </w:r>
    </w:p>
    <w:p w14:paraId="55F068DD" w14:textId="2735FDBD" w:rsidR="00C6051A" w:rsidRDefault="00D26206" w:rsidP="00E61BAE">
      <w:pPr>
        <w:pStyle w:val="4Tekst"/>
      </w:pPr>
      <w:r>
        <w:t>U analizi i obradi podatkovnog skupa, ali i općenito u prikazu statističkih podataka i slika korišten je „matplotlib.pyplot“.</w:t>
      </w:r>
      <w:r w:rsidR="00C6051A">
        <w:t xml:space="preserve"> Konkretno u završnom radu, pokazao se korisnim za </w:t>
      </w:r>
      <w:r w:rsidR="00E61BAE">
        <w:t>analizu slika i primjenjivanje transformacija na slikama.</w:t>
      </w:r>
    </w:p>
    <w:p w14:paraId="5BE98F15" w14:textId="2B7D8AB6" w:rsidR="001816ED" w:rsidRDefault="001816ED" w:rsidP="001816ED">
      <w:pPr>
        <w:pStyle w:val="3PodnaslovMali"/>
      </w:pPr>
      <w:bookmarkStart w:id="1683" w:name="_Toc82446288"/>
      <w:r>
        <w:t>4.10.2</w:t>
      </w:r>
      <w:ins w:id="1684" w:author="Stjepan Salopek (ssalopek)" w:date="2021-09-09T15:12:00Z">
        <w:r w:rsidR="00C94B37">
          <w:t>.</w:t>
        </w:r>
      </w:ins>
      <w:r>
        <w:t xml:space="preserve"> Tensor</w:t>
      </w:r>
      <w:r w:rsidR="00505222">
        <w:t>B</w:t>
      </w:r>
      <w:r>
        <w:t>oard</w:t>
      </w:r>
      <w:bookmarkEnd w:id="1683"/>
    </w:p>
    <w:p w14:paraId="4EDD0AAC" w14:textId="5CF55B1E" w:rsidR="00505222" w:rsidRDefault="00505222" w:rsidP="001816ED">
      <w:pPr>
        <w:pStyle w:val="4Tekst"/>
      </w:pPr>
      <w:r>
        <w:t>TensorBoard je alat za vizualizaciju podataka. Izrađen je za</w:t>
      </w:r>
      <w:r w:rsidR="00843F37">
        <w:t xml:space="preserve"> PyTorchovu konkurenciju,</w:t>
      </w:r>
      <w:r>
        <w:t xml:space="preserve"> TensorFlow</w:t>
      </w:r>
      <w:ins w:id="1685" w:author="Stjepan Salopek (ssalopek)" w:date="2021-09-13T15:32:00Z">
        <w:r w:rsidR="008C291E">
          <w:t xml:space="preserve"> radni okvir</w:t>
        </w:r>
      </w:ins>
      <w:r>
        <w:t>, no može se koristiti i u radu sa PyTorch platformom. U sljedećim stavkama demonstrirano je pisanje i prikazivanje te analiziran izlaz.</w:t>
      </w:r>
    </w:p>
    <w:p w14:paraId="40B2EDE6" w14:textId="77777777" w:rsidR="00505222" w:rsidRDefault="00505222">
      <w:pPr>
        <w:rPr>
          <w:rFonts w:ascii="Times New Roman" w:eastAsiaTheme="minorEastAsia" w:hAnsi="Times New Roman"/>
          <w:spacing w:val="15"/>
          <w:sz w:val="24"/>
        </w:rPr>
      </w:pPr>
      <w:r>
        <w:br w:type="page"/>
      </w:r>
    </w:p>
    <w:p w14:paraId="68EC81B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lastRenderedPageBreak/>
        <w:t># Import TensorBoard</w:t>
      </w:r>
    </w:p>
    <w:p w14:paraId="54399F7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AF00DB"/>
          <w:sz w:val="21"/>
          <w:szCs w:val="21"/>
        </w:rPr>
        <w:t>from</w:t>
      </w:r>
      <w:r w:rsidRPr="00683B83">
        <w:rPr>
          <w:rFonts w:ascii="Courier New" w:eastAsia="Times New Roman" w:hAnsi="Courier New" w:cs="Courier New"/>
          <w:color w:val="000000"/>
          <w:sz w:val="21"/>
          <w:szCs w:val="21"/>
        </w:rPr>
        <w:t> torch.utils.tensorboard </w:t>
      </w:r>
      <w:r w:rsidRPr="00683B83">
        <w:rPr>
          <w:rFonts w:ascii="Courier New" w:eastAsia="Times New Roman" w:hAnsi="Courier New" w:cs="Courier New"/>
          <w:color w:val="AF00DB"/>
          <w:sz w:val="21"/>
          <w:szCs w:val="21"/>
        </w:rPr>
        <w:t>import</w:t>
      </w:r>
      <w:r w:rsidRPr="00683B83">
        <w:rPr>
          <w:rFonts w:ascii="Courier New" w:eastAsia="Times New Roman" w:hAnsi="Courier New" w:cs="Courier New"/>
          <w:color w:val="000000"/>
          <w:sz w:val="21"/>
          <w:szCs w:val="21"/>
        </w:rPr>
        <w:t> SummaryWriter</w:t>
      </w:r>
    </w:p>
    <w:p w14:paraId="41A7DC2B"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5FB6371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Select data directory</w:t>
      </w:r>
    </w:p>
    <w:p w14:paraId="6C6C1C2F"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 = SummaryWriter(</w:t>
      </w:r>
      <w:r w:rsidRPr="00683B83">
        <w:rPr>
          <w:rFonts w:ascii="Courier New" w:eastAsia="Times New Roman" w:hAnsi="Courier New" w:cs="Courier New"/>
          <w:color w:val="0000FF"/>
          <w:sz w:val="21"/>
          <w:szCs w:val="21"/>
        </w:rPr>
        <w:t>f</w:t>
      </w:r>
      <w:r w:rsidRPr="00683B83">
        <w:rPr>
          <w:rFonts w:ascii="Courier New" w:eastAsia="Times New Roman" w:hAnsi="Courier New" w:cs="Courier New"/>
          <w:color w:val="A31515"/>
          <w:sz w:val="21"/>
          <w:szCs w:val="21"/>
        </w:rPr>
        <w:t>'./runs/Model_2'</w:t>
      </w:r>
      <w:r w:rsidRPr="00683B83">
        <w:rPr>
          <w:rFonts w:ascii="Courier New" w:eastAsia="Times New Roman" w:hAnsi="Courier New" w:cs="Courier New"/>
          <w:color w:val="000000"/>
          <w:sz w:val="21"/>
          <w:szCs w:val="21"/>
        </w:rPr>
        <w:t>)</w:t>
      </w:r>
    </w:p>
    <w:p w14:paraId="0A822513"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DD4EFE4"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Write data</w:t>
      </w:r>
    </w:p>
    <w:p w14:paraId="2D03DB31"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23.17</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10</w:t>
      </w:r>
      <w:r w:rsidRPr="00683B83">
        <w:rPr>
          <w:rFonts w:ascii="Courier New" w:eastAsia="Times New Roman" w:hAnsi="Courier New" w:cs="Courier New"/>
          <w:color w:val="000000"/>
          <w:sz w:val="21"/>
          <w:szCs w:val="21"/>
        </w:rPr>
        <w:t>)</w:t>
      </w:r>
    </w:p>
    <w:p w14:paraId="07FCA6B8"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32.78</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20</w:t>
      </w:r>
      <w:r w:rsidRPr="00683B83">
        <w:rPr>
          <w:rFonts w:ascii="Courier New" w:eastAsia="Times New Roman" w:hAnsi="Courier New" w:cs="Courier New"/>
          <w:color w:val="000000"/>
          <w:sz w:val="21"/>
          <w:szCs w:val="21"/>
        </w:rPr>
        <w:t>)</w:t>
      </w:r>
    </w:p>
    <w:p w14:paraId="02949200"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w:t>
      </w:r>
    </w:p>
    <w:p w14:paraId="18B1C379"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6A4B8A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Example in model training loop</w:t>
      </w:r>
    </w:p>
    <w:p w14:paraId="74793FE5" w14:textId="6E091D9B" w:rsidR="00683B83" w:rsidRDefault="00683B83" w:rsidP="00683B83">
      <w:pPr>
        <w:keepNext/>
        <w:shd w:val="clear" w:color="auto" w:fill="F2F2F2" w:themeFill="background1" w:themeFillShade="F2"/>
        <w:spacing w:after="0" w:line="285" w:lineRule="atLeast"/>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'Loss'</w:t>
      </w:r>
      <w:r w:rsidRPr="00683B83">
        <w:rPr>
          <w:rFonts w:ascii="Courier New" w:eastAsia="Times New Roman" w:hAnsi="Courier New" w:cs="Courier New"/>
          <w:color w:val="000000"/>
          <w:sz w:val="21"/>
          <w:szCs w:val="21"/>
        </w:rPr>
        <w:t>, loss.item(), (epoch * items_per_epoch) + idx)</w:t>
      </w:r>
    </w:p>
    <w:p w14:paraId="48888469" w14:textId="4030F328" w:rsidR="00683B83" w:rsidRDefault="00BB6411" w:rsidP="00F34370">
      <w:pPr>
        <w:pStyle w:val="4Tekst"/>
        <w:spacing w:before="120"/>
        <w:jc w:val="center"/>
      </w:pPr>
      <w:bookmarkStart w:id="1686" w:name="_Toc82446339"/>
      <w:del w:id="1687" w:author="Stjepan Salopek (ssalopek)" w:date="2022-01-25T18:53:00Z">
        <w:r w:rsidDel="002F0BD6">
          <w:rPr>
            <w:noProof/>
          </w:rPr>
          <w:drawing>
            <wp:inline distT="0" distB="0" distL="0" distR="0" wp14:anchorId="65425399" wp14:editId="266FB3AB">
              <wp:extent cx="5753100" cy="4221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noFill/>
                      </a:ln>
                      <a:extLst>
                        <a:ext uri="{53640926-AAD7-44D8-BBD7-CCE9431645EC}">
                          <a14:shadowObscured xmlns:a14="http://schemas.microsoft.com/office/drawing/2010/main"/>
                        </a:ext>
                      </a:extLst>
                    </pic:spPr>
                  </pic:pic>
                </a:graphicData>
              </a:graphic>
            </wp:inline>
          </w:drawing>
        </w:r>
      </w:del>
      <w:del w:id="1688" w:author="Stjepan Salopek (ssalopek)" w:date="2022-01-25T18:54:00Z">
        <w:r w:rsidR="0044147D">
          <w:rPr>
            <w:noProof/>
          </w:rPr>
          <w:pict w14:anchorId="55690782">
            <v:shape id="_x0000_s1037" type="#_x0000_t202" style="position:absolute;left:0;text-align:left;margin-left:-.35pt;margin-top:392.05pt;width:453pt;height:28.7pt;z-index:251665408;mso-position-horizontal-relative:text;mso-position-vertical-relative:text" stroked="f">
              <v:textbox style="mso-next-textbox:#_x0000_s1037;mso-fit-shape-to-text:t" inset="0,0,0,0">
                <w:txbxContent>
                  <w:p w14:paraId="3951DD12" w14:textId="4013C350" w:rsidR="00BB6411" w:rsidRPr="0049751A" w:rsidRDefault="00BB6411" w:rsidP="00BB6411">
                    <w:pPr>
                      <w:pStyle w:val="4Tekst"/>
                      <w:jc w:val="center"/>
                      <w:rPr>
                        <w:noProof/>
                      </w:rPr>
                    </w:pPr>
                    <w:bookmarkStart w:id="1689" w:name="_Toc82446314"/>
                    <w:del w:id="1690" w:author="Stjepan Salopek (ssalopek)" w:date="2022-01-25T18:54:00Z">
                      <w:r w:rsidDel="002F0BD6">
                        <w:delText xml:space="preserve">Slika </w:delText>
                      </w:r>
                      <w:r w:rsidR="00D231A9" w:rsidDel="002F0BD6">
                        <w:fldChar w:fldCharType="begin"/>
                      </w:r>
                      <w:r w:rsidR="00D231A9" w:rsidDel="002F0BD6">
                        <w:delInstrText xml:space="preserve"> SEQ Slika \* ARABIC </w:delInstrText>
                      </w:r>
                      <w:r w:rsidR="00D231A9" w:rsidDel="002F0BD6">
                        <w:fldChar w:fldCharType="separate"/>
                      </w:r>
                    </w:del>
                    <w:del w:id="1691" w:author="Stjepan Salopek (ssalopek)" w:date="2021-09-09T14:33:00Z">
                      <w:r w:rsidR="00093114" w:rsidDel="00CB09D3">
                        <w:rPr>
                          <w:noProof/>
                        </w:rPr>
                        <w:delText>15</w:delText>
                      </w:r>
                    </w:del>
                    <w:del w:id="1692" w:author="Stjepan Salopek (ssalopek)" w:date="2022-01-25T18:54:00Z">
                      <w:r w:rsidR="00D231A9" w:rsidDel="002F0BD6">
                        <w:rPr>
                          <w:noProof/>
                        </w:rPr>
                        <w:fldChar w:fldCharType="end"/>
                      </w:r>
                      <w:r w:rsidDel="002F0BD6">
                        <w:delText xml:space="preserve"> Primjer TensorBoard alata</w:delText>
                      </w:r>
                    </w:del>
                    <w:bookmarkEnd w:id="1689"/>
                  </w:p>
                </w:txbxContent>
              </v:textbox>
              <w10:wrap type="square"/>
            </v:shape>
          </w:pict>
        </w:r>
      </w:del>
      <w:r w:rsidR="00683B83">
        <w:t xml:space="preserve">Prikaz programskog koda </w:t>
      </w:r>
      <w:fldSimple w:instr=" SEQ Prikaz_programskog_koda \* ARABIC ">
        <w:ins w:id="1693" w:author="Stjepan Salopek (ssalopek)" w:date="2021-09-13T13:07:00Z">
          <w:r w:rsidR="00505A44">
            <w:rPr>
              <w:noProof/>
            </w:rPr>
            <w:t>13</w:t>
          </w:r>
        </w:ins>
        <w:del w:id="1694" w:author="Stjepan Salopek (ssalopek)" w:date="2021-09-13T13:07:00Z">
          <w:r w:rsidR="00683B83" w:rsidDel="00505A44">
            <w:rPr>
              <w:noProof/>
            </w:rPr>
            <w:delText>12</w:delText>
          </w:r>
        </w:del>
      </w:fldSimple>
      <w:ins w:id="1695" w:author="Stjepan Salopek (ssalopek)" w:date="2021-09-09T15:12:00Z">
        <w:r w:rsidR="00C94B37">
          <w:rPr>
            <w:noProof/>
          </w:rPr>
          <w:t>.</w:t>
        </w:r>
      </w:ins>
      <w:r w:rsidR="00683B83">
        <w:t xml:space="preserve"> Primjer TensorBoard rada</w:t>
      </w:r>
      <w:bookmarkEnd w:id="1686"/>
    </w:p>
    <w:p w14:paraId="30ED1136" w14:textId="77777777" w:rsidR="00D42B44" w:rsidRDefault="00D42B44" w:rsidP="00F34370">
      <w:pPr>
        <w:pStyle w:val="4Tekst"/>
        <w:spacing w:before="120"/>
        <w:jc w:val="center"/>
      </w:pPr>
    </w:p>
    <w:p w14:paraId="0DE775E9" w14:textId="77777777" w:rsidR="00D42B44" w:rsidRDefault="00F34370" w:rsidP="00D42B44">
      <w:pPr>
        <w:pStyle w:val="4Tekst"/>
        <w:keepNext/>
        <w:spacing w:before="120"/>
        <w:jc w:val="center"/>
      </w:pPr>
      <w:ins w:id="1696" w:author="Stjepan Salopek (ssalopek)" w:date="2022-01-25T18:53:00Z">
        <w:r>
          <w:rPr>
            <w:noProof/>
          </w:rPr>
          <w:drawing>
            <wp:inline distT="0" distB="0" distL="0" distR="0" wp14:anchorId="0D884872" wp14:editId="2AD43FBD">
              <wp:extent cx="5753100" cy="4221480"/>
              <wp:effectExtent l="19050" t="19050" r="0" b="762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ins>
    </w:p>
    <w:p w14:paraId="3171C974" w14:textId="19F891A2" w:rsidR="00D42B44" w:rsidRDefault="00D42B44" w:rsidP="00D42B44">
      <w:pPr>
        <w:pStyle w:val="4Tekst"/>
        <w:jc w:val="center"/>
      </w:pPr>
      <w:bookmarkStart w:id="1697" w:name="_Toc94044611"/>
      <w:r>
        <w:t xml:space="preserve">Slika </w:t>
      </w:r>
      <w:r w:rsidR="0044147D">
        <w:fldChar w:fldCharType="begin"/>
      </w:r>
      <w:r w:rsidR="0044147D">
        <w:instrText xml:space="preserve"> SEQ Slika \* ARABIC </w:instrText>
      </w:r>
      <w:r w:rsidR="0044147D">
        <w:fldChar w:fldCharType="separate"/>
      </w:r>
      <w:r>
        <w:rPr>
          <w:noProof/>
        </w:rPr>
        <w:t>13</w:t>
      </w:r>
      <w:r w:rsidR="0044147D">
        <w:rPr>
          <w:noProof/>
        </w:rPr>
        <w:fldChar w:fldCharType="end"/>
      </w:r>
      <w:r>
        <w:t xml:space="preserve">. </w:t>
      </w:r>
      <w:r w:rsidRPr="00C076BE">
        <w:t>Primjer Tensor</w:t>
      </w:r>
      <w:r w:rsidR="0072304D">
        <w:t>B</w:t>
      </w:r>
      <w:r w:rsidRPr="00C076BE">
        <w:t>oard alata</w:t>
      </w:r>
      <w:bookmarkEnd w:id="1697"/>
    </w:p>
    <w:p w14:paraId="74EB9046" w14:textId="297CBD2A" w:rsidR="002D0973" w:rsidRPr="00E82A48" w:rsidRDefault="00E82A48" w:rsidP="00D42B44">
      <w:pPr>
        <w:pStyle w:val="Caption"/>
        <w:jc w:val="center"/>
      </w:pPr>
      <w:r>
        <w:br w:type="page"/>
      </w:r>
    </w:p>
    <w:p w14:paraId="26582A31" w14:textId="2179F24B" w:rsidR="008C291E" w:rsidRDefault="008C291E" w:rsidP="008C291E">
      <w:pPr>
        <w:pStyle w:val="2Podnaslov"/>
        <w:rPr>
          <w:ins w:id="1698" w:author="Stjepan Salopek (ssalopek)" w:date="2021-09-13T15:33:00Z"/>
        </w:rPr>
      </w:pPr>
      <w:bookmarkStart w:id="1699" w:name="_Toc82446289"/>
      <w:ins w:id="1700" w:author="Stjepan Salopek (ssalopek)" w:date="2021-09-13T15:33:00Z">
        <w:r>
          <w:lastRenderedPageBreak/>
          <w:t>4.1</w:t>
        </w:r>
      </w:ins>
      <w:r w:rsidR="00823762">
        <w:t>1</w:t>
      </w:r>
      <w:ins w:id="1701" w:author="Stjepan Salopek (ssalopek)" w:date="2021-09-13T15:33:00Z">
        <w:r>
          <w:t xml:space="preserve">. </w:t>
        </w:r>
      </w:ins>
      <w:r w:rsidR="004C2F0C">
        <w:t>Tablica</w:t>
      </w:r>
      <w:ins w:id="1702" w:author="Stjepan Salopek (ssalopek)" w:date="2021-09-13T15:33:00Z">
        <w:r>
          <w:t xml:space="preserve"> </w:t>
        </w:r>
      </w:ins>
      <w:bookmarkEnd w:id="1699"/>
      <w:r w:rsidR="009046C3">
        <w:t>mjerenja</w:t>
      </w:r>
    </w:p>
    <w:tbl>
      <w:tblPr>
        <w:tblStyle w:val="GridTable4-Accent2"/>
        <w:tblW w:w="0" w:type="auto"/>
        <w:tblLook w:val="04A0" w:firstRow="1" w:lastRow="0" w:firstColumn="1" w:lastColumn="0" w:noHBand="0" w:noVBand="1"/>
      </w:tblPr>
      <w:tblGrid>
        <w:gridCol w:w="3258"/>
        <w:gridCol w:w="1350"/>
        <w:gridCol w:w="1530"/>
        <w:gridCol w:w="1620"/>
        <w:gridCol w:w="1530"/>
      </w:tblGrid>
      <w:tr w:rsidR="00EC5296" w14:paraId="1E6765CC" w14:textId="77777777" w:rsidTr="00B2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tcPr>
          <w:p w14:paraId="50BA0249" w14:textId="7500F273" w:rsidR="00EC5296" w:rsidRDefault="00EC5296" w:rsidP="00B2615B">
            <w:pPr>
              <w:jc w:val="center"/>
            </w:pPr>
            <w:r>
              <w:t>Mreža</w:t>
            </w:r>
          </w:p>
        </w:tc>
        <w:tc>
          <w:tcPr>
            <w:tcW w:w="1350" w:type="dxa"/>
            <w:tcBorders>
              <w:left w:val="dotted" w:sz="4" w:space="0" w:color="auto"/>
            </w:tcBorders>
          </w:tcPr>
          <w:p w14:paraId="32C90B02" w14:textId="158A9F91" w:rsidR="00EC5296" w:rsidRDefault="00EC5296" w:rsidP="00EC5296">
            <w:pPr>
              <w:tabs>
                <w:tab w:val="left" w:pos="1428"/>
                <w:tab w:val="center" w:pos="1749"/>
                <w:tab w:val="left" w:pos="2148"/>
              </w:tabs>
              <w:cnfStyle w:val="100000000000" w:firstRow="1" w:lastRow="0" w:firstColumn="0" w:lastColumn="0" w:oddVBand="0" w:evenVBand="0" w:oddHBand="0" w:evenHBand="0" w:firstRowFirstColumn="0" w:firstRowLastColumn="0" w:lastRowFirstColumn="0" w:lastRowLastColumn="0"/>
              <w:rPr>
                <w:b w:val="0"/>
                <w:bCs w:val="0"/>
              </w:rPr>
            </w:pPr>
            <w:r>
              <w:t xml:space="preserve">Epoha </w:t>
            </w:r>
            <w:r w:rsidR="008A3867">
              <w:t>poslj</w:t>
            </w:r>
            <w:r w:rsidR="00B2615B">
              <w:t>.</w:t>
            </w:r>
          </w:p>
        </w:tc>
        <w:tc>
          <w:tcPr>
            <w:tcW w:w="1530" w:type="dxa"/>
            <w:tcBorders>
              <w:right w:val="dotted" w:sz="4" w:space="0" w:color="auto"/>
            </w:tcBorders>
          </w:tcPr>
          <w:p w14:paraId="2E09F18D" w14:textId="4E419128" w:rsidR="00EC5296" w:rsidRDefault="00EC5296" w:rsidP="00EC5296">
            <w:pPr>
              <w:tabs>
                <w:tab w:val="left" w:pos="1428"/>
                <w:tab w:val="center" w:pos="1749"/>
                <w:tab w:val="left" w:pos="2148"/>
              </w:tabs>
              <w:cnfStyle w:val="100000000000" w:firstRow="1" w:lastRow="0" w:firstColumn="0" w:lastColumn="0" w:oddVBand="0" w:evenVBand="0" w:oddHBand="0" w:evenHBand="0" w:firstRowFirstColumn="0" w:firstRowLastColumn="0" w:lastRowFirstColumn="0" w:lastRowLastColumn="0"/>
            </w:pPr>
            <w:r>
              <w:t>Točnost poslj.</w:t>
            </w:r>
          </w:p>
        </w:tc>
        <w:tc>
          <w:tcPr>
            <w:tcW w:w="1620" w:type="dxa"/>
            <w:tcBorders>
              <w:left w:val="dotted" w:sz="4" w:space="0" w:color="auto"/>
            </w:tcBorders>
          </w:tcPr>
          <w:p w14:paraId="0E541DC9" w14:textId="1B827748" w:rsidR="00EC5296" w:rsidRDefault="00EC5296" w:rsidP="00EC5296">
            <w:pPr>
              <w:cnfStyle w:val="100000000000" w:firstRow="1" w:lastRow="0" w:firstColumn="0" w:lastColumn="0" w:oddVBand="0" w:evenVBand="0" w:oddHBand="0" w:evenHBand="0" w:firstRowFirstColumn="0" w:firstRowLastColumn="0" w:lastRowFirstColumn="0" w:lastRowLastColumn="0"/>
              <w:rPr>
                <w:b w:val="0"/>
                <w:bCs w:val="0"/>
              </w:rPr>
            </w:pPr>
            <w:r>
              <w:t>Ep</w:t>
            </w:r>
            <w:r w:rsidR="008A3867">
              <w:t>oha</w:t>
            </w:r>
            <w:r>
              <w:t xml:space="preserve"> najb</w:t>
            </w:r>
            <w:r w:rsidR="008A3867">
              <w:t>olja</w:t>
            </w:r>
          </w:p>
        </w:tc>
        <w:tc>
          <w:tcPr>
            <w:tcW w:w="1530" w:type="dxa"/>
          </w:tcPr>
          <w:p w14:paraId="4D8FBD8B" w14:textId="7AF42342" w:rsidR="00EC5296" w:rsidRDefault="00EC5296" w:rsidP="00EC5296">
            <w:pPr>
              <w:cnfStyle w:val="100000000000" w:firstRow="1" w:lastRow="0" w:firstColumn="0" w:lastColumn="0" w:oddVBand="0" w:evenVBand="0" w:oddHBand="0" w:evenHBand="0" w:firstRowFirstColumn="0" w:firstRowLastColumn="0" w:lastRowFirstColumn="0" w:lastRowLastColumn="0"/>
            </w:pPr>
            <w:r>
              <w:t>Točn</w:t>
            </w:r>
            <w:r w:rsidR="008A3867">
              <w:t>ost</w:t>
            </w:r>
            <w:r>
              <w:t xml:space="preserve"> najb.</w:t>
            </w:r>
          </w:p>
        </w:tc>
      </w:tr>
      <w:tr w:rsidR="00823762" w14:paraId="421257C0"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FB916F3" w14:textId="32034AC9" w:rsidR="008A3867" w:rsidRPr="008A3867" w:rsidRDefault="008A3867" w:rsidP="008A3867">
            <w:pPr>
              <w:rPr>
                <w:rFonts w:ascii="Calibri" w:hAnsi="Calibri" w:cs="Calibri"/>
                <w:b w:val="0"/>
                <w:bCs w:val="0"/>
                <w:color w:val="000000"/>
              </w:rPr>
            </w:pPr>
            <w:r w:rsidRPr="000427AD">
              <w:rPr>
                <w:rFonts w:ascii="Calibri" w:hAnsi="Calibri" w:cs="Calibri"/>
                <w:color w:val="000000"/>
              </w:rPr>
              <w:t>Resnet18_dd 25%</w:t>
            </w:r>
            <w:r>
              <w:rPr>
                <w:rFonts w:ascii="Calibri" w:hAnsi="Calibri" w:cs="Calibri"/>
                <w:b w:val="0"/>
                <w:bCs w:val="0"/>
                <w:color w:val="000000"/>
              </w:rPr>
              <w:br/>
              <w:t>SGD, lr_sched, 224x224 img</w:t>
            </w:r>
          </w:p>
        </w:tc>
        <w:tc>
          <w:tcPr>
            <w:tcW w:w="1350" w:type="dxa"/>
            <w:tcBorders>
              <w:top w:val="single" w:sz="4" w:space="0" w:color="ED7D31" w:themeColor="accent2"/>
              <w:left w:val="dotted" w:sz="4" w:space="0" w:color="auto"/>
              <w:right w:val="nil"/>
            </w:tcBorders>
            <w:vAlign w:val="center"/>
          </w:tcPr>
          <w:p w14:paraId="7AB2724B" w14:textId="42F37A0B"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42</w:t>
            </w:r>
          </w:p>
        </w:tc>
        <w:tc>
          <w:tcPr>
            <w:tcW w:w="1530" w:type="dxa"/>
            <w:tcBorders>
              <w:left w:val="nil"/>
              <w:right w:val="dotted" w:sz="4" w:space="0" w:color="auto"/>
            </w:tcBorders>
            <w:vAlign w:val="center"/>
          </w:tcPr>
          <w:p w14:paraId="2AD79791" w14:textId="4F65BED3"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95.55</w:t>
            </w:r>
            <w:r w:rsidR="00E36DF4">
              <w:rPr>
                <w:rFonts w:ascii="Calibri" w:hAnsi="Calibri" w:cs="Calibri"/>
                <w:color w:val="000000"/>
              </w:rPr>
              <w:t>%</w:t>
            </w:r>
          </w:p>
        </w:tc>
        <w:tc>
          <w:tcPr>
            <w:tcW w:w="1620" w:type="dxa"/>
            <w:tcBorders>
              <w:top w:val="single" w:sz="4" w:space="0" w:color="ED7D31" w:themeColor="accent2"/>
              <w:left w:val="dotted" w:sz="4" w:space="0" w:color="auto"/>
              <w:right w:val="nil"/>
            </w:tcBorders>
            <w:vAlign w:val="center"/>
          </w:tcPr>
          <w:p w14:paraId="2BDE53F1" w14:textId="79AB45A0"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30</w:t>
            </w:r>
          </w:p>
        </w:tc>
        <w:tc>
          <w:tcPr>
            <w:tcW w:w="1530" w:type="dxa"/>
            <w:tcBorders>
              <w:left w:val="nil"/>
            </w:tcBorders>
            <w:vAlign w:val="center"/>
          </w:tcPr>
          <w:p w14:paraId="0B471C38" w14:textId="681521E1"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95.60</w:t>
            </w:r>
            <w:r w:rsidR="00E36DF4">
              <w:rPr>
                <w:rFonts w:ascii="Calibri" w:hAnsi="Calibri" w:cs="Calibri"/>
                <w:color w:val="000000"/>
              </w:rPr>
              <w:t>%</w:t>
            </w:r>
          </w:p>
        </w:tc>
      </w:tr>
      <w:tr w:rsidR="00B2615B" w14:paraId="4AECC49F"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4BD3E8F" w14:textId="23BEDE4E" w:rsidR="008A3867" w:rsidRDefault="008A3867" w:rsidP="008A3867">
            <w:r w:rsidRPr="000427AD">
              <w:rPr>
                <w:rFonts w:ascii="Calibri" w:hAnsi="Calibri" w:cs="Calibri"/>
                <w:color w:val="000000"/>
              </w:rPr>
              <w:t>MnistSimpleCNN 3x3</w:t>
            </w:r>
            <w:r>
              <w:rPr>
                <w:rFonts w:ascii="Calibri" w:hAnsi="Calibri" w:cs="Calibri"/>
                <w:b w:val="0"/>
                <w:bCs w:val="0"/>
                <w:color w:val="000000"/>
              </w:rPr>
              <w:br/>
              <w:t>Adam</w:t>
            </w:r>
          </w:p>
        </w:tc>
        <w:tc>
          <w:tcPr>
            <w:tcW w:w="1350" w:type="dxa"/>
            <w:tcBorders>
              <w:left w:val="dotted" w:sz="4" w:space="0" w:color="auto"/>
              <w:right w:val="nil"/>
            </w:tcBorders>
            <w:vAlign w:val="center"/>
          </w:tcPr>
          <w:p w14:paraId="7B15DDAB" w14:textId="6C6312F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10E5F4A4" w14:textId="0D567EA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94.56</w:t>
            </w:r>
            <w:r w:rsidR="00E36DF4">
              <w:rPr>
                <w:rFonts w:ascii="Calibri" w:hAnsi="Calibri" w:cs="Calibri"/>
                <w:color w:val="000000"/>
              </w:rPr>
              <w:t>%</w:t>
            </w:r>
          </w:p>
        </w:tc>
        <w:tc>
          <w:tcPr>
            <w:tcW w:w="1620" w:type="dxa"/>
            <w:tcBorders>
              <w:left w:val="dotted" w:sz="4" w:space="0" w:color="auto"/>
              <w:right w:val="nil"/>
            </w:tcBorders>
            <w:vAlign w:val="center"/>
          </w:tcPr>
          <w:p w14:paraId="60E6F372" w14:textId="7D9447D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7163B47" w14:textId="10CB735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95.01</w:t>
            </w:r>
            <w:r w:rsidR="00E36DF4">
              <w:rPr>
                <w:rFonts w:ascii="Calibri" w:hAnsi="Calibri" w:cs="Calibri"/>
                <w:color w:val="000000"/>
              </w:rPr>
              <w:t>%</w:t>
            </w:r>
          </w:p>
        </w:tc>
      </w:tr>
      <w:tr w:rsidR="00B2615B" w14:paraId="4B6741CA"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83FD995" w14:textId="40C8A4AE" w:rsidR="008A3867" w:rsidRDefault="008A3867" w:rsidP="008A3867">
            <w:r w:rsidRPr="000427AD">
              <w:rPr>
                <w:rFonts w:ascii="Calibri" w:hAnsi="Calibri" w:cs="Calibri"/>
                <w:color w:val="000000"/>
              </w:rPr>
              <w:t>ResidualNet</w:t>
            </w:r>
            <w:r>
              <w:rPr>
                <w:rFonts w:ascii="Calibri" w:hAnsi="Calibri" w:cs="Calibri"/>
                <w:b w:val="0"/>
                <w:bCs w:val="0"/>
                <w:color w:val="000000"/>
              </w:rPr>
              <w:br/>
              <w:t>Adam</w:t>
            </w:r>
          </w:p>
        </w:tc>
        <w:tc>
          <w:tcPr>
            <w:tcW w:w="1350" w:type="dxa"/>
            <w:tcBorders>
              <w:left w:val="dotted" w:sz="4" w:space="0" w:color="auto"/>
              <w:right w:val="nil"/>
            </w:tcBorders>
            <w:vAlign w:val="center"/>
          </w:tcPr>
          <w:p w14:paraId="448B1074" w14:textId="6C626CE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86</w:t>
            </w:r>
          </w:p>
        </w:tc>
        <w:tc>
          <w:tcPr>
            <w:tcW w:w="1530" w:type="dxa"/>
            <w:tcBorders>
              <w:left w:val="nil"/>
              <w:right w:val="dotted" w:sz="4" w:space="0" w:color="auto"/>
            </w:tcBorders>
            <w:vAlign w:val="center"/>
          </w:tcPr>
          <w:p w14:paraId="26031E90" w14:textId="4A45393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c>
          <w:tcPr>
            <w:tcW w:w="1620" w:type="dxa"/>
            <w:tcBorders>
              <w:left w:val="dotted" w:sz="4" w:space="0" w:color="auto"/>
              <w:right w:val="nil"/>
            </w:tcBorders>
            <w:vAlign w:val="center"/>
          </w:tcPr>
          <w:p w14:paraId="60B84DC8" w14:textId="52283491"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50</w:t>
            </w:r>
          </w:p>
        </w:tc>
        <w:tc>
          <w:tcPr>
            <w:tcW w:w="1530" w:type="dxa"/>
            <w:tcBorders>
              <w:left w:val="nil"/>
            </w:tcBorders>
            <w:vAlign w:val="center"/>
          </w:tcPr>
          <w:p w14:paraId="198CD8D6" w14:textId="0F6E2D4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94.97</w:t>
            </w:r>
            <w:r w:rsidR="00E36DF4">
              <w:rPr>
                <w:rFonts w:ascii="Calibri" w:hAnsi="Calibri" w:cs="Calibri"/>
                <w:color w:val="000000"/>
              </w:rPr>
              <w:t>%</w:t>
            </w:r>
          </w:p>
        </w:tc>
      </w:tr>
      <w:tr w:rsidR="00B2615B" w14:paraId="2CAF4C23"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353B720" w14:textId="161000F2" w:rsidR="008A3867" w:rsidRDefault="008A3867" w:rsidP="008A3867">
            <w:r w:rsidRPr="000427AD">
              <w:rPr>
                <w:rFonts w:ascii="Calibri" w:hAnsi="Calibri" w:cs="Calibri"/>
                <w:color w:val="000000"/>
              </w:rPr>
              <w:t>MnistSimpleCNN 7x7</w:t>
            </w:r>
            <w:r>
              <w:rPr>
                <w:rFonts w:ascii="Calibri" w:hAnsi="Calibri" w:cs="Calibri"/>
                <w:b w:val="0"/>
                <w:bCs w:val="0"/>
                <w:color w:val="000000"/>
              </w:rPr>
              <w:br/>
              <w:t>Adam</w:t>
            </w:r>
          </w:p>
        </w:tc>
        <w:tc>
          <w:tcPr>
            <w:tcW w:w="1350" w:type="dxa"/>
            <w:tcBorders>
              <w:left w:val="dotted" w:sz="4" w:space="0" w:color="auto"/>
              <w:right w:val="nil"/>
            </w:tcBorders>
            <w:vAlign w:val="center"/>
          </w:tcPr>
          <w:p w14:paraId="4DA5312C" w14:textId="7F00FC7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89</w:t>
            </w:r>
          </w:p>
        </w:tc>
        <w:tc>
          <w:tcPr>
            <w:tcW w:w="1530" w:type="dxa"/>
            <w:tcBorders>
              <w:left w:val="nil"/>
              <w:right w:val="dotted" w:sz="4" w:space="0" w:color="auto"/>
            </w:tcBorders>
            <w:vAlign w:val="center"/>
          </w:tcPr>
          <w:p w14:paraId="555C4A10" w14:textId="5CAFB79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94.10</w:t>
            </w:r>
            <w:r w:rsidR="00E36DF4">
              <w:rPr>
                <w:rFonts w:ascii="Calibri" w:hAnsi="Calibri" w:cs="Calibri"/>
                <w:color w:val="000000"/>
              </w:rPr>
              <w:t>%</w:t>
            </w:r>
          </w:p>
        </w:tc>
        <w:tc>
          <w:tcPr>
            <w:tcW w:w="1620" w:type="dxa"/>
            <w:tcBorders>
              <w:left w:val="dotted" w:sz="4" w:space="0" w:color="auto"/>
              <w:right w:val="nil"/>
            </w:tcBorders>
            <w:vAlign w:val="center"/>
          </w:tcPr>
          <w:p w14:paraId="509222ED" w14:textId="168BBF1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152B325" w14:textId="04641B0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94.96</w:t>
            </w:r>
            <w:r w:rsidR="00E36DF4">
              <w:rPr>
                <w:rFonts w:ascii="Calibri" w:hAnsi="Calibri" w:cs="Calibri"/>
                <w:color w:val="000000"/>
              </w:rPr>
              <w:t>%</w:t>
            </w:r>
          </w:p>
        </w:tc>
      </w:tr>
      <w:tr w:rsidR="00B2615B" w14:paraId="70911903"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C08AF4F" w14:textId="516D8C36" w:rsidR="008A3867" w:rsidRDefault="008A3867" w:rsidP="008A3867">
            <w:r w:rsidRPr="000427AD">
              <w:rPr>
                <w:rFonts w:ascii="Calibri" w:hAnsi="Calibri" w:cs="Calibri"/>
                <w:color w:val="000000"/>
              </w:rPr>
              <w:t>Resnet18_dd 25%</w:t>
            </w:r>
            <w:r>
              <w:rPr>
                <w:rFonts w:ascii="Calibri" w:hAnsi="Calibri" w:cs="Calibri"/>
                <w:b w:val="0"/>
                <w:bCs w:val="0"/>
                <w:color w:val="000000"/>
              </w:rPr>
              <w:br/>
              <w:t>SGD, lr_sched</w:t>
            </w:r>
          </w:p>
        </w:tc>
        <w:tc>
          <w:tcPr>
            <w:tcW w:w="1350" w:type="dxa"/>
            <w:tcBorders>
              <w:left w:val="dotted" w:sz="4" w:space="0" w:color="auto"/>
              <w:right w:val="nil"/>
            </w:tcBorders>
            <w:vAlign w:val="center"/>
          </w:tcPr>
          <w:p w14:paraId="543A464F" w14:textId="72A8D2A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19</w:t>
            </w:r>
          </w:p>
        </w:tc>
        <w:tc>
          <w:tcPr>
            <w:tcW w:w="1530" w:type="dxa"/>
            <w:tcBorders>
              <w:left w:val="nil"/>
              <w:right w:val="dotted" w:sz="4" w:space="0" w:color="auto"/>
            </w:tcBorders>
            <w:vAlign w:val="center"/>
          </w:tcPr>
          <w:p w14:paraId="5AA83205" w14:textId="3BA8711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94.80</w:t>
            </w:r>
            <w:r w:rsidR="00E36DF4">
              <w:rPr>
                <w:rFonts w:ascii="Calibri" w:hAnsi="Calibri" w:cs="Calibri"/>
                <w:color w:val="000000"/>
              </w:rPr>
              <w:t>%</w:t>
            </w:r>
          </w:p>
        </w:tc>
        <w:tc>
          <w:tcPr>
            <w:tcW w:w="1620" w:type="dxa"/>
            <w:tcBorders>
              <w:left w:val="dotted" w:sz="4" w:space="0" w:color="auto"/>
              <w:right w:val="nil"/>
            </w:tcBorders>
            <w:vAlign w:val="center"/>
          </w:tcPr>
          <w:p w14:paraId="0193C42F" w14:textId="4852C94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18</w:t>
            </w:r>
          </w:p>
        </w:tc>
        <w:tc>
          <w:tcPr>
            <w:tcW w:w="1530" w:type="dxa"/>
            <w:tcBorders>
              <w:left w:val="nil"/>
            </w:tcBorders>
            <w:vAlign w:val="center"/>
          </w:tcPr>
          <w:p w14:paraId="1CD9F4CD" w14:textId="77A15C7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94.88</w:t>
            </w:r>
            <w:r w:rsidR="00E36DF4">
              <w:rPr>
                <w:rFonts w:ascii="Calibri" w:hAnsi="Calibri" w:cs="Calibri"/>
                <w:color w:val="000000"/>
              </w:rPr>
              <w:t>%</w:t>
            </w:r>
          </w:p>
        </w:tc>
      </w:tr>
      <w:tr w:rsidR="00B2615B" w14:paraId="14433AD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09798ACE" w14:textId="3F8E9492" w:rsidR="008A3867" w:rsidRDefault="008A3867" w:rsidP="008A3867">
            <w:r w:rsidRPr="000427AD">
              <w:rPr>
                <w:rFonts w:ascii="Calibri" w:hAnsi="Calibri" w:cs="Calibri"/>
                <w:color w:val="000000"/>
              </w:rPr>
              <w:t>ConvNet</w:t>
            </w:r>
            <w:r>
              <w:rPr>
                <w:rFonts w:ascii="Calibri" w:hAnsi="Calibri" w:cs="Calibri"/>
                <w:b w:val="0"/>
                <w:bCs w:val="0"/>
                <w:color w:val="000000"/>
              </w:rPr>
              <w:br/>
              <w:t>Adam</w:t>
            </w:r>
          </w:p>
        </w:tc>
        <w:tc>
          <w:tcPr>
            <w:tcW w:w="1350" w:type="dxa"/>
            <w:tcBorders>
              <w:left w:val="dotted" w:sz="4" w:space="0" w:color="auto"/>
              <w:right w:val="nil"/>
            </w:tcBorders>
            <w:vAlign w:val="center"/>
          </w:tcPr>
          <w:p w14:paraId="16CEC2B3" w14:textId="5BE66F11"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79</w:t>
            </w:r>
          </w:p>
        </w:tc>
        <w:tc>
          <w:tcPr>
            <w:tcW w:w="1530" w:type="dxa"/>
            <w:tcBorders>
              <w:left w:val="nil"/>
              <w:right w:val="dotted" w:sz="4" w:space="0" w:color="auto"/>
            </w:tcBorders>
            <w:vAlign w:val="center"/>
          </w:tcPr>
          <w:p w14:paraId="151019E8" w14:textId="4807E1A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94.68</w:t>
            </w:r>
            <w:r w:rsidR="00E36DF4">
              <w:rPr>
                <w:rFonts w:ascii="Calibri" w:hAnsi="Calibri" w:cs="Calibri"/>
                <w:color w:val="000000"/>
              </w:rPr>
              <w:t>%</w:t>
            </w:r>
          </w:p>
        </w:tc>
        <w:tc>
          <w:tcPr>
            <w:tcW w:w="1620" w:type="dxa"/>
            <w:tcBorders>
              <w:left w:val="dotted" w:sz="4" w:space="0" w:color="auto"/>
              <w:right w:val="nil"/>
            </w:tcBorders>
            <w:vAlign w:val="center"/>
          </w:tcPr>
          <w:p w14:paraId="25BE9AB2" w14:textId="5450019A"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49</w:t>
            </w:r>
          </w:p>
        </w:tc>
        <w:tc>
          <w:tcPr>
            <w:tcW w:w="1530" w:type="dxa"/>
            <w:tcBorders>
              <w:left w:val="nil"/>
            </w:tcBorders>
            <w:vAlign w:val="center"/>
          </w:tcPr>
          <w:p w14:paraId="1C416819" w14:textId="1B8FD31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15E24109"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235D11A" w14:textId="529CE888" w:rsidR="008A3867" w:rsidRDefault="008A3867" w:rsidP="008A3867">
            <w:r w:rsidRPr="000427AD">
              <w:rPr>
                <w:rFonts w:ascii="Calibri" w:hAnsi="Calibri" w:cs="Calibri"/>
                <w:color w:val="000000"/>
              </w:rPr>
              <w:t>MnistSimpleCNN 5x5</w:t>
            </w:r>
            <w:r w:rsidRPr="000427AD">
              <w:rPr>
                <w:rFonts w:ascii="Calibri" w:hAnsi="Calibri" w:cs="Calibri"/>
                <w:color w:val="000000"/>
              </w:rPr>
              <w:br/>
            </w:r>
            <w:r>
              <w:rPr>
                <w:rFonts w:ascii="Calibri" w:hAnsi="Calibri" w:cs="Calibri"/>
                <w:b w:val="0"/>
                <w:bCs w:val="0"/>
                <w:color w:val="000000"/>
              </w:rPr>
              <w:t>Adam</w:t>
            </w:r>
          </w:p>
        </w:tc>
        <w:tc>
          <w:tcPr>
            <w:tcW w:w="1350" w:type="dxa"/>
            <w:tcBorders>
              <w:left w:val="dotted" w:sz="4" w:space="0" w:color="auto"/>
              <w:right w:val="nil"/>
            </w:tcBorders>
            <w:vAlign w:val="center"/>
          </w:tcPr>
          <w:p w14:paraId="15A3C1B7" w14:textId="6891820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464B5947" w14:textId="7168195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94.35</w:t>
            </w:r>
            <w:r w:rsidR="00E36DF4">
              <w:rPr>
                <w:rFonts w:ascii="Calibri" w:hAnsi="Calibri" w:cs="Calibri"/>
                <w:color w:val="000000"/>
              </w:rPr>
              <w:t>%</w:t>
            </w:r>
          </w:p>
        </w:tc>
        <w:tc>
          <w:tcPr>
            <w:tcW w:w="1620" w:type="dxa"/>
            <w:tcBorders>
              <w:left w:val="dotted" w:sz="4" w:space="0" w:color="auto"/>
              <w:right w:val="nil"/>
            </w:tcBorders>
            <w:vAlign w:val="center"/>
          </w:tcPr>
          <w:p w14:paraId="53ACE3CA" w14:textId="20947E1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w:t>
            </w:r>
          </w:p>
        </w:tc>
        <w:tc>
          <w:tcPr>
            <w:tcW w:w="1530" w:type="dxa"/>
            <w:tcBorders>
              <w:left w:val="nil"/>
            </w:tcBorders>
            <w:vAlign w:val="center"/>
          </w:tcPr>
          <w:p w14:paraId="2AABA4E9" w14:textId="7AFEC9C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02DF7C04"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3E5A733" w14:textId="1041583B" w:rsidR="008A3867" w:rsidRDefault="008A3867" w:rsidP="008A3867">
            <w:r w:rsidRPr="000427AD">
              <w:rPr>
                <w:rFonts w:ascii="Calibri" w:hAnsi="Calibri" w:cs="Calibri"/>
                <w:color w:val="000000"/>
              </w:rPr>
              <w:t>Resnet18_dd 25%</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3C4C1A75" w14:textId="35E28BE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4E9FC68E" w14:textId="41A0BA0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94.62</w:t>
            </w:r>
            <w:r w:rsidR="00E36DF4">
              <w:rPr>
                <w:rFonts w:ascii="Calibri" w:hAnsi="Calibri" w:cs="Calibri"/>
                <w:color w:val="000000"/>
              </w:rPr>
              <w:t>%</w:t>
            </w:r>
          </w:p>
        </w:tc>
        <w:tc>
          <w:tcPr>
            <w:tcW w:w="1620" w:type="dxa"/>
            <w:tcBorders>
              <w:left w:val="dotted" w:sz="4" w:space="0" w:color="auto"/>
              <w:right w:val="nil"/>
            </w:tcBorders>
            <w:vAlign w:val="center"/>
          </w:tcPr>
          <w:p w14:paraId="62911D6F" w14:textId="492BFDB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17</w:t>
            </w:r>
          </w:p>
        </w:tc>
        <w:tc>
          <w:tcPr>
            <w:tcW w:w="1530" w:type="dxa"/>
            <w:tcBorders>
              <w:left w:val="nil"/>
            </w:tcBorders>
            <w:vAlign w:val="center"/>
          </w:tcPr>
          <w:p w14:paraId="74232215" w14:textId="12AFBD5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208E7A92"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2A546A5" w14:textId="05F1E234" w:rsidR="008A3867" w:rsidRDefault="008A3867" w:rsidP="008A3867">
            <w:r w:rsidRPr="000427AD">
              <w:rPr>
                <w:rFonts w:ascii="Calibri" w:hAnsi="Calibri" w:cs="Calibri"/>
                <w:color w:val="000000"/>
              </w:rPr>
              <w:t>Resnet18_dd 50%</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299413B1" w14:textId="2B7F9F7C"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30C43F6C" w14:textId="4E0D8AF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94.39</w:t>
            </w:r>
            <w:r w:rsidR="00E36DF4">
              <w:rPr>
                <w:rFonts w:ascii="Calibri" w:hAnsi="Calibri" w:cs="Calibri"/>
                <w:color w:val="000000"/>
              </w:rPr>
              <w:t>%</w:t>
            </w:r>
          </w:p>
        </w:tc>
        <w:tc>
          <w:tcPr>
            <w:tcW w:w="1620" w:type="dxa"/>
            <w:tcBorders>
              <w:left w:val="dotted" w:sz="4" w:space="0" w:color="auto"/>
              <w:right w:val="nil"/>
            </w:tcBorders>
            <w:vAlign w:val="center"/>
          </w:tcPr>
          <w:p w14:paraId="73C1EF11" w14:textId="20C3E04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18</w:t>
            </w:r>
          </w:p>
        </w:tc>
        <w:tc>
          <w:tcPr>
            <w:tcW w:w="1530" w:type="dxa"/>
            <w:tcBorders>
              <w:left w:val="nil"/>
            </w:tcBorders>
            <w:vAlign w:val="center"/>
          </w:tcPr>
          <w:p w14:paraId="71FD6166" w14:textId="2E01B5FF"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94.81</w:t>
            </w:r>
            <w:r w:rsidR="00E36DF4">
              <w:rPr>
                <w:rFonts w:ascii="Calibri" w:hAnsi="Calibri" w:cs="Calibri"/>
                <w:color w:val="000000"/>
              </w:rPr>
              <w:t>%</w:t>
            </w:r>
          </w:p>
        </w:tc>
      </w:tr>
      <w:tr w:rsidR="00B2615B" w14:paraId="46DEEF80"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500F7E7" w14:textId="7A3D717E" w:rsidR="008A3867" w:rsidRDefault="008A3867" w:rsidP="008A3867">
            <w:r w:rsidRPr="000427AD">
              <w:rPr>
                <w:rFonts w:ascii="Calibri" w:hAnsi="Calibri" w:cs="Calibri"/>
                <w:color w:val="000000"/>
              </w:rPr>
              <w:t>Resnet18_dd 75%</w:t>
            </w:r>
            <w:r>
              <w:rPr>
                <w:rFonts w:ascii="Calibri" w:hAnsi="Calibri" w:cs="Calibri"/>
                <w:b w:val="0"/>
                <w:bCs w:val="0"/>
                <w:color w:val="000000"/>
              </w:rPr>
              <w:br/>
              <w:t>Adam</w:t>
            </w:r>
          </w:p>
        </w:tc>
        <w:tc>
          <w:tcPr>
            <w:tcW w:w="1350" w:type="dxa"/>
            <w:tcBorders>
              <w:left w:val="dotted" w:sz="4" w:space="0" w:color="auto"/>
              <w:right w:val="nil"/>
            </w:tcBorders>
            <w:vAlign w:val="center"/>
          </w:tcPr>
          <w:p w14:paraId="6133099F" w14:textId="2237E02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7E04F525" w14:textId="7898F93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94.50</w:t>
            </w:r>
            <w:r w:rsidR="00E36DF4">
              <w:rPr>
                <w:rFonts w:ascii="Calibri" w:hAnsi="Calibri" w:cs="Calibri"/>
                <w:color w:val="000000"/>
              </w:rPr>
              <w:t>%</w:t>
            </w:r>
          </w:p>
        </w:tc>
        <w:tc>
          <w:tcPr>
            <w:tcW w:w="1620" w:type="dxa"/>
            <w:tcBorders>
              <w:left w:val="dotted" w:sz="4" w:space="0" w:color="auto"/>
              <w:right w:val="nil"/>
            </w:tcBorders>
            <w:vAlign w:val="center"/>
          </w:tcPr>
          <w:p w14:paraId="1F3D8B39" w14:textId="6340BAAE"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1712CA13" w14:textId="0356A4EC"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94.78</w:t>
            </w:r>
            <w:r w:rsidR="00E36DF4">
              <w:rPr>
                <w:rFonts w:ascii="Calibri" w:hAnsi="Calibri" w:cs="Calibri"/>
                <w:color w:val="000000"/>
              </w:rPr>
              <w:t>%</w:t>
            </w:r>
          </w:p>
        </w:tc>
      </w:tr>
      <w:tr w:rsidR="00B2615B" w14:paraId="13E3620A"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196EEF8" w14:textId="404ABBF1" w:rsidR="008A3867" w:rsidRDefault="008A3867" w:rsidP="008A3867">
            <w:r w:rsidRPr="000427AD">
              <w:rPr>
                <w:rFonts w:ascii="Calibri" w:hAnsi="Calibri" w:cs="Calibri"/>
                <w:color w:val="000000"/>
              </w:rPr>
              <w:t>Resnet18_dd 75%</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465A8865" w14:textId="0E18E25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26</w:t>
            </w:r>
          </w:p>
        </w:tc>
        <w:tc>
          <w:tcPr>
            <w:tcW w:w="1530" w:type="dxa"/>
            <w:tcBorders>
              <w:left w:val="nil"/>
              <w:right w:val="dotted" w:sz="4" w:space="0" w:color="auto"/>
            </w:tcBorders>
            <w:vAlign w:val="center"/>
          </w:tcPr>
          <w:p w14:paraId="1A2F5E8A" w14:textId="1F9D00B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c>
          <w:tcPr>
            <w:tcW w:w="1620" w:type="dxa"/>
            <w:tcBorders>
              <w:left w:val="dotted" w:sz="4" w:space="0" w:color="auto"/>
              <w:right w:val="nil"/>
            </w:tcBorders>
            <w:vAlign w:val="center"/>
          </w:tcPr>
          <w:p w14:paraId="264A916D" w14:textId="5F3AEF4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5B9CC68" w14:textId="3912050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94.78</w:t>
            </w:r>
            <w:r w:rsidR="00E36DF4">
              <w:rPr>
                <w:rFonts w:ascii="Calibri" w:hAnsi="Calibri" w:cs="Calibri"/>
                <w:color w:val="000000"/>
              </w:rPr>
              <w:t>%</w:t>
            </w:r>
          </w:p>
        </w:tc>
      </w:tr>
      <w:tr w:rsidR="00B2615B" w14:paraId="661B450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534CC36" w14:textId="1FF01449" w:rsidR="008A3867" w:rsidRDefault="008A3867" w:rsidP="008A3867">
            <w:r w:rsidRPr="000427AD">
              <w:rPr>
                <w:rFonts w:ascii="Calibri" w:hAnsi="Calibri" w:cs="Calibri"/>
                <w:color w:val="000000"/>
              </w:rPr>
              <w:t>Resnet18_dd 50%</w:t>
            </w:r>
            <w:r>
              <w:rPr>
                <w:rFonts w:ascii="Calibri" w:hAnsi="Calibri" w:cs="Calibri"/>
                <w:b w:val="0"/>
                <w:bCs w:val="0"/>
                <w:color w:val="000000"/>
              </w:rPr>
              <w:br/>
              <w:t>Adam</w:t>
            </w:r>
          </w:p>
        </w:tc>
        <w:tc>
          <w:tcPr>
            <w:tcW w:w="1350" w:type="dxa"/>
            <w:tcBorders>
              <w:left w:val="dotted" w:sz="4" w:space="0" w:color="auto"/>
              <w:right w:val="nil"/>
            </w:tcBorders>
            <w:vAlign w:val="center"/>
          </w:tcPr>
          <w:p w14:paraId="258AFE66" w14:textId="5846FCAD"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604E4D2B" w14:textId="6530D7E0"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94.69</w:t>
            </w:r>
            <w:r w:rsidR="00E36DF4">
              <w:rPr>
                <w:rFonts w:ascii="Calibri" w:hAnsi="Calibri" w:cs="Calibri"/>
                <w:color w:val="000000"/>
              </w:rPr>
              <w:t>%</w:t>
            </w:r>
          </w:p>
        </w:tc>
        <w:tc>
          <w:tcPr>
            <w:tcW w:w="1620" w:type="dxa"/>
            <w:tcBorders>
              <w:left w:val="dotted" w:sz="4" w:space="0" w:color="auto"/>
              <w:right w:val="nil"/>
            </w:tcBorders>
            <w:vAlign w:val="center"/>
          </w:tcPr>
          <w:p w14:paraId="36F35AB7" w14:textId="74F320E9"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w:t>
            </w:r>
          </w:p>
        </w:tc>
        <w:tc>
          <w:tcPr>
            <w:tcW w:w="1530" w:type="dxa"/>
            <w:tcBorders>
              <w:left w:val="nil"/>
            </w:tcBorders>
            <w:vAlign w:val="center"/>
          </w:tcPr>
          <w:p w14:paraId="30EBEE21" w14:textId="0A27EF3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94.73</w:t>
            </w:r>
            <w:r w:rsidR="00E36DF4">
              <w:rPr>
                <w:rFonts w:ascii="Calibri" w:hAnsi="Calibri" w:cs="Calibri"/>
                <w:color w:val="000000"/>
              </w:rPr>
              <w:t>%</w:t>
            </w:r>
          </w:p>
        </w:tc>
      </w:tr>
      <w:tr w:rsidR="00B2615B" w14:paraId="1998FC98"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3F34CE20" w14:textId="465780B9" w:rsidR="008A3867" w:rsidRDefault="008A3867" w:rsidP="008A3867">
            <w:r w:rsidRPr="000427AD">
              <w:rPr>
                <w:rFonts w:ascii="Calibri" w:hAnsi="Calibri" w:cs="Calibri"/>
                <w:color w:val="000000"/>
              </w:rPr>
              <w:t>Resnet18_dd 25%</w:t>
            </w:r>
            <w:r>
              <w:rPr>
                <w:rFonts w:ascii="Calibri" w:hAnsi="Calibri" w:cs="Calibri"/>
                <w:b w:val="0"/>
                <w:bCs w:val="0"/>
                <w:color w:val="000000"/>
              </w:rPr>
              <w:br/>
              <w:t>Adam</w:t>
            </w:r>
          </w:p>
        </w:tc>
        <w:tc>
          <w:tcPr>
            <w:tcW w:w="1350" w:type="dxa"/>
            <w:tcBorders>
              <w:left w:val="dotted" w:sz="4" w:space="0" w:color="auto"/>
              <w:right w:val="nil"/>
            </w:tcBorders>
            <w:vAlign w:val="center"/>
          </w:tcPr>
          <w:p w14:paraId="67D489A0" w14:textId="25F2224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5FB09D75" w14:textId="1DD6881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94.32</w:t>
            </w:r>
            <w:r w:rsidR="00E36DF4">
              <w:rPr>
                <w:rFonts w:ascii="Calibri" w:hAnsi="Calibri" w:cs="Calibri"/>
                <w:color w:val="000000"/>
              </w:rPr>
              <w:t>%</w:t>
            </w:r>
          </w:p>
        </w:tc>
        <w:tc>
          <w:tcPr>
            <w:tcW w:w="1620" w:type="dxa"/>
            <w:tcBorders>
              <w:left w:val="dotted" w:sz="4" w:space="0" w:color="auto"/>
              <w:right w:val="nil"/>
            </w:tcBorders>
            <w:vAlign w:val="center"/>
          </w:tcPr>
          <w:p w14:paraId="159585A5" w14:textId="3CBF551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2434D340" w14:textId="6399463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94.72</w:t>
            </w:r>
            <w:r w:rsidR="00E36DF4">
              <w:rPr>
                <w:rFonts w:ascii="Calibri" w:hAnsi="Calibri" w:cs="Calibri"/>
                <w:color w:val="000000"/>
              </w:rPr>
              <w:t>%</w:t>
            </w:r>
          </w:p>
        </w:tc>
      </w:tr>
      <w:tr w:rsidR="00B2615B" w14:paraId="748C99CE"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D1F0B7E" w14:textId="49AA7767" w:rsidR="008A3867" w:rsidRDefault="008A3867" w:rsidP="008A3867">
            <w:r w:rsidRPr="000427AD">
              <w:rPr>
                <w:rFonts w:ascii="Calibri" w:hAnsi="Calibri" w:cs="Calibri"/>
                <w:color w:val="000000"/>
              </w:rPr>
              <w:t>MnistSimpleCNN 3x3</w:t>
            </w:r>
            <w:r w:rsidRPr="000427AD">
              <w:rPr>
                <w:rFonts w:ascii="Calibri" w:hAnsi="Calibri" w:cs="Calibri"/>
                <w:color w:val="000000"/>
              </w:rPr>
              <w:br/>
            </w:r>
            <w:r>
              <w:rPr>
                <w:rFonts w:ascii="Calibri" w:hAnsi="Calibri" w:cs="Calibri"/>
                <w:b w:val="0"/>
                <w:bCs w:val="0"/>
                <w:color w:val="000000"/>
              </w:rPr>
              <w:t>SGD, lr_sched</w:t>
            </w:r>
          </w:p>
        </w:tc>
        <w:tc>
          <w:tcPr>
            <w:tcW w:w="1350" w:type="dxa"/>
            <w:tcBorders>
              <w:left w:val="dotted" w:sz="4" w:space="0" w:color="auto"/>
              <w:right w:val="nil"/>
            </w:tcBorders>
            <w:vAlign w:val="center"/>
          </w:tcPr>
          <w:p w14:paraId="4B08A40F" w14:textId="2BB3751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258AB1A3" w14:textId="4A2F9A6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94.42</w:t>
            </w:r>
            <w:r w:rsidR="00E36DF4">
              <w:rPr>
                <w:rFonts w:ascii="Calibri" w:hAnsi="Calibri" w:cs="Calibri"/>
                <w:color w:val="000000"/>
              </w:rPr>
              <w:t>%</w:t>
            </w:r>
          </w:p>
        </w:tc>
        <w:tc>
          <w:tcPr>
            <w:tcW w:w="1620" w:type="dxa"/>
            <w:tcBorders>
              <w:left w:val="dotted" w:sz="4" w:space="0" w:color="auto"/>
              <w:right w:val="nil"/>
            </w:tcBorders>
            <w:vAlign w:val="center"/>
          </w:tcPr>
          <w:p w14:paraId="54CD7A0E" w14:textId="221A90C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10</w:t>
            </w:r>
          </w:p>
        </w:tc>
        <w:tc>
          <w:tcPr>
            <w:tcW w:w="1530" w:type="dxa"/>
            <w:tcBorders>
              <w:left w:val="nil"/>
            </w:tcBorders>
            <w:vAlign w:val="center"/>
          </w:tcPr>
          <w:p w14:paraId="69D03BA2" w14:textId="44B15F1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94.70</w:t>
            </w:r>
            <w:r w:rsidR="00E36DF4">
              <w:rPr>
                <w:rFonts w:ascii="Calibri" w:hAnsi="Calibri" w:cs="Calibri"/>
                <w:color w:val="000000"/>
              </w:rPr>
              <w:t>%</w:t>
            </w:r>
          </w:p>
        </w:tc>
      </w:tr>
      <w:tr w:rsidR="00B2615B" w14:paraId="63D40CC0"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0F55983" w14:textId="266FE60C" w:rsidR="008A3867" w:rsidRDefault="008A3867" w:rsidP="008A3867">
            <w:r w:rsidRPr="000427AD">
              <w:rPr>
                <w:rFonts w:ascii="Calibri" w:hAnsi="Calibri" w:cs="Calibri"/>
                <w:color w:val="000000"/>
              </w:rPr>
              <w:t>MnistSimpleCNN 7x7</w:t>
            </w:r>
            <w:r>
              <w:rPr>
                <w:rFonts w:ascii="Calibri" w:hAnsi="Calibri" w:cs="Calibri"/>
                <w:b w:val="0"/>
                <w:bCs w:val="0"/>
                <w:color w:val="000000"/>
              </w:rPr>
              <w:br/>
              <w:t>Adam, dropout</w:t>
            </w:r>
          </w:p>
        </w:tc>
        <w:tc>
          <w:tcPr>
            <w:tcW w:w="1350" w:type="dxa"/>
            <w:tcBorders>
              <w:left w:val="dotted" w:sz="4" w:space="0" w:color="auto"/>
              <w:right w:val="nil"/>
            </w:tcBorders>
            <w:vAlign w:val="center"/>
          </w:tcPr>
          <w:p w14:paraId="6F77E329" w14:textId="2DD9131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65527D4D" w14:textId="1F43E05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94.19</w:t>
            </w:r>
            <w:r w:rsidR="00E36DF4">
              <w:rPr>
                <w:rFonts w:ascii="Calibri" w:hAnsi="Calibri" w:cs="Calibri"/>
                <w:color w:val="000000"/>
              </w:rPr>
              <w:t>%</w:t>
            </w:r>
          </w:p>
        </w:tc>
        <w:tc>
          <w:tcPr>
            <w:tcW w:w="1620" w:type="dxa"/>
            <w:tcBorders>
              <w:left w:val="dotted" w:sz="4" w:space="0" w:color="auto"/>
              <w:right w:val="nil"/>
            </w:tcBorders>
            <w:vAlign w:val="center"/>
          </w:tcPr>
          <w:p w14:paraId="289DD1E9" w14:textId="3C625C3F"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13</w:t>
            </w:r>
          </w:p>
        </w:tc>
        <w:tc>
          <w:tcPr>
            <w:tcW w:w="1530" w:type="dxa"/>
            <w:tcBorders>
              <w:left w:val="nil"/>
            </w:tcBorders>
            <w:vAlign w:val="center"/>
          </w:tcPr>
          <w:p w14:paraId="498A9071" w14:textId="7CF1009C"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94.67</w:t>
            </w:r>
            <w:r w:rsidR="00E36DF4">
              <w:rPr>
                <w:rFonts w:ascii="Calibri" w:hAnsi="Calibri" w:cs="Calibri"/>
                <w:color w:val="000000"/>
              </w:rPr>
              <w:t>%</w:t>
            </w:r>
          </w:p>
        </w:tc>
      </w:tr>
      <w:tr w:rsidR="00B2615B" w14:paraId="7B151D7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8FA0973" w14:textId="68D7781B" w:rsidR="008A3867" w:rsidRDefault="008A3867" w:rsidP="008A3867">
            <w:r w:rsidRPr="000427AD">
              <w:rPr>
                <w:rFonts w:ascii="Calibri" w:hAnsi="Calibri" w:cs="Calibri"/>
                <w:color w:val="000000"/>
              </w:rPr>
              <w:t>Resnet18</w:t>
            </w:r>
            <w:r>
              <w:rPr>
                <w:rFonts w:ascii="Calibri" w:hAnsi="Calibri" w:cs="Calibri"/>
                <w:b w:val="0"/>
                <w:bCs w:val="0"/>
                <w:color w:val="000000"/>
              </w:rPr>
              <w:br/>
              <w:t>Adam</w:t>
            </w:r>
          </w:p>
        </w:tc>
        <w:tc>
          <w:tcPr>
            <w:tcW w:w="1350" w:type="dxa"/>
            <w:tcBorders>
              <w:left w:val="dotted" w:sz="4" w:space="0" w:color="auto"/>
              <w:right w:val="nil"/>
            </w:tcBorders>
            <w:vAlign w:val="center"/>
          </w:tcPr>
          <w:p w14:paraId="0B49699B" w14:textId="2D27A17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A651735" w14:textId="0A01A7B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94.29</w:t>
            </w:r>
            <w:r w:rsidR="00E36DF4">
              <w:rPr>
                <w:rFonts w:ascii="Calibri" w:hAnsi="Calibri" w:cs="Calibri"/>
                <w:color w:val="000000"/>
              </w:rPr>
              <w:t>%</w:t>
            </w:r>
          </w:p>
        </w:tc>
        <w:tc>
          <w:tcPr>
            <w:tcW w:w="1620" w:type="dxa"/>
            <w:tcBorders>
              <w:left w:val="dotted" w:sz="4" w:space="0" w:color="auto"/>
              <w:right w:val="nil"/>
            </w:tcBorders>
            <w:vAlign w:val="center"/>
          </w:tcPr>
          <w:p w14:paraId="33381310" w14:textId="55ED79F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w:t>
            </w:r>
          </w:p>
        </w:tc>
        <w:tc>
          <w:tcPr>
            <w:tcW w:w="1530" w:type="dxa"/>
            <w:tcBorders>
              <w:left w:val="nil"/>
            </w:tcBorders>
            <w:vAlign w:val="center"/>
          </w:tcPr>
          <w:p w14:paraId="0940193E" w14:textId="749B17E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94.63</w:t>
            </w:r>
            <w:r w:rsidR="00E36DF4">
              <w:rPr>
                <w:rFonts w:ascii="Calibri" w:hAnsi="Calibri" w:cs="Calibri"/>
                <w:color w:val="000000"/>
              </w:rPr>
              <w:t>%</w:t>
            </w:r>
          </w:p>
        </w:tc>
      </w:tr>
      <w:tr w:rsidR="00B2615B" w14:paraId="0F38F7E3"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4192690" w14:textId="5931CF9A" w:rsidR="008A3867" w:rsidRDefault="008A3867" w:rsidP="008A3867">
            <w:r w:rsidRPr="000427AD">
              <w:rPr>
                <w:rFonts w:ascii="Calibri" w:hAnsi="Calibri" w:cs="Calibri"/>
                <w:color w:val="000000"/>
              </w:rPr>
              <w:t>Resnet18_dd 75%</w:t>
            </w:r>
            <w:r w:rsidRPr="000427AD">
              <w:rPr>
                <w:rFonts w:ascii="Calibri" w:hAnsi="Calibri" w:cs="Calibri"/>
                <w:color w:val="000000"/>
              </w:rPr>
              <w:br/>
            </w:r>
            <w:r>
              <w:rPr>
                <w:rFonts w:ascii="Calibri" w:hAnsi="Calibri" w:cs="Calibri"/>
                <w:b w:val="0"/>
                <w:bCs w:val="0"/>
                <w:color w:val="000000"/>
              </w:rPr>
              <w:t>SGD, lr_sched</w:t>
            </w:r>
          </w:p>
        </w:tc>
        <w:tc>
          <w:tcPr>
            <w:tcW w:w="1350" w:type="dxa"/>
            <w:tcBorders>
              <w:left w:val="dotted" w:sz="4" w:space="0" w:color="auto"/>
              <w:right w:val="nil"/>
            </w:tcBorders>
            <w:vAlign w:val="center"/>
          </w:tcPr>
          <w:p w14:paraId="03E960B8" w14:textId="66F61CF6"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w:t>
            </w:r>
          </w:p>
        </w:tc>
        <w:tc>
          <w:tcPr>
            <w:tcW w:w="1530" w:type="dxa"/>
            <w:tcBorders>
              <w:left w:val="nil"/>
              <w:right w:val="dotted" w:sz="4" w:space="0" w:color="auto"/>
            </w:tcBorders>
            <w:vAlign w:val="center"/>
          </w:tcPr>
          <w:p w14:paraId="2B3036CE" w14:textId="7C8D0AD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94.55</w:t>
            </w:r>
            <w:r w:rsidR="00E36DF4">
              <w:rPr>
                <w:rFonts w:ascii="Calibri" w:hAnsi="Calibri" w:cs="Calibri"/>
                <w:color w:val="000000"/>
              </w:rPr>
              <w:t>%</w:t>
            </w:r>
          </w:p>
        </w:tc>
        <w:tc>
          <w:tcPr>
            <w:tcW w:w="1620" w:type="dxa"/>
            <w:tcBorders>
              <w:left w:val="dotted" w:sz="4" w:space="0" w:color="auto"/>
              <w:right w:val="nil"/>
            </w:tcBorders>
            <w:vAlign w:val="center"/>
          </w:tcPr>
          <w:p w14:paraId="73B34D02" w14:textId="4E38974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409E2D34" w14:textId="7F90E481"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94.63</w:t>
            </w:r>
            <w:r w:rsidR="00E36DF4">
              <w:rPr>
                <w:rFonts w:ascii="Calibri" w:hAnsi="Calibri" w:cs="Calibri"/>
                <w:color w:val="000000"/>
              </w:rPr>
              <w:t>%</w:t>
            </w:r>
          </w:p>
        </w:tc>
      </w:tr>
      <w:tr w:rsidR="00B2615B" w14:paraId="4C603376"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78A8AB2" w14:textId="3A0B09FA" w:rsidR="008A3867" w:rsidRDefault="008A3867" w:rsidP="008A3867">
            <w:r w:rsidRPr="000427AD">
              <w:rPr>
                <w:rFonts w:ascii="Calibri" w:hAnsi="Calibri" w:cs="Calibri"/>
                <w:color w:val="000000"/>
              </w:rPr>
              <w:t>Resnet18</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38F7903A" w14:textId="548A96D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0C64D871" w14:textId="49E5229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94.58</w:t>
            </w:r>
            <w:r w:rsidR="00E36DF4">
              <w:rPr>
                <w:rFonts w:ascii="Calibri" w:hAnsi="Calibri" w:cs="Calibri"/>
                <w:color w:val="000000"/>
              </w:rPr>
              <w:t>%</w:t>
            </w:r>
          </w:p>
        </w:tc>
        <w:tc>
          <w:tcPr>
            <w:tcW w:w="1620" w:type="dxa"/>
            <w:tcBorders>
              <w:left w:val="dotted" w:sz="4" w:space="0" w:color="auto"/>
              <w:right w:val="nil"/>
            </w:tcBorders>
            <w:vAlign w:val="center"/>
          </w:tcPr>
          <w:p w14:paraId="13D01296" w14:textId="619F71D0"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13</w:t>
            </w:r>
          </w:p>
        </w:tc>
        <w:tc>
          <w:tcPr>
            <w:tcW w:w="1530" w:type="dxa"/>
            <w:tcBorders>
              <w:left w:val="nil"/>
            </w:tcBorders>
            <w:vAlign w:val="center"/>
          </w:tcPr>
          <w:p w14:paraId="3065CC6D" w14:textId="0535E4A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94.59</w:t>
            </w:r>
            <w:r w:rsidR="00E36DF4">
              <w:rPr>
                <w:rFonts w:ascii="Calibri" w:hAnsi="Calibri" w:cs="Calibri"/>
                <w:color w:val="000000"/>
              </w:rPr>
              <w:t>%</w:t>
            </w:r>
          </w:p>
        </w:tc>
      </w:tr>
      <w:tr w:rsidR="00B2615B" w14:paraId="75C534C1"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1A302BF" w14:textId="335CF293" w:rsidR="008A3867" w:rsidRDefault="008A3867" w:rsidP="008A3867">
            <w:r w:rsidRPr="000427AD">
              <w:rPr>
                <w:rFonts w:ascii="Calibri" w:hAnsi="Calibri" w:cs="Calibri"/>
                <w:color w:val="000000"/>
              </w:rPr>
              <w:t>Resnet18_dd 25%</w:t>
            </w:r>
            <w:r w:rsidRPr="000427AD">
              <w:rPr>
                <w:rFonts w:ascii="Calibri" w:hAnsi="Calibri" w:cs="Calibri"/>
                <w:color w:val="000000"/>
              </w:rPr>
              <w:br/>
            </w:r>
            <w:r>
              <w:rPr>
                <w:rFonts w:ascii="Calibri" w:hAnsi="Calibri" w:cs="Calibri"/>
                <w:b w:val="0"/>
                <w:bCs w:val="0"/>
                <w:color w:val="000000"/>
              </w:rPr>
              <w:t>SGD, lr_sched, 224x224 img,</w:t>
            </w:r>
            <w:r>
              <w:rPr>
                <w:rFonts w:ascii="Calibri" w:hAnsi="Calibri" w:cs="Calibri"/>
                <w:b w:val="0"/>
                <w:bCs w:val="0"/>
                <w:color w:val="000000"/>
              </w:rPr>
              <w:br/>
              <w:t>10% dropout</w:t>
            </w:r>
          </w:p>
        </w:tc>
        <w:tc>
          <w:tcPr>
            <w:tcW w:w="1350" w:type="dxa"/>
            <w:tcBorders>
              <w:left w:val="dotted" w:sz="4" w:space="0" w:color="auto"/>
              <w:right w:val="nil"/>
            </w:tcBorders>
            <w:vAlign w:val="center"/>
          </w:tcPr>
          <w:p w14:paraId="05AD1ACE" w14:textId="0FD2CCF8"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right w:val="dotted" w:sz="4" w:space="0" w:color="auto"/>
            </w:tcBorders>
            <w:vAlign w:val="center"/>
          </w:tcPr>
          <w:p w14:paraId="5CE9F3E7" w14:textId="766C978D"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94.57</w:t>
            </w:r>
            <w:r w:rsidR="00E36DF4">
              <w:rPr>
                <w:rFonts w:ascii="Calibri" w:hAnsi="Calibri" w:cs="Calibri"/>
                <w:color w:val="000000"/>
              </w:rPr>
              <w:t>%</w:t>
            </w:r>
          </w:p>
        </w:tc>
        <w:tc>
          <w:tcPr>
            <w:tcW w:w="1620" w:type="dxa"/>
            <w:tcBorders>
              <w:left w:val="dotted" w:sz="4" w:space="0" w:color="auto"/>
              <w:right w:val="nil"/>
            </w:tcBorders>
            <w:vAlign w:val="center"/>
          </w:tcPr>
          <w:p w14:paraId="163EBF0F" w14:textId="23F86A0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tcBorders>
            <w:vAlign w:val="center"/>
          </w:tcPr>
          <w:p w14:paraId="003469A3" w14:textId="227BDF6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94.57</w:t>
            </w:r>
            <w:r w:rsidR="00E36DF4">
              <w:rPr>
                <w:rFonts w:ascii="Calibri" w:hAnsi="Calibri" w:cs="Calibri"/>
                <w:color w:val="000000"/>
              </w:rPr>
              <w:t>%</w:t>
            </w:r>
          </w:p>
        </w:tc>
      </w:tr>
      <w:tr w:rsidR="00B2615B" w14:paraId="05FB8A79"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985C634" w14:textId="4A6587CD" w:rsidR="008A3867" w:rsidRDefault="008A3867" w:rsidP="008A3867">
            <w:r w:rsidRPr="000427AD">
              <w:rPr>
                <w:rFonts w:ascii="Calibri" w:hAnsi="Calibri" w:cs="Calibri"/>
                <w:color w:val="000000"/>
              </w:rPr>
              <w:t>MnistSimpleCNN 3x3</w:t>
            </w:r>
            <w:r w:rsidRPr="000427AD">
              <w:rPr>
                <w:rFonts w:ascii="Calibri" w:hAnsi="Calibri" w:cs="Calibri"/>
                <w:color w:val="000000"/>
              </w:rPr>
              <w:br/>
            </w:r>
            <w:r>
              <w:rPr>
                <w:rFonts w:ascii="Calibri" w:hAnsi="Calibri" w:cs="Calibri"/>
                <w:b w:val="0"/>
                <w:bCs w:val="0"/>
                <w:color w:val="000000"/>
              </w:rPr>
              <w:t>Adam, dropout</w:t>
            </w:r>
          </w:p>
        </w:tc>
        <w:tc>
          <w:tcPr>
            <w:tcW w:w="1350" w:type="dxa"/>
            <w:tcBorders>
              <w:left w:val="dotted" w:sz="4" w:space="0" w:color="auto"/>
              <w:right w:val="nil"/>
            </w:tcBorders>
            <w:vAlign w:val="center"/>
          </w:tcPr>
          <w:p w14:paraId="0C1184F2" w14:textId="3417A841"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725F967" w14:textId="3EFEEBDE"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94.15</w:t>
            </w:r>
            <w:r w:rsidR="00E36DF4">
              <w:rPr>
                <w:rFonts w:ascii="Calibri" w:hAnsi="Calibri" w:cs="Calibri"/>
                <w:color w:val="000000"/>
              </w:rPr>
              <w:t>%</w:t>
            </w:r>
          </w:p>
        </w:tc>
        <w:tc>
          <w:tcPr>
            <w:tcW w:w="1620" w:type="dxa"/>
            <w:tcBorders>
              <w:left w:val="dotted" w:sz="4" w:space="0" w:color="auto"/>
              <w:right w:val="nil"/>
            </w:tcBorders>
            <w:vAlign w:val="center"/>
          </w:tcPr>
          <w:p w14:paraId="26DDB4D1" w14:textId="7E5B84B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19</w:t>
            </w:r>
          </w:p>
        </w:tc>
        <w:tc>
          <w:tcPr>
            <w:tcW w:w="1530" w:type="dxa"/>
            <w:tcBorders>
              <w:left w:val="nil"/>
            </w:tcBorders>
            <w:vAlign w:val="center"/>
          </w:tcPr>
          <w:p w14:paraId="226E8BF2" w14:textId="09E49D86"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r>
      <w:tr w:rsidR="00B2615B" w14:paraId="1D40018F"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DFC0958" w14:textId="41A1C109" w:rsidR="008A3867" w:rsidRDefault="008A3867" w:rsidP="008A3867">
            <w:r w:rsidRPr="000427AD">
              <w:rPr>
                <w:rFonts w:ascii="Calibri" w:hAnsi="Calibri" w:cs="Calibri"/>
                <w:color w:val="000000"/>
              </w:rPr>
              <w:t>MnistSimpleCNN 5x5</w:t>
            </w:r>
            <w:r>
              <w:rPr>
                <w:rFonts w:ascii="Calibri" w:hAnsi="Calibri" w:cs="Calibri"/>
                <w:b w:val="0"/>
                <w:bCs w:val="0"/>
                <w:color w:val="000000"/>
              </w:rPr>
              <w:br/>
              <w:t>Adam, dropout</w:t>
            </w:r>
          </w:p>
        </w:tc>
        <w:tc>
          <w:tcPr>
            <w:tcW w:w="1350" w:type="dxa"/>
            <w:tcBorders>
              <w:left w:val="dotted" w:sz="4" w:space="0" w:color="auto"/>
              <w:right w:val="nil"/>
            </w:tcBorders>
            <w:vAlign w:val="center"/>
          </w:tcPr>
          <w:p w14:paraId="68FF3016" w14:textId="7577402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20E4A1E6" w14:textId="54AB700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94.09</w:t>
            </w:r>
            <w:r w:rsidR="00E36DF4">
              <w:rPr>
                <w:rFonts w:ascii="Calibri" w:hAnsi="Calibri" w:cs="Calibri"/>
                <w:color w:val="000000"/>
              </w:rPr>
              <w:t>%</w:t>
            </w:r>
          </w:p>
        </w:tc>
        <w:tc>
          <w:tcPr>
            <w:tcW w:w="1620" w:type="dxa"/>
            <w:tcBorders>
              <w:left w:val="dotted" w:sz="4" w:space="0" w:color="auto"/>
              <w:right w:val="nil"/>
            </w:tcBorders>
            <w:vAlign w:val="center"/>
          </w:tcPr>
          <w:p w14:paraId="7E23A93A" w14:textId="36F5043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19</w:t>
            </w:r>
          </w:p>
        </w:tc>
        <w:tc>
          <w:tcPr>
            <w:tcW w:w="1530" w:type="dxa"/>
            <w:tcBorders>
              <w:left w:val="nil"/>
            </w:tcBorders>
            <w:vAlign w:val="center"/>
          </w:tcPr>
          <w:p w14:paraId="39200A82" w14:textId="5055E2A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94.52</w:t>
            </w:r>
            <w:r w:rsidR="00E36DF4">
              <w:rPr>
                <w:rFonts w:ascii="Calibri" w:hAnsi="Calibri" w:cs="Calibri"/>
                <w:color w:val="000000"/>
              </w:rPr>
              <w:t>%</w:t>
            </w:r>
          </w:p>
        </w:tc>
      </w:tr>
      <w:tr w:rsidR="00B2615B" w14:paraId="36FE0E88"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3B8886BE" w14:textId="23EE11B9" w:rsidR="008A3867" w:rsidRDefault="008A3867" w:rsidP="008A3867">
            <w:r w:rsidRPr="000427AD">
              <w:rPr>
                <w:rFonts w:ascii="Calibri" w:hAnsi="Calibri" w:cs="Calibri"/>
                <w:color w:val="000000"/>
              </w:rPr>
              <w:t>SimpleNetv1</w:t>
            </w:r>
            <w:r>
              <w:rPr>
                <w:rFonts w:ascii="Calibri" w:hAnsi="Calibri" w:cs="Calibri"/>
                <w:b w:val="0"/>
                <w:bCs w:val="0"/>
                <w:color w:val="000000"/>
              </w:rPr>
              <w:br/>
              <w:t>Adam</w:t>
            </w:r>
          </w:p>
        </w:tc>
        <w:tc>
          <w:tcPr>
            <w:tcW w:w="1350" w:type="dxa"/>
            <w:tcBorders>
              <w:left w:val="dotted" w:sz="4" w:space="0" w:color="auto"/>
              <w:right w:val="nil"/>
            </w:tcBorders>
            <w:vAlign w:val="center"/>
          </w:tcPr>
          <w:p w14:paraId="7FA5FEE9" w14:textId="7F2ABDF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E313352" w14:textId="4FF48D5C"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94.05</w:t>
            </w:r>
            <w:r w:rsidR="00E36DF4">
              <w:rPr>
                <w:rFonts w:ascii="Calibri" w:hAnsi="Calibri" w:cs="Calibri"/>
                <w:color w:val="000000"/>
              </w:rPr>
              <w:t>%</w:t>
            </w:r>
          </w:p>
        </w:tc>
        <w:tc>
          <w:tcPr>
            <w:tcW w:w="1620" w:type="dxa"/>
            <w:tcBorders>
              <w:left w:val="dotted" w:sz="4" w:space="0" w:color="auto"/>
              <w:right w:val="nil"/>
            </w:tcBorders>
            <w:vAlign w:val="center"/>
          </w:tcPr>
          <w:p w14:paraId="608AA23C" w14:textId="336E9D8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417EC2A5" w14:textId="3CDB9E5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94.51</w:t>
            </w:r>
            <w:r w:rsidR="00E36DF4">
              <w:rPr>
                <w:rFonts w:ascii="Calibri" w:hAnsi="Calibri" w:cs="Calibri"/>
                <w:color w:val="000000"/>
              </w:rPr>
              <w:t>%</w:t>
            </w:r>
          </w:p>
        </w:tc>
      </w:tr>
      <w:tr w:rsidR="00B2615B" w14:paraId="4D8C6252"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4B804209" w14:textId="6FF531F1" w:rsidR="008A3867" w:rsidRDefault="008A3867" w:rsidP="008A3867">
            <w:r w:rsidRPr="000427AD">
              <w:rPr>
                <w:rFonts w:ascii="Calibri" w:hAnsi="Calibri" w:cs="Calibri"/>
                <w:color w:val="000000"/>
              </w:rPr>
              <w:t>SimpleNetv1</w:t>
            </w:r>
            <w:r>
              <w:rPr>
                <w:rFonts w:ascii="Calibri" w:hAnsi="Calibri" w:cs="Calibri"/>
                <w:b w:val="0"/>
                <w:bCs w:val="0"/>
                <w:color w:val="000000"/>
              </w:rPr>
              <w:br/>
              <w:t>Adam, 10% dropout</w:t>
            </w:r>
          </w:p>
        </w:tc>
        <w:tc>
          <w:tcPr>
            <w:tcW w:w="1350" w:type="dxa"/>
            <w:tcBorders>
              <w:left w:val="dotted" w:sz="4" w:space="0" w:color="auto"/>
              <w:right w:val="nil"/>
            </w:tcBorders>
            <w:vAlign w:val="center"/>
          </w:tcPr>
          <w:p w14:paraId="127229D1" w14:textId="2C89DF2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45</w:t>
            </w:r>
          </w:p>
        </w:tc>
        <w:tc>
          <w:tcPr>
            <w:tcW w:w="1530" w:type="dxa"/>
            <w:tcBorders>
              <w:left w:val="nil"/>
              <w:right w:val="dotted" w:sz="4" w:space="0" w:color="auto"/>
            </w:tcBorders>
            <w:vAlign w:val="center"/>
          </w:tcPr>
          <w:p w14:paraId="40BAE289" w14:textId="73DFE8B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93.85</w:t>
            </w:r>
            <w:r w:rsidR="00E36DF4">
              <w:rPr>
                <w:rFonts w:ascii="Calibri" w:hAnsi="Calibri" w:cs="Calibri"/>
                <w:color w:val="000000"/>
              </w:rPr>
              <w:t>%</w:t>
            </w:r>
          </w:p>
        </w:tc>
        <w:tc>
          <w:tcPr>
            <w:tcW w:w="1620" w:type="dxa"/>
            <w:tcBorders>
              <w:left w:val="dotted" w:sz="4" w:space="0" w:color="auto"/>
              <w:right w:val="nil"/>
            </w:tcBorders>
            <w:vAlign w:val="center"/>
          </w:tcPr>
          <w:p w14:paraId="5C9170AB" w14:textId="46CB3E5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tcBorders>
            <w:vAlign w:val="center"/>
          </w:tcPr>
          <w:p w14:paraId="529C3439" w14:textId="6FEEF28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94.15</w:t>
            </w:r>
            <w:r w:rsidR="00E36DF4">
              <w:rPr>
                <w:rFonts w:ascii="Calibri" w:hAnsi="Calibri" w:cs="Calibri"/>
                <w:color w:val="000000"/>
              </w:rPr>
              <w:t>%</w:t>
            </w:r>
          </w:p>
        </w:tc>
      </w:tr>
    </w:tbl>
    <w:p w14:paraId="24E69DF3" w14:textId="694551BF" w:rsidR="00641E31" w:rsidRDefault="00641E31" w:rsidP="00641E31">
      <w:pPr>
        <w:pStyle w:val="4Tekst"/>
        <w:jc w:val="center"/>
      </w:pPr>
      <w:r>
        <w:t xml:space="preserve">Tablica </w:t>
      </w:r>
      <w:fldSimple w:instr=" SEQ Tablica \* ARABIC ">
        <w:r>
          <w:rPr>
            <w:noProof/>
          </w:rPr>
          <w:t>2</w:t>
        </w:r>
      </w:fldSimple>
      <w:r>
        <w:t xml:space="preserve">. </w:t>
      </w:r>
      <w:r w:rsidR="000427AD" w:rsidRPr="000427AD">
        <w:t>Mjerenja sortirana padajući po najboljoj točnosti</w:t>
      </w:r>
    </w:p>
    <w:p w14:paraId="4BB238E9" w14:textId="235DE8ED" w:rsidR="003E169D" w:rsidRPr="003E169D" w:rsidDel="00C93C8F" w:rsidRDefault="003E169D" w:rsidP="003E169D">
      <w:pPr>
        <w:pStyle w:val="4Tekst"/>
        <w:rPr>
          <w:del w:id="1703" w:author="Stjepan Salopek (ssalopek)" w:date="2021-09-13T16:30:00Z"/>
        </w:rPr>
      </w:pPr>
    </w:p>
    <w:tbl>
      <w:tblPr>
        <w:tblStyle w:val="TableGrid"/>
        <w:tblW w:w="0" w:type="auto"/>
        <w:tblLook w:val="04A0" w:firstRow="1" w:lastRow="0" w:firstColumn="1" w:lastColumn="0" w:noHBand="0" w:noVBand="1"/>
      </w:tblPr>
      <w:tblGrid>
        <w:gridCol w:w="2802"/>
        <w:gridCol w:w="1842"/>
        <w:gridCol w:w="2322"/>
        <w:gridCol w:w="2322"/>
      </w:tblGrid>
      <w:tr w:rsidR="004170FB" w:rsidDel="00C93C8F" w14:paraId="5F0A53C7" w14:textId="57064E0B" w:rsidTr="004170FB">
        <w:trPr>
          <w:del w:id="1704" w:author="Stjepan Salopek (ssalopek)" w:date="2021-09-13T16:30:00Z"/>
        </w:trPr>
        <w:tc>
          <w:tcPr>
            <w:tcW w:w="2802" w:type="dxa"/>
            <w:shd w:val="clear" w:color="auto" w:fill="D9D9D9" w:themeFill="background1" w:themeFillShade="D9"/>
          </w:tcPr>
          <w:p w14:paraId="533D6F7B" w14:textId="26E4950F" w:rsidR="004170FB" w:rsidDel="00C93C8F" w:rsidRDefault="004170FB" w:rsidP="004170FB">
            <w:pPr>
              <w:pStyle w:val="4Tekst"/>
              <w:jc w:val="center"/>
              <w:rPr>
                <w:del w:id="1705" w:author="Stjepan Salopek (ssalopek)" w:date="2021-09-13T16:30:00Z"/>
              </w:rPr>
            </w:pPr>
            <w:del w:id="1706" w:author="Stjepan Salopek (ssalopek)" w:date="2021-09-13T16:30:00Z">
              <w:r w:rsidDel="00C93C8F">
                <w:delText>Karakteristike \ Epoha</w:delText>
              </w:r>
            </w:del>
          </w:p>
        </w:tc>
        <w:tc>
          <w:tcPr>
            <w:tcW w:w="1842" w:type="dxa"/>
            <w:shd w:val="clear" w:color="auto" w:fill="F2F2F2" w:themeFill="background1" w:themeFillShade="F2"/>
          </w:tcPr>
          <w:p w14:paraId="76EAA6E9" w14:textId="22EF4420" w:rsidR="004170FB" w:rsidDel="00C93C8F" w:rsidRDefault="004170FB" w:rsidP="004170FB">
            <w:pPr>
              <w:pStyle w:val="4Tekst"/>
              <w:jc w:val="center"/>
              <w:rPr>
                <w:del w:id="1707" w:author="Stjepan Salopek (ssalopek)" w:date="2021-09-13T16:30:00Z"/>
              </w:rPr>
            </w:pPr>
            <w:del w:id="1708" w:author="Stjepan Salopek (ssalopek)" w:date="2021-09-13T16:30:00Z">
              <w:r w:rsidDel="00C93C8F">
                <w:delText>20</w:delText>
              </w:r>
            </w:del>
          </w:p>
        </w:tc>
        <w:tc>
          <w:tcPr>
            <w:tcW w:w="2322" w:type="dxa"/>
            <w:shd w:val="clear" w:color="auto" w:fill="F2F2F2" w:themeFill="background1" w:themeFillShade="F2"/>
          </w:tcPr>
          <w:p w14:paraId="231221B2" w14:textId="5DBA000A" w:rsidR="004170FB" w:rsidDel="00C93C8F" w:rsidRDefault="004170FB" w:rsidP="004170FB">
            <w:pPr>
              <w:pStyle w:val="4Tekst"/>
              <w:jc w:val="center"/>
              <w:rPr>
                <w:del w:id="1709" w:author="Stjepan Salopek (ssalopek)" w:date="2021-09-13T16:30:00Z"/>
              </w:rPr>
            </w:pPr>
            <w:del w:id="1710" w:author="Stjepan Salopek (ssalopek)" w:date="2021-09-13T16:30:00Z">
              <w:r w:rsidDel="00C93C8F">
                <w:delText>50</w:delText>
              </w:r>
            </w:del>
          </w:p>
        </w:tc>
        <w:tc>
          <w:tcPr>
            <w:tcW w:w="2322" w:type="dxa"/>
            <w:shd w:val="clear" w:color="auto" w:fill="F2F2F2" w:themeFill="background1" w:themeFillShade="F2"/>
          </w:tcPr>
          <w:p w14:paraId="09A3769E" w14:textId="7C07EC6F" w:rsidR="004170FB" w:rsidDel="00C93C8F" w:rsidRDefault="004170FB" w:rsidP="004170FB">
            <w:pPr>
              <w:pStyle w:val="4Tekst"/>
              <w:jc w:val="center"/>
              <w:rPr>
                <w:del w:id="1711" w:author="Stjepan Salopek (ssalopek)" w:date="2021-09-13T16:30:00Z"/>
              </w:rPr>
            </w:pPr>
            <w:del w:id="1712" w:author="Stjepan Salopek (ssalopek)" w:date="2021-09-13T16:30:00Z">
              <w:r w:rsidDel="00C93C8F">
                <w:delText>100</w:delText>
              </w:r>
            </w:del>
          </w:p>
        </w:tc>
      </w:tr>
      <w:tr w:rsidR="004170FB" w:rsidDel="00C93C8F" w14:paraId="63BA7525" w14:textId="1C6DA596" w:rsidTr="004170FB">
        <w:trPr>
          <w:del w:id="1713" w:author="Stjepan Salopek (ssalopek)" w:date="2021-09-13T16:30:00Z"/>
        </w:trPr>
        <w:tc>
          <w:tcPr>
            <w:tcW w:w="2802" w:type="dxa"/>
            <w:shd w:val="clear" w:color="auto" w:fill="F2F2F2" w:themeFill="background1" w:themeFillShade="F2"/>
          </w:tcPr>
          <w:p w14:paraId="2A3CE4F7" w14:textId="42D74FCB" w:rsidR="004170FB" w:rsidDel="00C93C8F" w:rsidRDefault="004170FB" w:rsidP="004170FB">
            <w:pPr>
              <w:pStyle w:val="4Tekst"/>
              <w:jc w:val="center"/>
              <w:rPr>
                <w:del w:id="1714" w:author="Stjepan Salopek (ssalopek)" w:date="2021-09-13T16:30:00Z"/>
              </w:rPr>
            </w:pPr>
            <w:del w:id="1715" w:author="Stjepan Salopek (ssalopek)" w:date="2021-09-13T16:30:00Z">
              <w:r w:rsidDel="00C93C8F">
                <w:delText>stopa učenja = 0.033</w:delText>
              </w:r>
              <w:r w:rsidDel="00C93C8F">
                <w:br/>
                <w:delText>momentum = 0.5</w:delText>
              </w:r>
            </w:del>
          </w:p>
        </w:tc>
        <w:tc>
          <w:tcPr>
            <w:tcW w:w="1842" w:type="dxa"/>
          </w:tcPr>
          <w:p w14:paraId="7D28B23E" w14:textId="4A0306F0" w:rsidR="004170FB" w:rsidDel="00C93C8F" w:rsidRDefault="003E169D" w:rsidP="003E169D">
            <w:pPr>
              <w:pStyle w:val="4Tekst"/>
              <w:jc w:val="center"/>
              <w:rPr>
                <w:del w:id="1716" w:author="Stjepan Salopek (ssalopek)" w:date="2021-09-13T16:30:00Z"/>
              </w:rPr>
            </w:pPr>
            <w:del w:id="1717" w:author="Stjepan Salopek (ssalopek)" w:date="2021-09-13T16:30:00Z">
              <w:r w:rsidDel="00C93C8F">
                <w:delText>86,71%</w:delText>
              </w:r>
            </w:del>
          </w:p>
        </w:tc>
        <w:tc>
          <w:tcPr>
            <w:tcW w:w="2322" w:type="dxa"/>
          </w:tcPr>
          <w:p w14:paraId="1D4ADE8D" w14:textId="0AF4145C" w:rsidR="004170FB" w:rsidDel="00C93C8F" w:rsidRDefault="003E169D" w:rsidP="003E169D">
            <w:pPr>
              <w:pStyle w:val="4Tekst"/>
              <w:jc w:val="center"/>
              <w:rPr>
                <w:del w:id="1718" w:author="Stjepan Salopek (ssalopek)" w:date="2021-09-13T16:30:00Z"/>
              </w:rPr>
            </w:pPr>
            <w:del w:id="1719" w:author="Stjepan Salopek (ssalopek)" w:date="2021-09-13T16:30:00Z">
              <w:r w:rsidDel="00C93C8F">
                <w:delText>90,09%</w:delText>
              </w:r>
            </w:del>
          </w:p>
        </w:tc>
        <w:tc>
          <w:tcPr>
            <w:tcW w:w="2322" w:type="dxa"/>
          </w:tcPr>
          <w:p w14:paraId="5C487B99" w14:textId="19FD1079" w:rsidR="004170FB" w:rsidDel="00C93C8F" w:rsidRDefault="003E169D" w:rsidP="003E169D">
            <w:pPr>
              <w:pStyle w:val="4Tekst"/>
              <w:jc w:val="center"/>
              <w:rPr>
                <w:del w:id="1720" w:author="Stjepan Salopek (ssalopek)" w:date="2021-09-13T16:30:00Z"/>
              </w:rPr>
            </w:pPr>
            <w:del w:id="1721" w:author="Stjepan Salopek (ssalopek)" w:date="2021-09-13T16:30:00Z">
              <w:r w:rsidDel="00C93C8F">
                <w:delText>91,75%</w:delText>
              </w:r>
            </w:del>
          </w:p>
        </w:tc>
      </w:tr>
      <w:tr w:rsidR="004170FB" w:rsidDel="00C93C8F" w14:paraId="3E02EDE0" w14:textId="7AF3345F" w:rsidTr="004170FB">
        <w:trPr>
          <w:del w:id="1722" w:author="Stjepan Salopek (ssalopek)" w:date="2021-09-13T16:30:00Z"/>
        </w:trPr>
        <w:tc>
          <w:tcPr>
            <w:tcW w:w="2802" w:type="dxa"/>
            <w:shd w:val="clear" w:color="auto" w:fill="F2F2F2" w:themeFill="background1" w:themeFillShade="F2"/>
          </w:tcPr>
          <w:p w14:paraId="032D011C" w14:textId="22A5CF2D" w:rsidR="004170FB" w:rsidDel="00C93C8F" w:rsidRDefault="004170FB" w:rsidP="004170FB">
            <w:pPr>
              <w:pStyle w:val="4Tekst"/>
              <w:jc w:val="center"/>
              <w:rPr>
                <w:del w:id="1723" w:author="Stjepan Salopek (ssalopek)" w:date="2021-09-13T16:30:00Z"/>
              </w:rPr>
            </w:pPr>
            <w:del w:id="1724" w:author="Stjepan Salopek (ssalopek)" w:date="2021-09-13T16:30:00Z">
              <w:r w:rsidDel="00C93C8F">
                <w:delText>st. uč. = 0.1</w:delText>
              </w:r>
              <w:r w:rsidDel="00C93C8F">
                <w:br/>
                <w:delText>mom. = 0.5</w:delText>
              </w:r>
              <w:r w:rsidDel="00C93C8F">
                <w:br/>
              </w:r>
              <w:r w:rsidR="00076639" w:rsidDel="00C93C8F">
                <w:delText>dupliciranje slika</w:delText>
              </w:r>
            </w:del>
          </w:p>
        </w:tc>
        <w:tc>
          <w:tcPr>
            <w:tcW w:w="1842" w:type="dxa"/>
          </w:tcPr>
          <w:p w14:paraId="70903B87" w14:textId="659A2694" w:rsidR="004170FB" w:rsidDel="00C93C8F" w:rsidRDefault="003E169D" w:rsidP="003E169D">
            <w:pPr>
              <w:pStyle w:val="4Tekst"/>
              <w:jc w:val="center"/>
              <w:rPr>
                <w:del w:id="1725" w:author="Stjepan Salopek (ssalopek)" w:date="2021-09-13T16:30:00Z"/>
              </w:rPr>
            </w:pPr>
            <w:del w:id="1726" w:author="Stjepan Salopek (ssalopek)" w:date="2021-09-13T16:30:00Z">
              <w:r w:rsidDel="00C93C8F">
                <w:delText>90,53%</w:delText>
              </w:r>
            </w:del>
          </w:p>
        </w:tc>
        <w:tc>
          <w:tcPr>
            <w:tcW w:w="2322" w:type="dxa"/>
          </w:tcPr>
          <w:p w14:paraId="68489843" w14:textId="199B5A5C" w:rsidR="004170FB" w:rsidDel="00C93C8F" w:rsidRDefault="003E169D" w:rsidP="003E169D">
            <w:pPr>
              <w:pStyle w:val="4Tekst"/>
              <w:jc w:val="center"/>
              <w:rPr>
                <w:del w:id="1727" w:author="Stjepan Salopek (ssalopek)" w:date="2021-09-13T16:30:00Z"/>
              </w:rPr>
            </w:pPr>
            <w:del w:id="1728" w:author="Stjepan Salopek (ssalopek)" w:date="2021-09-13T16:30:00Z">
              <w:r w:rsidDel="00C93C8F">
                <w:delText>90,9%</w:delText>
              </w:r>
            </w:del>
          </w:p>
        </w:tc>
        <w:tc>
          <w:tcPr>
            <w:tcW w:w="2322" w:type="dxa"/>
          </w:tcPr>
          <w:p w14:paraId="44063A9A" w14:textId="579E9CD3" w:rsidR="004170FB" w:rsidDel="00C93C8F" w:rsidRDefault="003E169D" w:rsidP="003E169D">
            <w:pPr>
              <w:pStyle w:val="4Tekst"/>
              <w:jc w:val="center"/>
              <w:rPr>
                <w:del w:id="1729" w:author="Stjepan Salopek (ssalopek)" w:date="2021-09-13T16:30:00Z"/>
              </w:rPr>
            </w:pPr>
            <w:del w:id="1730" w:author="Stjepan Salopek (ssalopek)" w:date="2021-09-13T16:30:00Z">
              <w:r w:rsidDel="00C93C8F">
                <w:delText>90,51%</w:delText>
              </w:r>
            </w:del>
          </w:p>
        </w:tc>
      </w:tr>
      <w:tr w:rsidR="004170FB" w:rsidDel="00C93C8F" w14:paraId="461FE773" w14:textId="7A105D69" w:rsidTr="004170FB">
        <w:trPr>
          <w:del w:id="1731" w:author="Stjepan Salopek (ssalopek)" w:date="2021-09-13T16:30:00Z"/>
        </w:trPr>
        <w:tc>
          <w:tcPr>
            <w:tcW w:w="2802" w:type="dxa"/>
            <w:shd w:val="clear" w:color="auto" w:fill="F2F2F2" w:themeFill="background1" w:themeFillShade="F2"/>
          </w:tcPr>
          <w:p w14:paraId="116C929A" w14:textId="68818CC9" w:rsidR="004170FB" w:rsidDel="00C93C8F" w:rsidRDefault="004170FB" w:rsidP="004170FB">
            <w:pPr>
              <w:pStyle w:val="4Tekst"/>
              <w:jc w:val="center"/>
              <w:rPr>
                <w:del w:id="1732" w:author="Stjepan Salopek (ssalopek)" w:date="2021-09-13T16:30:00Z"/>
              </w:rPr>
            </w:pPr>
            <w:del w:id="1733" w:author="Stjepan Salopek (ssalopek)" w:date="2021-09-13T16:30:00Z">
              <w:r w:rsidDel="00C93C8F">
                <w:delText>st. uč. = 0.1</w:delText>
              </w:r>
              <w:r w:rsidDel="00C93C8F">
                <w:br/>
                <w:delText>mom. = 0.5</w:delText>
              </w:r>
              <w:r w:rsidDel="00C93C8F">
                <w:br/>
                <w:delText>izoštrenje slika</w:delText>
              </w:r>
            </w:del>
          </w:p>
        </w:tc>
        <w:tc>
          <w:tcPr>
            <w:tcW w:w="1842" w:type="dxa"/>
          </w:tcPr>
          <w:p w14:paraId="0D40EAD3" w14:textId="062D4E3A" w:rsidR="004170FB" w:rsidDel="00C93C8F" w:rsidRDefault="003E169D" w:rsidP="003E169D">
            <w:pPr>
              <w:pStyle w:val="4Tekst"/>
              <w:jc w:val="center"/>
              <w:rPr>
                <w:del w:id="1734" w:author="Stjepan Salopek (ssalopek)" w:date="2021-09-13T16:30:00Z"/>
              </w:rPr>
            </w:pPr>
            <w:del w:id="1735" w:author="Stjepan Salopek (ssalopek)" w:date="2021-09-13T16:30:00Z">
              <w:r w:rsidDel="00C93C8F">
                <w:delText>89,07%</w:delText>
              </w:r>
            </w:del>
          </w:p>
        </w:tc>
        <w:tc>
          <w:tcPr>
            <w:tcW w:w="2322" w:type="dxa"/>
          </w:tcPr>
          <w:p w14:paraId="0E7D6211" w14:textId="1EECC741" w:rsidR="004170FB" w:rsidDel="00C93C8F" w:rsidRDefault="003E169D" w:rsidP="003E169D">
            <w:pPr>
              <w:pStyle w:val="4Tekst"/>
              <w:jc w:val="center"/>
              <w:rPr>
                <w:del w:id="1736" w:author="Stjepan Salopek (ssalopek)" w:date="2021-09-13T16:30:00Z"/>
              </w:rPr>
            </w:pPr>
            <w:del w:id="1737" w:author="Stjepan Salopek (ssalopek)" w:date="2021-09-13T16:30:00Z">
              <w:r w:rsidDel="00C93C8F">
                <w:delText>89,5%</w:delText>
              </w:r>
            </w:del>
          </w:p>
        </w:tc>
        <w:tc>
          <w:tcPr>
            <w:tcW w:w="2322" w:type="dxa"/>
          </w:tcPr>
          <w:p w14:paraId="7B27EF9A" w14:textId="5A90A4D5" w:rsidR="004170FB" w:rsidDel="00C93C8F" w:rsidRDefault="003E169D" w:rsidP="003E169D">
            <w:pPr>
              <w:pStyle w:val="4Tekst"/>
              <w:jc w:val="center"/>
              <w:rPr>
                <w:del w:id="1738" w:author="Stjepan Salopek (ssalopek)" w:date="2021-09-13T16:30:00Z"/>
              </w:rPr>
            </w:pPr>
            <w:del w:id="1739" w:author="Stjepan Salopek (ssalopek)" w:date="2021-09-13T16:30:00Z">
              <w:r w:rsidDel="00C93C8F">
                <w:delText>90,25%</w:delText>
              </w:r>
            </w:del>
          </w:p>
        </w:tc>
      </w:tr>
      <w:tr w:rsidR="004170FB" w:rsidDel="00C93C8F" w14:paraId="682490D1" w14:textId="22AF3991" w:rsidTr="004170FB">
        <w:trPr>
          <w:del w:id="1740" w:author="Stjepan Salopek (ssalopek)" w:date="2021-09-13T16:30:00Z"/>
        </w:trPr>
        <w:tc>
          <w:tcPr>
            <w:tcW w:w="2802" w:type="dxa"/>
            <w:shd w:val="clear" w:color="auto" w:fill="F2F2F2" w:themeFill="background1" w:themeFillShade="F2"/>
          </w:tcPr>
          <w:p w14:paraId="3DAE1321" w14:textId="06B81BE0" w:rsidR="004170FB" w:rsidDel="00C93C8F" w:rsidRDefault="004170FB" w:rsidP="004170FB">
            <w:pPr>
              <w:pStyle w:val="4Tekst"/>
              <w:jc w:val="center"/>
              <w:rPr>
                <w:del w:id="1741" w:author="Stjepan Salopek (ssalopek)" w:date="2021-09-13T16:30:00Z"/>
              </w:rPr>
            </w:pPr>
            <w:del w:id="1742" w:author="Stjepan Salopek (ssalopek)" w:date="2021-09-13T16:30:00Z">
              <w:r w:rsidDel="00C93C8F">
                <w:delText>st. uč. = 0.1</w:delText>
              </w:r>
              <w:r w:rsidDel="00C93C8F">
                <w:br/>
                <w:delText>mom. = 0.5</w:delText>
              </w:r>
            </w:del>
          </w:p>
        </w:tc>
        <w:tc>
          <w:tcPr>
            <w:tcW w:w="1842" w:type="dxa"/>
          </w:tcPr>
          <w:p w14:paraId="5A20AF87" w14:textId="2E4E9DDD" w:rsidR="004170FB" w:rsidDel="00C93C8F" w:rsidRDefault="003E169D" w:rsidP="003E169D">
            <w:pPr>
              <w:pStyle w:val="4Tekst"/>
              <w:jc w:val="center"/>
              <w:rPr>
                <w:del w:id="1743" w:author="Stjepan Salopek (ssalopek)" w:date="2021-09-13T16:30:00Z"/>
              </w:rPr>
            </w:pPr>
            <w:del w:id="1744" w:author="Stjepan Salopek (ssalopek)" w:date="2021-09-13T16:30:00Z">
              <w:r w:rsidDel="00C93C8F">
                <w:delText>90,08%</w:delText>
              </w:r>
            </w:del>
          </w:p>
        </w:tc>
        <w:tc>
          <w:tcPr>
            <w:tcW w:w="2322" w:type="dxa"/>
          </w:tcPr>
          <w:p w14:paraId="32FAC661" w14:textId="53CCF61A" w:rsidR="004170FB" w:rsidDel="00C93C8F" w:rsidRDefault="003E169D" w:rsidP="003E169D">
            <w:pPr>
              <w:pStyle w:val="4Tekst"/>
              <w:jc w:val="center"/>
              <w:rPr>
                <w:del w:id="1745" w:author="Stjepan Salopek (ssalopek)" w:date="2021-09-13T16:30:00Z"/>
              </w:rPr>
            </w:pPr>
            <w:del w:id="1746" w:author="Stjepan Salopek (ssalopek)" w:date="2021-09-13T16:30:00Z">
              <w:r w:rsidDel="00C93C8F">
                <w:delText>92,16%</w:delText>
              </w:r>
            </w:del>
          </w:p>
        </w:tc>
        <w:tc>
          <w:tcPr>
            <w:tcW w:w="2322" w:type="dxa"/>
          </w:tcPr>
          <w:p w14:paraId="59994623" w14:textId="218AF868" w:rsidR="004170FB" w:rsidDel="00C93C8F" w:rsidRDefault="00D42B44" w:rsidP="00076639">
            <w:pPr>
              <w:pStyle w:val="4Tekst"/>
              <w:keepNext/>
              <w:jc w:val="center"/>
              <w:rPr>
                <w:del w:id="1747" w:author="Stjepan Salopek (ssalopek)" w:date="2021-09-13T16:30:00Z"/>
              </w:rPr>
            </w:pPr>
            <w:r>
              <w:t>a</w:t>
            </w:r>
            <w:del w:id="1748" w:author="Stjepan Salopek (ssalopek)" w:date="2021-09-13T16:30:00Z">
              <w:r w:rsidR="003E169D" w:rsidDel="00C93C8F">
                <w:delText>92,94%</w:delText>
              </w:r>
            </w:del>
          </w:p>
        </w:tc>
      </w:tr>
    </w:tbl>
    <w:p w14:paraId="46640C26" w14:textId="64169E4A" w:rsidR="004170FB" w:rsidRDefault="00823762" w:rsidP="00823762">
      <w:pPr>
        <w:pStyle w:val="2Podnaslov"/>
      </w:pPr>
      <w:r>
        <w:t xml:space="preserve">4.12. </w:t>
      </w:r>
      <w:r w:rsidR="009046C3">
        <w:t>Definiranje parametara mjerenja</w:t>
      </w:r>
    </w:p>
    <w:p w14:paraId="3322F0D9" w14:textId="245627D6" w:rsidR="005B783D" w:rsidRDefault="00B2615B" w:rsidP="00B2615B">
      <w:pPr>
        <w:pStyle w:val="4Tekst"/>
      </w:pPr>
      <w:r>
        <w:t xml:space="preserve">Druga tablica pokazuje </w:t>
      </w:r>
      <w:r w:rsidR="005F3783">
        <w:t xml:space="preserve">rezultate svih mreža </w:t>
      </w:r>
      <w:r>
        <w:t>koj</w:t>
      </w:r>
      <w:r w:rsidR="005F3783">
        <w:t>e</w:t>
      </w:r>
      <w:r>
        <w:t xml:space="preserve"> su imal</w:t>
      </w:r>
      <w:r w:rsidR="005F3783">
        <w:t>e najbolju</w:t>
      </w:r>
      <w:r>
        <w:t xml:space="preserve"> točnost veću od 94%.</w:t>
      </w:r>
      <w:r w:rsidR="005F3783">
        <w:t xml:space="preserve"> Treniranje mreža vršilo se raznim metodama.</w:t>
      </w:r>
      <w:r>
        <w:t xml:space="preserve"> Prvi stupac prikazuje opis modela</w:t>
      </w:r>
      <w:r w:rsidR="009046C3">
        <w:t xml:space="preserve">, drugi i treći prikazuju epohu i točnost posljednjeg treniranog modela, dok četvrti i peti stupac prikazuju </w:t>
      </w:r>
      <w:r w:rsidR="00DA503B">
        <w:t>epohu i točnost</w:t>
      </w:r>
      <w:r w:rsidR="009046C3">
        <w:t xml:space="preserve"> najpreciznijeg modela.</w:t>
      </w:r>
      <w:r w:rsidR="005B783D">
        <w:t xml:space="preserve"> </w:t>
      </w:r>
      <w:r w:rsidR="009046C3">
        <w:t>Ćelije prvog stupca u prvom redu sadrže naziv mreže modela, dok ostali redovi sadrže njegove karakteristike.</w:t>
      </w:r>
    </w:p>
    <w:p w14:paraId="154FA77A" w14:textId="2A2BB8D5" w:rsidR="00B2615B" w:rsidRDefault="009046C3" w:rsidP="00B2615B">
      <w:pPr>
        <w:pStyle w:val="4Tekst"/>
      </w:pPr>
      <w:r>
        <w:t>Korišteni optimizatori su Adam, koji automatski mijenja stopu učenja, te SGD</w:t>
      </w:r>
      <w:r w:rsidR="005B783D">
        <w:t>, kojemu je objekt naziva lr_scheduler svakih deset epoha smanjio stopu učenja za koeficijent 10. Slike na ulazu bile su crno-bijele i dimenzija 28x28 osim na modelima gdje je naznačena dimenzija 224x224.</w:t>
      </w:r>
      <w:r w:rsidR="008735DE">
        <w:t xml:space="preserve"> Karakteristika dropout označuje primjenu padajućeg sloja vjerojatnosti 10% na izlaz konvolucije. </w:t>
      </w:r>
      <w:r w:rsidR="00DA503B">
        <w:t>Neovisno o tom sloju</w:t>
      </w:r>
      <w:r w:rsidR="008735DE">
        <w:t xml:space="preserve">, </w:t>
      </w:r>
      <w:r w:rsidR="00DA503B">
        <w:t>n</w:t>
      </w:r>
      <w:r w:rsidR="008735DE">
        <w:t>a</w:t>
      </w:r>
      <w:r w:rsidR="00DA503B">
        <w:t xml:space="preserve"> modele</w:t>
      </w:r>
      <w:r w:rsidR="008735DE">
        <w:t xml:space="preserve"> neuronske mreže Resnet18_dd primijenjivao se padajući sloj na ostatak prije zbrajanja sa izlazom konvolucije.</w:t>
      </w:r>
    </w:p>
    <w:p w14:paraId="2C4ED53F" w14:textId="69010554" w:rsidR="00524BA9" w:rsidRDefault="00524BA9" w:rsidP="00524BA9">
      <w:pPr>
        <w:pStyle w:val="2Podnaslov"/>
      </w:pPr>
      <w:r>
        <w:t>4.13. Analiza mjerenja</w:t>
      </w:r>
    </w:p>
    <w:p w14:paraId="67364792" w14:textId="0EDC6B62" w:rsidR="00524BA9" w:rsidRDefault="0096353F" w:rsidP="00524BA9">
      <w:pPr>
        <w:pStyle w:val="4Tekst"/>
      </w:pPr>
      <w:r>
        <w:t xml:space="preserve">Većina </w:t>
      </w:r>
      <w:r w:rsidR="00DA503B">
        <w:t>mreža</w:t>
      </w:r>
      <w:r>
        <w:t xml:space="preserve"> </w:t>
      </w:r>
      <w:r w:rsidR="00DA503B">
        <w:t>približila se točnosti od 95%</w:t>
      </w:r>
      <w:r>
        <w:t xml:space="preserve">. Sa točnošću od 95.6%, </w:t>
      </w:r>
      <w:r w:rsidR="00DA503B">
        <w:t>model mreže</w:t>
      </w:r>
      <w:r>
        <w:t xml:space="preserve"> Resnet18_dd je za više od pola posto premaši</w:t>
      </w:r>
      <w:r w:rsidR="00DA503B">
        <w:t>o</w:t>
      </w:r>
      <w:r>
        <w:t xml:space="preserve"> ostale. </w:t>
      </w:r>
      <w:r w:rsidR="00B40412">
        <w:t>Razlog tomu je dubina mreže i kombinacija SGD optimizatora sa mijenjajućom stopom učenja.</w:t>
      </w:r>
    </w:p>
    <w:p w14:paraId="39104154" w14:textId="43C5BB49" w:rsidR="00DA503B" w:rsidRDefault="00DA503B" w:rsidP="00DA503B">
      <w:pPr>
        <w:pStyle w:val="3PodnaslovMali"/>
      </w:pPr>
      <w:r>
        <w:t>4.13.1. Optimizatori</w:t>
      </w:r>
    </w:p>
    <w:p w14:paraId="13AEC4C0" w14:textId="6DE99F1D" w:rsidR="00DA503B" w:rsidRDefault="005F3783" w:rsidP="00DA503B">
      <w:pPr>
        <w:pStyle w:val="4Tekst"/>
      </w:pPr>
      <w:r>
        <w:t>U početnim treniranjima</w:t>
      </w:r>
      <w:r w:rsidR="00B44FEA">
        <w:t xml:space="preserve"> modela</w:t>
      </w:r>
      <w:r>
        <w:t>, korišten je isključivo Adam optimizator koji se pokazao najjednostavnijim za korištenje</w:t>
      </w:r>
      <w:r w:rsidR="00B44FEA">
        <w:t xml:space="preserve"> zbog automatskog postavljanja stope učenja. Međutim, iako je brzo dostizao visoke stope učenja, nakon određene točke ona je počela opadati i nastalo je pretreniranje.</w:t>
      </w:r>
    </w:p>
    <w:p w14:paraId="7A732D01" w14:textId="12FA3A79" w:rsidR="005F3783" w:rsidRPr="00DA503B" w:rsidRDefault="005F3783" w:rsidP="00DA503B">
      <w:pPr>
        <w:pStyle w:val="4Tekst"/>
      </w:pPr>
      <w:r>
        <w:t xml:space="preserve">Iz tog razloga, nekoliko najboljih modela trenirano je iznova sa SGD optimizatorom i korištenjem </w:t>
      </w:r>
      <w:r w:rsidR="00B44FEA">
        <w:t xml:space="preserve">objekta naziva lr_scheduler. Početna vrijednost stope učenja postavljena je na </w:t>
      </w:r>
      <m:oMath>
        <m:sSup>
          <m:sSupPr>
            <m:ctrlPr>
              <w:rPr>
                <w:rFonts w:ascii="Cambria Math" w:hAnsi="Cambria Math"/>
              </w:rPr>
            </m:ctrlPr>
          </m:sSupPr>
          <m:e>
            <m:r>
              <w:rPr>
                <w:rFonts w:ascii="Cambria Math" w:hAnsi="Cambria Math"/>
              </w:rPr>
              <m:t>10</m:t>
            </m:r>
          </m:e>
          <m:sup>
            <m:r>
              <w:rPr>
                <w:rFonts w:ascii="Cambria Math" w:hAnsi="Cambria Math"/>
              </w:rPr>
              <m:t>-3</m:t>
            </m:r>
          </m:sup>
        </m:sSup>
      </m:oMath>
      <w:r w:rsidR="00B44FEA">
        <w:t>, a svakih deset epoha smanjena je za koeficijent 10. Ova metoda pokazala se najrobusnijom u konvergiranju prema najboljoj potencijalnoj točnosti mreže.</w:t>
      </w:r>
    </w:p>
    <w:p w14:paraId="0C9E8788" w14:textId="47CC977D" w:rsidR="00B40412" w:rsidRDefault="00B40412" w:rsidP="00B40412">
      <w:pPr>
        <w:pStyle w:val="3PodnaslovMali"/>
      </w:pPr>
      <w:r>
        <w:t>4.13.</w:t>
      </w:r>
      <w:r w:rsidR="00DA503B">
        <w:t>2</w:t>
      </w:r>
      <w:r>
        <w:t>. Problem pretreniranja</w:t>
      </w:r>
    </w:p>
    <w:p w14:paraId="4A6DFEEE" w14:textId="6F3E2EAA" w:rsidR="00E164C1" w:rsidRPr="00E164C1" w:rsidRDefault="00E164C1" w:rsidP="00E164C1">
      <w:pPr>
        <w:pStyle w:val="4Tekst"/>
      </w:pPr>
      <w:r>
        <w:t>Problem pretreniranja često ograniči napredak neuronskih mreža. U praksi se može uočiti stagnacijom ili opadanjem točnosti s vremenom.</w:t>
      </w:r>
    </w:p>
    <w:p w14:paraId="59761317" w14:textId="7268EE08" w:rsidR="00B40412" w:rsidRDefault="00E36DF4" w:rsidP="00524BA9">
      <w:pPr>
        <w:pStyle w:val="4Tekst"/>
      </w:pPr>
      <w:r>
        <w:lastRenderedPageBreak/>
        <w:t xml:space="preserve">U </w:t>
      </w:r>
      <w:r w:rsidR="0089675C">
        <w:t>nekolicini</w:t>
      </w:r>
      <w:r>
        <w:t xml:space="preserve"> modela </w:t>
      </w:r>
      <w:r w:rsidR="00E164C1">
        <w:t xml:space="preserve">problem se pojavio, što se može zaključiti </w:t>
      </w:r>
      <w:r w:rsidR="0089675C">
        <w:t>iz razlike</w:t>
      </w:r>
      <w:r w:rsidR="00E164C1">
        <w:t xml:space="preserve"> posljednje i najbolje točnosti</w:t>
      </w:r>
      <w:r>
        <w:t xml:space="preserve">. </w:t>
      </w:r>
      <w:r w:rsidR="00B40412">
        <w:t>Najpreciznija mreža ujedno je bila i najotpornija na pretreniranje</w:t>
      </w:r>
      <w:r w:rsidR="0089675C">
        <w:t xml:space="preserve"> sa razlikom točnosti </w:t>
      </w:r>
      <w:r>
        <w:t>od 0.05%</w:t>
      </w:r>
      <w:r w:rsidR="00E164C1">
        <w:t>. Razlike u neotpornijim mrežama iznose do 0.5% blokirajući daljnji napredak mreže.</w:t>
      </w:r>
    </w:p>
    <w:p w14:paraId="4B7921BF" w14:textId="4A551BB0" w:rsidR="00E164C1" w:rsidRDefault="00E164C1" w:rsidP="00524BA9">
      <w:pPr>
        <w:pStyle w:val="4Tekst"/>
      </w:pPr>
      <w:r>
        <w:t>Rješenje problemu, što je također vidljivo u tablici, je korištenje metode padajućeg sloja, kao i metode ostatka. Mreža Resnet_dd sadrži obje metode</w:t>
      </w:r>
      <w:r w:rsidR="00DA503B">
        <w:t xml:space="preserve"> te iz tog razloga očekivano je vidjeti mnoge njene varijacije na tablici najboljih modela.</w:t>
      </w:r>
    </w:p>
    <w:p w14:paraId="3E141690" w14:textId="23B2742C" w:rsidR="001A3177" w:rsidRDefault="001A3177">
      <w:pPr>
        <w:rPr>
          <w:rFonts w:ascii="Times New Roman" w:eastAsiaTheme="minorEastAsia" w:hAnsi="Times New Roman"/>
          <w:spacing w:val="15"/>
          <w:sz w:val="24"/>
        </w:rPr>
      </w:pPr>
      <w:r>
        <w:br w:type="page"/>
      </w:r>
    </w:p>
    <w:p w14:paraId="7D08C0C5" w14:textId="77777777" w:rsidR="00823762" w:rsidRPr="00823762" w:rsidDel="00C93C8F" w:rsidRDefault="00823762" w:rsidP="00823762">
      <w:pPr>
        <w:pStyle w:val="4Tekst"/>
        <w:rPr>
          <w:del w:id="1749" w:author="Stjepan Salopek (ssalopek)" w:date="2021-09-13T16:30:00Z"/>
        </w:rPr>
      </w:pPr>
    </w:p>
    <w:p w14:paraId="54B8B50F" w14:textId="0AEA49F8" w:rsidR="00BB6411" w:rsidDel="00C93C8F" w:rsidRDefault="00BB6411" w:rsidP="00197D8B">
      <w:pPr>
        <w:pStyle w:val="4Tekst"/>
        <w:rPr>
          <w:del w:id="1750" w:author="Stjepan Salopek (ssalopek)" w:date="2021-09-13T16:30:00Z"/>
          <w:sz w:val="28"/>
          <w:szCs w:val="32"/>
        </w:rPr>
      </w:pPr>
      <w:del w:id="1751" w:author="Stjepan Salopek (ssalopek)" w:date="2021-09-13T16:30:00Z">
        <w:r w:rsidDel="00C93C8F">
          <w:br w:type="page"/>
        </w:r>
      </w:del>
    </w:p>
    <w:p w14:paraId="34A43BA5" w14:textId="15FA7487" w:rsidR="00D366C7" w:rsidRDefault="00FC14EF" w:rsidP="00D366C7">
      <w:pPr>
        <w:pStyle w:val="1Naslov"/>
      </w:pPr>
      <w:bookmarkStart w:id="1752" w:name="_Toc82446290"/>
      <w:r>
        <w:t>5</w:t>
      </w:r>
      <w:ins w:id="1753" w:author="Stjepan Salopek (ssalopek)" w:date="2021-09-09T15:12:00Z">
        <w:r w:rsidR="00C94B37">
          <w:t>.</w:t>
        </w:r>
      </w:ins>
      <w:r w:rsidR="0062607B">
        <w:t xml:space="preserve"> ZAKLJUČAK</w:t>
      </w:r>
      <w:bookmarkEnd w:id="1752"/>
    </w:p>
    <w:p w14:paraId="5204468F" w14:textId="6C99D8F6" w:rsidR="00D070B8" w:rsidDel="00B230D0" w:rsidRDefault="00C169E2" w:rsidP="00D070B8">
      <w:pPr>
        <w:pStyle w:val="4Tekst"/>
        <w:rPr>
          <w:del w:id="1754" w:author="Stjepan Salopek (ssalopek)" w:date="2021-09-09T17:14:00Z"/>
        </w:rPr>
      </w:pPr>
      <w:r>
        <w:t xml:space="preserve">Kroz </w:t>
      </w:r>
      <w:r w:rsidR="00AA3E5F">
        <w:t>seminarski rad predstavljeno je područje strojnog učenja i umjetne inteligencije na više razina apstrakcije. Osim teorije</w:t>
      </w:r>
      <w:r w:rsidR="00690B74">
        <w:t xml:space="preserve"> potrebne za rad strojnog učenja i prepoznavanja teksta iz slika, analizirano je tržište i potencijal strojnog učenja u suvremenom svijetu. Osim toga, prikazani su i primjeri </w:t>
      </w:r>
      <w:r w:rsidR="004A2F7A">
        <w:t xml:space="preserve">u kojima se </w:t>
      </w:r>
      <w:r w:rsidR="00D070B8">
        <w:t xml:space="preserve">ono </w:t>
      </w:r>
      <w:r w:rsidR="004A2F7A">
        <w:t xml:space="preserve">koristi. </w:t>
      </w:r>
      <w:r w:rsidR="00D070B8">
        <w:t>Nadalje, opisana je izrada projekta</w:t>
      </w:r>
      <w:r w:rsidR="000C4D57">
        <w:t xml:space="preserve"> aplikacije za prepoznavanje teksta iz slika kroz programski jezik Python. Kratkom analizom popularnih alata za izradu </w:t>
      </w:r>
      <w:r w:rsidR="008A6F54">
        <w:t>i detaljnijom obradom relevantne teorije obuhvaćeni su svi dijelovi kreiranja aplikacije, od rada sa tenzorima do treniranja podataka i predviđanja.</w:t>
      </w:r>
      <w:r w:rsidR="00D070B8">
        <w:t xml:space="preserve"> Kao rezultat </w:t>
      </w:r>
      <w:r w:rsidR="008A36B7">
        <w:t xml:space="preserve">navedeni su </w:t>
      </w:r>
      <w:ins w:id="1755" w:author="Stjepan Salopek (ssalopek)" w:date="2021-09-13T16:31:00Z">
        <w:r w:rsidR="00C93C8F">
          <w:t xml:space="preserve">i uspoređeni </w:t>
        </w:r>
      </w:ins>
      <w:r w:rsidR="008A36B7">
        <w:t xml:space="preserve">dobiveni rezultati </w:t>
      </w:r>
      <w:del w:id="1756" w:author="Stjepan Salopek (ssalopek)" w:date="2021-09-13T16:31:00Z">
        <w:r w:rsidR="008A36B7" w:rsidDel="00C93C8F">
          <w:delText>dizajnirane neuronske mreže, ali i rezultati suvremenih neuronskih mreža.</w:delText>
        </w:r>
      </w:del>
      <w:ins w:id="1757" w:author="Stjepan Salopek (ssalopek)" w:date="2021-09-13T16:31:00Z">
        <w:r w:rsidR="00C93C8F">
          <w:t>dizajniranih neuronskih mreža</w:t>
        </w:r>
      </w:ins>
      <w:ins w:id="1758" w:author="Stjepan Salopek (ssalopek)" w:date="2021-09-13T16:33:00Z">
        <w:r w:rsidR="009B477C">
          <w:t>, a kao najtočnija m</w:t>
        </w:r>
      </w:ins>
      <w:ins w:id="1759" w:author="Stjepan Salopek (ssalopek)" w:date="2021-09-13T16:34:00Z">
        <w:r w:rsidR="009B477C">
          <w:t>reža pokazala se konvolucijska sa točnošću od 92,21%.</w:t>
        </w:r>
      </w:ins>
    </w:p>
    <w:p w14:paraId="447A6D39" w14:textId="64EF7910" w:rsidR="004B5C62" w:rsidRDefault="004B5C62" w:rsidP="00D070B8">
      <w:pPr>
        <w:pStyle w:val="4Tekst"/>
      </w:pPr>
      <w:r>
        <w:br w:type="page"/>
      </w:r>
    </w:p>
    <w:bookmarkStart w:id="1760" w:name="_Toc82446291" w:displacedByCustomXml="next"/>
    <w:sdt>
      <w:sdtPr>
        <w:rPr>
          <w:rFonts w:asciiTheme="minorHAnsi" w:eastAsiaTheme="minorHAnsi" w:hAnsiTheme="minorHAnsi" w:cstheme="minorBidi"/>
          <w:sz w:val="22"/>
          <w:szCs w:val="22"/>
        </w:rPr>
        <w:id w:val="-1511830819"/>
        <w:docPartObj>
          <w:docPartGallery w:val="Bibliographies"/>
          <w:docPartUnique/>
        </w:docPartObj>
      </w:sdtPr>
      <w:sdtEndPr/>
      <w:sdtContent>
        <w:p w14:paraId="33CB978E" w14:textId="68B6B63F" w:rsidR="00B9548F" w:rsidRDefault="00B9548F" w:rsidP="00B3452C">
          <w:pPr>
            <w:pStyle w:val="1Naslov"/>
          </w:pPr>
          <w:r>
            <w:t>Popis literature</w:t>
          </w:r>
          <w:bookmarkEnd w:id="1760"/>
        </w:p>
        <w:sdt>
          <w:sdtPr>
            <w:id w:val="111145805"/>
            <w:bibliography/>
          </w:sdtPr>
          <w:sdtEndPr/>
          <w:sdtContent>
            <w:p w14:paraId="7B32C76A" w14:textId="77777777" w:rsidR="00D117B5" w:rsidRDefault="00B9548F" w:rsidP="00B3452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D117B5" w14:paraId="47603F03" w14:textId="77777777">
                <w:trPr>
                  <w:divId w:val="1716392473"/>
                  <w:tblCellSpacing w:w="15" w:type="dxa"/>
                </w:trPr>
                <w:tc>
                  <w:tcPr>
                    <w:tcW w:w="50" w:type="pct"/>
                    <w:hideMark/>
                  </w:tcPr>
                  <w:p w14:paraId="5E3F40B1" w14:textId="68C57BFF" w:rsidR="00D117B5" w:rsidRDefault="00D117B5">
                    <w:pPr>
                      <w:pStyle w:val="Bibliography"/>
                      <w:rPr>
                        <w:noProof/>
                        <w:sz w:val="24"/>
                        <w:szCs w:val="24"/>
                      </w:rPr>
                    </w:pPr>
                    <w:r>
                      <w:rPr>
                        <w:noProof/>
                      </w:rPr>
                      <w:t xml:space="preserve">[1] </w:t>
                    </w:r>
                  </w:p>
                </w:tc>
                <w:tc>
                  <w:tcPr>
                    <w:tcW w:w="0" w:type="auto"/>
                    <w:hideMark/>
                  </w:tcPr>
                  <w:p w14:paraId="3BA1C06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Anderson, Dede, Fontana, Panikkar, Taylor and Waugh, World Book Encyclopedia, Chicago: World Book Inc., 2019. </w:t>
                    </w:r>
                  </w:p>
                </w:tc>
              </w:tr>
              <w:tr w:rsidR="00D117B5" w14:paraId="7601201F" w14:textId="77777777">
                <w:trPr>
                  <w:divId w:val="1716392473"/>
                  <w:tblCellSpacing w:w="15" w:type="dxa"/>
                </w:trPr>
                <w:tc>
                  <w:tcPr>
                    <w:tcW w:w="50" w:type="pct"/>
                    <w:hideMark/>
                  </w:tcPr>
                  <w:p w14:paraId="525E2404" w14:textId="77777777" w:rsidR="00D117B5" w:rsidRDefault="00D117B5">
                    <w:pPr>
                      <w:pStyle w:val="Bibliography"/>
                      <w:rPr>
                        <w:noProof/>
                      </w:rPr>
                    </w:pPr>
                    <w:r>
                      <w:rPr>
                        <w:noProof/>
                      </w:rPr>
                      <w:t xml:space="preserve">[2] </w:t>
                    </w:r>
                  </w:p>
                </w:tc>
                <w:tc>
                  <w:tcPr>
                    <w:tcW w:w="0" w:type="auto"/>
                    <w:hideMark/>
                  </w:tcPr>
                  <w:p w14:paraId="009883B3"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Ž. Panian, Informatički Enciklopedijski Rječnik (M-Z), Zagreb: Europapress holding d.o.o, 2005. </w:t>
                    </w:r>
                  </w:p>
                </w:tc>
              </w:tr>
              <w:tr w:rsidR="00D117B5" w14:paraId="55BF1A2C" w14:textId="77777777">
                <w:trPr>
                  <w:divId w:val="1716392473"/>
                  <w:tblCellSpacing w:w="15" w:type="dxa"/>
                </w:trPr>
                <w:tc>
                  <w:tcPr>
                    <w:tcW w:w="50" w:type="pct"/>
                    <w:hideMark/>
                  </w:tcPr>
                  <w:p w14:paraId="243A4B03" w14:textId="77777777" w:rsidR="00D117B5" w:rsidRDefault="00D117B5">
                    <w:pPr>
                      <w:pStyle w:val="Bibliography"/>
                      <w:rPr>
                        <w:noProof/>
                      </w:rPr>
                    </w:pPr>
                    <w:r>
                      <w:rPr>
                        <w:noProof/>
                      </w:rPr>
                      <w:t xml:space="preserve">[3] </w:t>
                    </w:r>
                  </w:p>
                </w:tc>
                <w:tc>
                  <w:tcPr>
                    <w:tcW w:w="0" w:type="auto"/>
                    <w:hideMark/>
                  </w:tcPr>
                  <w:p w14:paraId="6B5C79F2"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C. M. B. Dana H. Ballard, Computer Vision, Englewood Cliffs: Prentice-Hall Inc., 1982. </w:t>
                    </w:r>
                  </w:p>
                </w:tc>
              </w:tr>
              <w:tr w:rsidR="00D117B5" w14:paraId="6DB23939" w14:textId="77777777">
                <w:trPr>
                  <w:divId w:val="1716392473"/>
                  <w:tblCellSpacing w:w="15" w:type="dxa"/>
                </w:trPr>
                <w:tc>
                  <w:tcPr>
                    <w:tcW w:w="50" w:type="pct"/>
                    <w:hideMark/>
                  </w:tcPr>
                  <w:p w14:paraId="1F5BDB22" w14:textId="77777777" w:rsidR="00D117B5" w:rsidRDefault="00D117B5">
                    <w:pPr>
                      <w:pStyle w:val="Bibliography"/>
                      <w:rPr>
                        <w:noProof/>
                      </w:rPr>
                    </w:pPr>
                    <w:r>
                      <w:rPr>
                        <w:noProof/>
                      </w:rPr>
                      <w:t xml:space="preserve">[4] </w:t>
                    </w:r>
                  </w:p>
                </w:tc>
                <w:tc>
                  <w:tcPr>
                    <w:tcW w:w="0" w:type="auto"/>
                    <w:hideMark/>
                  </w:tcPr>
                  <w:p w14:paraId="21F27654"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J. J. Hopfield, »Neural networks and physical systems with emergent collective computational abilities,« </w:t>
                    </w:r>
                    <w:r w:rsidRPr="00D117B5">
                      <w:rPr>
                        <w:rFonts w:ascii="Times New Roman" w:hAnsi="Times New Roman" w:cs="Times New Roman"/>
                        <w:i/>
                        <w:iCs/>
                        <w:noProof/>
                        <w:sz w:val="24"/>
                        <w:szCs w:val="24"/>
                      </w:rPr>
                      <w:t xml:space="preserve">Proceedings of the National Academy of Sciences of the United States of America, </w:t>
                    </w:r>
                    <w:r w:rsidRPr="00D117B5">
                      <w:rPr>
                        <w:rFonts w:ascii="Times New Roman" w:hAnsi="Times New Roman" w:cs="Times New Roman"/>
                        <w:noProof/>
                        <w:sz w:val="24"/>
                        <w:szCs w:val="24"/>
                      </w:rPr>
                      <w:t xml:space="preserve">pp. 2554-2558, Travanj 1982. </w:t>
                    </w:r>
                  </w:p>
                </w:tc>
              </w:tr>
              <w:tr w:rsidR="00D117B5" w14:paraId="7ED08232" w14:textId="77777777">
                <w:trPr>
                  <w:divId w:val="1716392473"/>
                  <w:tblCellSpacing w:w="15" w:type="dxa"/>
                </w:trPr>
                <w:tc>
                  <w:tcPr>
                    <w:tcW w:w="50" w:type="pct"/>
                    <w:hideMark/>
                  </w:tcPr>
                  <w:p w14:paraId="694A2F33" w14:textId="77777777" w:rsidR="00D117B5" w:rsidRDefault="00D117B5">
                    <w:pPr>
                      <w:pStyle w:val="Bibliography"/>
                      <w:rPr>
                        <w:noProof/>
                      </w:rPr>
                    </w:pPr>
                    <w:r>
                      <w:rPr>
                        <w:noProof/>
                      </w:rPr>
                      <w:t xml:space="preserve">[5] </w:t>
                    </w:r>
                  </w:p>
                </w:tc>
                <w:tc>
                  <w:tcPr>
                    <w:tcW w:w="0" w:type="auto"/>
                    <w:hideMark/>
                  </w:tcPr>
                  <w:p w14:paraId="5E019C28"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»indeed,« [Mrežno]. Available: https://www.indeed.com/career/machine-learning-engineer/salaries?from=career.</w:t>
                    </w:r>
                  </w:p>
                </w:tc>
              </w:tr>
              <w:tr w:rsidR="00D117B5" w14:paraId="6654D372" w14:textId="77777777">
                <w:trPr>
                  <w:divId w:val="1716392473"/>
                  <w:tblCellSpacing w:w="15" w:type="dxa"/>
                </w:trPr>
                <w:tc>
                  <w:tcPr>
                    <w:tcW w:w="50" w:type="pct"/>
                    <w:hideMark/>
                  </w:tcPr>
                  <w:p w14:paraId="201FA5F0" w14:textId="77777777" w:rsidR="00D117B5" w:rsidRDefault="00D117B5">
                    <w:pPr>
                      <w:pStyle w:val="Bibliography"/>
                      <w:rPr>
                        <w:noProof/>
                      </w:rPr>
                    </w:pPr>
                    <w:r>
                      <w:rPr>
                        <w:noProof/>
                      </w:rPr>
                      <w:t xml:space="preserve">[6] </w:t>
                    </w:r>
                  </w:p>
                </w:tc>
                <w:tc>
                  <w:tcPr>
                    <w:tcW w:w="0" w:type="auto"/>
                    <w:hideMark/>
                  </w:tcPr>
                  <w:p w14:paraId="792D9FB5"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Hayer, »Business Broadway,« 8 Travanj 2018. [Mrežno]. Available: https://businessoverbroadway.com/2018/04/08/salaries-of-data-scientists-and-machine-learning-engineers-from-around-the-world/.</w:t>
                    </w:r>
                  </w:p>
                </w:tc>
              </w:tr>
              <w:tr w:rsidR="00D117B5" w14:paraId="085F386B" w14:textId="77777777">
                <w:trPr>
                  <w:divId w:val="1716392473"/>
                  <w:tblCellSpacing w:w="15" w:type="dxa"/>
                </w:trPr>
                <w:tc>
                  <w:tcPr>
                    <w:tcW w:w="50" w:type="pct"/>
                    <w:hideMark/>
                  </w:tcPr>
                  <w:p w14:paraId="5F409D72" w14:textId="77777777" w:rsidR="00D117B5" w:rsidRDefault="00D117B5">
                    <w:pPr>
                      <w:pStyle w:val="Bibliography"/>
                      <w:rPr>
                        <w:noProof/>
                      </w:rPr>
                    </w:pPr>
                    <w:r>
                      <w:rPr>
                        <w:noProof/>
                      </w:rPr>
                      <w:t xml:space="preserve">[7] </w:t>
                    </w:r>
                  </w:p>
                </w:tc>
                <w:tc>
                  <w:tcPr>
                    <w:tcW w:w="0" w:type="auto"/>
                    <w:hideMark/>
                  </w:tcPr>
                  <w:p w14:paraId="4CE500D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»EL-PRO-CUS,« [Mrežno]. Available: https://www.elprocus.com/artificial-neural-networks-ann-and-their-types/.</w:t>
                    </w:r>
                  </w:p>
                </w:tc>
              </w:tr>
              <w:tr w:rsidR="00D117B5" w14:paraId="4205E233" w14:textId="77777777">
                <w:trPr>
                  <w:divId w:val="1716392473"/>
                  <w:tblCellSpacing w:w="15" w:type="dxa"/>
                </w:trPr>
                <w:tc>
                  <w:tcPr>
                    <w:tcW w:w="50" w:type="pct"/>
                    <w:hideMark/>
                  </w:tcPr>
                  <w:p w14:paraId="48040656" w14:textId="77777777" w:rsidR="00D117B5" w:rsidRDefault="00D117B5">
                    <w:pPr>
                      <w:pStyle w:val="Bibliography"/>
                      <w:rPr>
                        <w:noProof/>
                      </w:rPr>
                    </w:pPr>
                    <w:r>
                      <w:rPr>
                        <w:noProof/>
                      </w:rPr>
                      <w:t xml:space="preserve">[8] </w:t>
                    </w:r>
                  </w:p>
                </w:tc>
                <w:tc>
                  <w:tcPr>
                    <w:tcW w:w="0" w:type="auto"/>
                    <w:hideMark/>
                  </w:tcPr>
                  <w:p w14:paraId="5D73E430"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»Design and evolution of modular neural network architectures,« </w:t>
                    </w:r>
                    <w:r w:rsidRPr="00D117B5">
                      <w:rPr>
                        <w:rFonts w:ascii="Times New Roman" w:hAnsi="Times New Roman" w:cs="Times New Roman"/>
                        <w:i/>
                        <w:iCs/>
                        <w:noProof/>
                        <w:sz w:val="24"/>
                        <w:szCs w:val="24"/>
                      </w:rPr>
                      <w:t xml:space="preserve">Neural Networks, Svezak 7, Izdanje 6-7, </w:t>
                    </w:r>
                    <w:r w:rsidRPr="00D117B5">
                      <w:rPr>
                        <w:rFonts w:ascii="Times New Roman" w:hAnsi="Times New Roman" w:cs="Times New Roman"/>
                        <w:noProof/>
                        <w:sz w:val="24"/>
                        <w:szCs w:val="24"/>
                      </w:rPr>
                      <w:t xml:space="preserve">pp. 985-1004, 1994. </w:t>
                    </w:r>
                  </w:p>
                </w:tc>
              </w:tr>
              <w:tr w:rsidR="00D117B5" w14:paraId="12DF47E6" w14:textId="77777777">
                <w:trPr>
                  <w:divId w:val="1716392473"/>
                  <w:tblCellSpacing w:w="15" w:type="dxa"/>
                </w:trPr>
                <w:tc>
                  <w:tcPr>
                    <w:tcW w:w="50" w:type="pct"/>
                    <w:hideMark/>
                  </w:tcPr>
                  <w:p w14:paraId="76C3936B" w14:textId="77777777" w:rsidR="00D117B5" w:rsidRDefault="00D117B5">
                    <w:pPr>
                      <w:pStyle w:val="Bibliography"/>
                      <w:rPr>
                        <w:noProof/>
                      </w:rPr>
                    </w:pPr>
                    <w:r>
                      <w:rPr>
                        <w:noProof/>
                      </w:rPr>
                      <w:t xml:space="preserve">[9] </w:t>
                    </w:r>
                  </w:p>
                </w:tc>
                <w:tc>
                  <w:tcPr>
                    <w:tcW w:w="0" w:type="auto"/>
                    <w:hideMark/>
                  </w:tcPr>
                  <w:p w14:paraId="47FB685B"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P. Tahmasebi i H. Ardeshir, »Application of a Modular Feedforward Neural Network for Grade Estimation,« </w:t>
                    </w:r>
                    <w:r w:rsidRPr="00D117B5">
                      <w:rPr>
                        <w:rFonts w:ascii="Times New Roman" w:hAnsi="Times New Roman" w:cs="Times New Roman"/>
                        <w:i/>
                        <w:iCs/>
                        <w:noProof/>
                        <w:sz w:val="24"/>
                        <w:szCs w:val="24"/>
                      </w:rPr>
                      <w:t xml:space="preserve">Natural Resources Research, </w:t>
                    </w:r>
                    <w:r w:rsidRPr="00D117B5">
                      <w:rPr>
                        <w:rFonts w:ascii="Times New Roman" w:hAnsi="Times New Roman" w:cs="Times New Roman"/>
                        <w:noProof/>
                        <w:sz w:val="24"/>
                        <w:szCs w:val="24"/>
                      </w:rPr>
                      <w:t xml:space="preserve">pp. 25-32, 21 Siječanj 2011. </w:t>
                    </w:r>
                  </w:p>
                </w:tc>
              </w:tr>
              <w:tr w:rsidR="00D117B5" w14:paraId="37DBCC34" w14:textId="77777777">
                <w:trPr>
                  <w:divId w:val="1716392473"/>
                  <w:tblCellSpacing w:w="15" w:type="dxa"/>
                </w:trPr>
                <w:tc>
                  <w:tcPr>
                    <w:tcW w:w="50" w:type="pct"/>
                    <w:hideMark/>
                  </w:tcPr>
                  <w:p w14:paraId="1AD5F80E" w14:textId="77777777" w:rsidR="00D117B5" w:rsidRDefault="00D117B5">
                    <w:pPr>
                      <w:pStyle w:val="Bibliography"/>
                      <w:rPr>
                        <w:noProof/>
                      </w:rPr>
                    </w:pPr>
                    <w:r>
                      <w:rPr>
                        <w:noProof/>
                      </w:rPr>
                      <w:t xml:space="preserve">[10] </w:t>
                    </w:r>
                  </w:p>
                </w:tc>
                <w:tc>
                  <w:tcPr>
                    <w:tcW w:w="0" w:type="auto"/>
                    <w:hideMark/>
                  </w:tcPr>
                  <w:p w14:paraId="1D99FF17"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F. Careers, »Facebook,« 15 Siječanj 2020. [Mrežno]. Available: https://www.facebook.com/careers/life/machine-learning-at-facebook.</w:t>
                    </w:r>
                  </w:p>
                </w:tc>
              </w:tr>
              <w:tr w:rsidR="00D117B5" w14:paraId="3A57A8E3" w14:textId="77777777">
                <w:trPr>
                  <w:divId w:val="1716392473"/>
                  <w:tblCellSpacing w:w="15" w:type="dxa"/>
                </w:trPr>
                <w:tc>
                  <w:tcPr>
                    <w:tcW w:w="50" w:type="pct"/>
                    <w:hideMark/>
                  </w:tcPr>
                  <w:p w14:paraId="0635BF3C" w14:textId="77777777" w:rsidR="00D117B5" w:rsidRDefault="00D117B5">
                    <w:pPr>
                      <w:pStyle w:val="Bibliography"/>
                      <w:rPr>
                        <w:noProof/>
                      </w:rPr>
                    </w:pPr>
                    <w:r>
                      <w:rPr>
                        <w:noProof/>
                      </w:rPr>
                      <w:t xml:space="preserve">[11] </w:t>
                    </w:r>
                  </w:p>
                </w:tc>
                <w:tc>
                  <w:tcPr>
                    <w:tcW w:w="0" w:type="auto"/>
                    <w:hideMark/>
                  </w:tcPr>
                  <w:p w14:paraId="56F61A31"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Shi, X. Bai i C. Yao, »An End-to-End Trainable Neural Network for Image-based Sequence Recognition and Its Application to Scene Text Recognition,« 21 Srpanj 2015. [Mrežno]. Available: https://arxiv.org/pdf/1507.05717.pdf.</w:t>
                    </w:r>
                  </w:p>
                </w:tc>
              </w:tr>
            </w:tbl>
            <w:p w14:paraId="4E93A3FF" w14:textId="1EB89A13" w:rsidR="00AD6865" w:rsidRPr="00AD6865" w:rsidRDefault="00B9548F" w:rsidP="00B3452C">
              <w:r>
                <w:rPr>
                  <w:b/>
                  <w:bCs/>
                </w:rPr>
                <w:fldChar w:fldCharType="end"/>
              </w:r>
            </w:p>
          </w:sdtContent>
        </w:sdt>
      </w:sdtContent>
    </w:sdt>
    <w:sectPr w:rsidR="00AD6865" w:rsidRPr="00AD6865" w:rsidSect="005C0BC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07" w:author="Tin Kramberger (tkramberg)" w:date="2021-09-06T18:58:00Z" w:initials="TK(">
    <w:p w14:paraId="687C101F" w14:textId="2A429BAD" w:rsidR="00DB770D" w:rsidRDefault="00DB770D">
      <w:pPr>
        <w:pStyle w:val="CommentText"/>
      </w:pPr>
      <w:r>
        <w:rPr>
          <w:rStyle w:val="CommentReference"/>
        </w:rPr>
        <w:annotationRef/>
      </w:r>
      <w:r>
        <w:t>Reference stavite unutar rečenica.</w:t>
      </w:r>
    </w:p>
  </w:comment>
  <w:comment w:id="1432" w:author="Tin Kramberger (tkramberg)" w:date="2021-09-06T19:03:00Z" w:initials="TK(">
    <w:p w14:paraId="75C73C98" w14:textId="3EE27008" w:rsidR="00DB770D" w:rsidRDefault="00DB770D">
      <w:pPr>
        <w:pStyle w:val="CommentText"/>
      </w:pPr>
      <w:r>
        <w:rPr>
          <w:rStyle w:val="CommentReference"/>
        </w:rPr>
        <w:annotationRef/>
      </w:r>
      <w:r>
        <w:t>Također ide točka nakon „Tablica 1“.</w:t>
      </w:r>
    </w:p>
  </w:comment>
  <w:comment w:id="1435" w:author="Tin Kramberger (tkramberg)" w:date="2021-09-06T18:59:00Z" w:initials="TK(">
    <w:p w14:paraId="47D959F0" w14:textId="3CDA5DBE" w:rsidR="00DB770D" w:rsidRDefault="00DB770D">
      <w:pPr>
        <w:pStyle w:val="CommentText"/>
      </w:pPr>
      <w:r>
        <w:rPr>
          <w:rStyle w:val="CommentReference"/>
        </w:rPr>
        <w:annotationRef/>
      </w:r>
      <w:r>
        <w:t xml:space="preserve">Dajte </w:t>
      </w:r>
      <w:r>
        <w:t>barem glavne dijelove grafa prevedite.</w:t>
      </w:r>
    </w:p>
  </w:comment>
  <w:comment w:id="1610" w:author="Tin Kramberger (tkramberg)" w:date="2021-09-06T19:04:00Z" w:initials="TK(">
    <w:p w14:paraId="2C5D71D3" w14:textId="4B956286" w:rsidR="004400BA" w:rsidRDefault="004400BA">
      <w:pPr>
        <w:pStyle w:val="CommentText"/>
      </w:pPr>
      <w:r>
        <w:rPr>
          <w:rStyle w:val="CommentReference"/>
        </w:rPr>
        <w:annotationRef/>
      </w:r>
      <w:r>
        <w:t xml:space="preserve">Koristiti pojam </w:t>
      </w:r>
      <w:r w:rsidRPr="004400BA">
        <w:t>Stohastički gradijentni pad</w:t>
      </w:r>
      <w:r>
        <w:t xml:space="preserve"> ili </w:t>
      </w:r>
      <w:r w:rsidRPr="004400BA">
        <w:t>Stohastički gradijentni</w:t>
      </w:r>
      <w:r>
        <w:t xml:space="preserve"> spust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7C101F" w15:done="0"/>
  <w15:commentEx w15:paraId="75C73C98" w15:done="0"/>
  <w15:commentEx w15:paraId="47D959F0" w15:done="0"/>
  <w15:commentEx w15:paraId="2C5D71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E354" w16cex:dateUtc="2021-09-06T16:58:00Z"/>
  <w16cex:commentExtensible w16cex:durableId="24E0E476" w16cex:dateUtc="2021-09-06T17:03:00Z"/>
  <w16cex:commentExtensible w16cex:durableId="24E0E394" w16cex:dateUtc="2021-09-06T16:59:00Z"/>
  <w16cex:commentExtensible w16cex:durableId="24E0E4CC" w16cex:dateUtc="2021-09-06T1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7C101F" w16cid:durableId="24E0E354"/>
  <w16cid:commentId w16cid:paraId="75C73C98" w16cid:durableId="24E0E476"/>
  <w16cid:commentId w16cid:paraId="47D959F0" w16cid:durableId="24E0E394"/>
  <w16cid:commentId w16cid:paraId="2C5D71D3" w16cid:durableId="24E0E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F8AFC" w14:textId="77777777" w:rsidR="0044147D" w:rsidRDefault="0044147D" w:rsidP="005C0BCE">
      <w:pPr>
        <w:spacing w:after="0" w:line="240" w:lineRule="auto"/>
      </w:pPr>
      <w:r>
        <w:separator/>
      </w:r>
    </w:p>
  </w:endnote>
  <w:endnote w:type="continuationSeparator" w:id="0">
    <w:p w14:paraId="018798B9" w14:textId="77777777" w:rsidR="0044147D" w:rsidRDefault="0044147D" w:rsidP="005C0BCE">
      <w:pPr>
        <w:spacing w:after="0" w:line="240" w:lineRule="auto"/>
      </w:pPr>
      <w:r>
        <w:continuationSeparator/>
      </w:r>
    </w:p>
  </w:endnote>
  <w:endnote w:type="continuationNotice" w:id="1">
    <w:p w14:paraId="2CCF3ECE" w14:textId="77777777" w:rsidR="0044147D" w:rsidRDefault="004414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719"/>
      <w:docPartObj>
        <w:docPartGallery w:val="Page Numbers (Bottom of Page)"/>
        <w:docPartUnique/>
      </w:docPartObj>
    </w:sdtPr>
    <w:sdtEndPr/>
    <w:sdtContent>
      <w:p w14:paraId="58DDF079" w14:textId="3EB2C7B2" w:rsidR="00C1314A" w:rsidRDefault="00C1314A">
        <w:pPr>
          <w:pStyle w:val="Footer"/>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AE8D5" w14:textId="77777777" w:rsidR="0044147D" w:rsidRDefault="0044147D" w:rsidP="005C0BCE">
      <w:pPr>
        <w:spacing w:after="0" w:line="240" w:lineRule="auto"/>
      </w:pPr>
      <w:r>
        <w:separator/>
      </w:r>
    </w:p>
  </w:footnote>
  <w:footnote w:type="continuationSeparator" w:id="0">
    <w:p w14:paraId="74A8579F" w14:textId="77777777" w:rsidR="0044147D" w:rsidRDefault="0044147D" w:rsidP="005C0BCE">
      <w:pPr>
        <w:spacing w:after="0" w:line="240" w:lineRule="auto"/>
      </w:pPr>
      <w:r>
        <w:continuationSeparator/>
      </w:r>
    </w:p>
  </w:footnote>
  <w:footnote w:type="continuationNotice" w:id="1">
    <w:p w14:paraId="36ADDE1A" w14:textId="77777777" w:rsidR="0044147D" w:rsidRDefault="0044147D">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jepan Salopek (ssalopek)">
    <w15:presenceInfo w15:providerId="None" w15:userId="Stjepan Salopek (ssalopek)"/>
  </w15:person>
  <w15:person w15:author="Tin Kramberger (tkramberg)">
    <w15:presenceInfo w15:providerId="None" w15:userId="Tin Kramberger (tkram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3493"/>
    <w:rsid w:val="00002EB2"/>
    <w:rsid w:val="000063D8"/>
    <w:rsid w:val="000117D2"/>
    <w:rsid w:val="00023118"/>
    <w:rsid w:val="000248F8"/>
    <w:rsid w:val="00031E48"/>
    <w:rsid w:val="00036185"/>
    <w:rsid w:val="00036269"/>
    <w:rsid w:val="0004205B"/>
    <w:rsid w:val="000427AD"/>
    <w:rsid w:val="00043519"/>
    <w:rsid w:val="00043EAA"/>
    <w:rsid w:val="00045D24"/>
    <w:rsid w:val="0006253B"/>
    <w:rsid w:val="000633EE"/>
    <w:rsid w:val="00066949"/>
    <w:rsid w:val="000673CE"/>
    <w:rsid w:val="000721B5"/>
    <w:rsid w:val="00072CE1"/>
    <w:rsid w:val="00076639"/>
    <w:rsid w:val="00077154"/>
    <w:rsid w:val="00093114"/>
    <w:rsid w:val="0009693B"/>
    <w:rsid w:val="000A03F6"/>
    <w:rsid w:val="000A2CFA"/>
    <w:rsid w:val="000B0A55"/>
    <w:rsid w:val="000B3639"/>
    <w:rsid w:val="000B4A64"/>
    <w:rsid w:val="000B506C"/>
    <w:rsid w:val="000C0E23"/>
    <w:rsid w:val="000C157C"/>
    <w:rsid w:val="000C4D57"/>
    <w:rsid w:val="000D0B70"/>
    <w:rsid w:val="000D6813"/>
    <w:rsid w:val="000E26EB"/>
    <w:rsid w:val="000E47B1"/>
    <w:rsid w:val="000E7388"/>
    <w:rsid w:val="000F1CA3"/>
    <w:rsid w:val="000F366D"/>
    <w:rsid w:val="000F618B"/>
    <w:rsid w:val="001019C5"/>
    <w:rsid w:val="001124E1"/>
    <w:rsid w:val="0011365F"/>
    <w:rsid w:val="00117EEB"/>
    <w:rsid w:val="001229A6"/>
    <w:rsid w:val="00124303"/>
    <w:rsid w:val="001275E4"/>
    <w:rsid w:val="00133A7C"/>
    <w:rsid w:val="00134CE4"/>
    <w:rsid w:val="001368BC"/>
    <w:rsid w:val="0013770B"/>
    <w:rsid w:val="001420C9"/>
    <w:rsid w:val="00144767"/>
    <w:rsid w:val="00150F28"/>
    <w:rsid w:val="00151643"/>
    <w:rsid w:val="00154A74"/>
    <w:rsid w:val="00156EA1"/>
    <w:rsid w:val="00164ABA"/>
    <w:rsid w:val="00164BFB"/>
    <w:rsid w:val="001665B4"/>
    <w:rsid w:val="00175F56"/>
    <w:rsid w:val="00180B53"/>
    <w:rsid w:val="001816ED"/>
    <w:rsid w:val="001836B6"/>
    <w:rsid w:val="0018782A"/>
    <w:rsid w:val="00191744"/>
    <w:rsid w:val="0019214D"/>
    <w:rsid w:val="001933F1"/>
    <w:rsid w:val="00193AA5"/>
    <w:rsid w:val="00197D8B"/>
    <w:rsid w:val="001A3177"/>
    <w:rsid w:val="001A37C6"/>
    <w:rsid w:val="001A46C0"/>
    <w:rsid w:val="001A7F52"/>
    <w:rsid w:val="001B1440"/>
    <w:rsid w:val="001B21ED"/>
    <w:rsid w:val="001B2600"/>
    <w:rsid w:val="001B712B"/>
    <w:rsid w:val="001B7A83"/>
    <w:rsid w:val="001C1FF4"/>
    <w:rsid w:val="001C34C4"/>
    <w:rsid w:val="001C360E"/>
    <w:rsid w:val="001D273C"/>
    <w:rsid w:val="001D29AB"/>
    <w:rsid w:val="001D33D5"/>
    <w:rsid w:val="001D39AC"/>
    <w:rsid w:val="001D3CA7"/>
    <w:rsid w:val="001E0B52"/>
    <w:rsid w:val="001E1CFF"/>
    <w:rsid w:val="001E293C"/>
    <w:rsid w:val="001E3D48"/>
    <w:rsid w:val="001E771D"/>
    <w:rsid w:val="00201A85"/>
    <w:rsid w:val="0020374D"/>
    <w:rsid w:val="002068CA"/>
    <w:rsid w:val="00210185"/>
    <w:rsid w:val="00211C80"/>
    <w:rsid w:val="0023434B"/>
    <w:rsid w:val="002431E0"/>
    <w:rsid w:val="002434DC"/>
    <w:rsid w:val="00244941"/>
    <w:rsid w:val="00244D58"/>
    <w:rsid w:val="00245B11"/>
    <w:rsid w:val="00247AEB"/>
    <w:rsid w:val="00255C57"/>
    <w:rsid w:val="00263EA4"/>
    <w:rsid w:val="00271001"/>
    <w:rsid w:val="0027395D"/>
    <w:rsid w:val="00276652"/>
    <w:rsid w:val="002900DE"/>
    <w:rsid w:val="00291B51"/>
    <w:rsid w:val="002940C1"/>
    <w:rsid w:val="00295695"/>
    <w:rsid w:val="00297C79"/>
    <w:rsid w:val="002A0361"/>
    <w:rsid w:val="002A20B1"/>
    <w:rsid w:val="002A2D1A"/>
    <w:rsid w:val="002A3D5C"/>
    <w:rsid w:val="002A586A"/>
    <w:rsid w:val="002A59EF"/>
    <w:rsid w:val="002B074B"/>
    <w:rsid w:val="002B370D"/>
    <w:rsid w:val="002B4913"/>
    <w:rsid w:val="002B4AA0"/>
    <w:rsid w:val="002B52DE"/>
    <w:rsid w:val="002B7752"/>
    <w:rsid w:val="002C2A48"/>
    <w:rsid w:val="002D0973"/>
    <w:rsid w:val="002D3321"/>
    <w:rsid w:val="002E07A2"/>
    <w:rsid w:val="002E4CFB"/>
    <w:rsid w:val="002E51A2"/>
    <w:rsid w:val="002E789E"/>
    <w:rsid w:val="002F0BD6"/>
    <w:rsid w:val="002F10C2"/>
    <w:rsid w:val="002F1B50"/>
    <w:rsid w:val="002F26D2"/>
    <w:rsid w:val="002F3835"/>
    <w:rsid w:val="002F4882"/>
    <w:rsid w:val="002F4894"/>
    <w:rsid w:val="00303848"/>
    <w:rsid w:val="00306741"/>
    <w:rsid w:val="0030775A"/>
    <w:rsid w:val="00314F60"/>
    <w:rsid w:val="00314FE6"/>
    <w:rsid w:val="00316760"/>
    <w:rsid w:val="00322CB1"/>
    <w:rsid w:val="0032489B"/>
    <w:rsid w:val="00331885"/>
    <w:rsid w:val="00332853"/>
    <w:rsid w:val="00340182"/>
    <w:rsid w:val="0034626E"/>
    <w:rsid w:val="003467BC"/>
    <w:rsid w:val="00347D8D"/>
    <w:rsid w:val="0035262A"/>
    <w:rsid w:val="0035292C"/>
    <w:rsid w:val="00355C2F"/>
    <w:rsid w:val="00360501"/>
    <w:rsid w:val="003615F1"/>
    <w:rsid w:val="003635C7"/>
    <w:rsid w:val="00373EF3"/>
    <w:rsid w:val="00375838"/>
    <w:rsid w:val="00375BD2"/>
    <w:rsid w:val="0037746A"/>
    <w:rsid w:val="00385B50"/>
    <w:rsid w:val="0039088D"/>
    <w:rsid w:val="00391881"/>
    <w:rsid w:val="00395B9F"/>
    <w:rsid w:val="00396600"/>
    <w:rsid w:val="00396C4C"/>
    <w:rsid w:val="003A0665"/>
    <w:rsid w:val="003A3F36"/>
    <w:rsid w:val="003A754C"/>
    <w:rsid w:val="003B217D"/>
    <w:rsid w:val="003B3A2A"/>
    <w:rsid w:val="003B4604"/>
    <w:rsid w:val="003B5E7D"/>
    <w:rsid w:val="003B5EE1"/>
    <w:rsid w:val="003B639C"/>
    <w:rsid w:val="003D58D3"/>
    <w:rsid w:val="003E169D"/>
    <w:rsid w:val="003E2F18"/>
    <w:rsid w:val="003E3B31"/>
    <w:rsid w:val="003E501A"/>
    <w:rsid w:val="003F124C"/>
    <w:rsid w:val="003F2D11"/>
    <w:rsid w:val="00401191"/>
    <w:rsid w:val="00402D0C"/>
    <w:rsid w:val="00405744"/>
    <w:rsid w:val="00414285"/>
    <w:rsid w:val="004167E9"/>
    <w:rsid w:val="004170FB"/>
    <w:rsid w:val="00420E3C"/>
    <w:rsid w:val="00424C49"/>
    <w:rsid w:val="00424DF1"/>
    <w:rsid w:val="00434399"/>
    <w:rsid w:val="004400BA"/>
    <w:rsid w:val="00440478"/>
    <w:rsid w:val="0044095E"/>
    <w:rsid w:val="0044147D"/>
    <w:rsid w:val="00441E16"/>
    <w:rsid w:val="00442D0A"/>
    <w:rsid w:val="00447C7B"/>
    <w:rsid w:val="0046139B"/>
    <w:rsid w:val="00462A57"/>
    <w:rsid w:val="0046455E"/>
    <w:rsid w:val="00471290"/>
    <w:rsid w:val="00476098"/>
    <w:rsid w:val="00481DA2"/>
    <w:rsid w:val="004879BD"/>
    <w:rsid w:val="00487F9F"/>
    <w:rsid w:val="004902DA"/>
    <w:rsid w:val="00493C9F"/>
    <w:rsid w:val="00497878"/>
    <w:rsid w:val="004A0AE0"/>
    <w:rsid w:val="004A1662"/>
    <w:rsid w:val="004A2F7A"/>
    <w:rsid w:val="004A4BE7"/>
    <w:rsid w:val="004A7A6E"/>
    <w:rsid w:val="004B3D6B"/>
    <w:rsid w:val="004B4923"/>
    <w:rsid w:val="004B4CAA"/>
    <w:rsid w:val="004B5C62"/>
    <w:rsid w:val="004C2F0C"/>
    <w:rsid w:val="004C4DA2"/>
    <w:rsid w:val="004D22AA"/>
    <w:rsid w:val="004D6649"/>
    <w:rsid w:val="004D71BA"/>
    <w:rsid w:val="004F2383"/>
    <w:rsid w:val="004F7213"/>
    <w:rsid w:val="004F7C0A"/>
    <w:rsid w:val="00501095"/>
    <w:rsid w:val="00504C9D"/>
    <w:rsid w:val="00505222"/>
    <w:rsid w:val="00505A44"/>
    <w:rsid w:val="00511B61"/>
    <w:rsid w:val="00513407"/>
    <w:rsid w:val="005142B0"/>
    <w:rsid w:val="0051443C"/>
    <w:rsid w:val="005170FB"/>
    <w:rsid w:val="005179E6"/>
    <w:rsid w:val="00524BA9"/>
    <w:rsid w:val="00527178"/>
    <w:rsid w:val="0053107E"/>
    <w:rsid w:val="00531FFF"/>
    <w:rsid w:val="0054288D"/>
    <w:rsid w:val="00543E0C"/>
    <w:rsid w:val="00543E0E"/>
    <w:rsid w:val="00543E84"/>
    <w:rsid w:val="00550F44"/>
    <w:rsid w:val="0055277B"/>
    <w:rsid w:val="00557ACC"/>
    <w:rsid w:val="00564EEC"/>
    <w:rsid w:val="00566EE6"/>
    <w:rsid w:val="00566F6A"/>
    <w:rsid w:val="00567579"/>
    <w:rsid w:val="005709FC"/>
    <w:rsid w:val="00571006"/>
    <w:rsid w:val="005748C9"/>
    <w:rsid w:val="00575B55"/>
    <w:rsid w:val="00577FA6"/>
    <w:rsid w:val="005845DA"/>
    <w:rsid w:val="00591217"/>
    <w:rsid w:val="00591CDD"/>
    <w:rsid w:val="00595782"/>
    <w:rsid w:val="005A2760"/>
    <w:rsid w:val="005A3226"/>
    <w:rsid w:val="005A5DC4"/>
    <w:rsid w:val="005B103A"/>
    <w:rsid w:val="005B31E4"/>
    <w:rsid w:val="005B31FD"/>
    <w:rsid w:val="005B783D"/>
    <w:rsid w:val="005C0BCE"/>
    <w:rsid w:val="005C25AA"/>
    <w:rsid w:val="005C4560"/>
    <w:rsid w:val="005C6DED"/>
    <w:rsid w:val="005C7117"/>
    <w:rsid w:val="005D2825"/>
    <w:rsid w:val="005D4457"/>
    <w:rsid w:val="005E1315"/>
    <w:rsid w:val="005E60FF"/>
    <w:rsid w:val="005F3783"/>
    <w:rsid w:val="005F6270"/>
    <w:rsid w:val="005F6B16"/>
    <w:rsid w:val="00601E08"/>
    <w:rsid w:val="00606865"/>
    <w:rsid w:val="00624217"/>
    <w:rsid w:val="00624CD9"/>
    <w:rsid w:val="00625FC9"/>
    <w:rsid w:val="0062607B"/>
    <w:rsid w:val="006307B3"/>
    <w:rsid w:val="00631F5D"/>
    <w:rsid w:val="00634DC9"/>
    <w:rsid w:val="00635134"/>
    <w:rsid w:val="00641E31"/>
    <w:rsid w:val="00642407"/>
    <w:rsid w:val="006439E7"/>
    <w:rsid w:val="006444A9"/>
    <w:rsid w:val="006471BC"/>
    <w:rsid w:val="00653D24"/>
    <w:rsid w:val="00656CF4"/>
    <w:rsid w:val="00660D6B"/>
    <w:rsid w:val="00665E84"/>
    <w:rsid w:val="00667844"/>
    <w:rsid w:val="006720E7"/>
    <w:rsid w:val="00674E6D"/>
    <w:rsid w:val="0067531A"/>
    <w:rsid w:val="00683B83"/>
    <w:rsid w:val="00684CA5"/>
    <w:rsid w:val="00690B74"/>
    <w:rsid w:val="006953C8"/>
    <w:rsid w:val="006A5346"/>
    <w:rsid w:val="006B068B"/>
    <w:rsid w:val="006B5382"/>
    <w:rsid w:val="006C2582"/>
    <w:rsid w:val="006C2BEF"/>
    <w:rsid w:val="006C7474"/>
    <w:rsid w:val="006D0764"/>
    <w:rsid w:val="006D1BB7"/>
    <w:rsid w:val="006D2F65"/>
    <w:rsid w:val="006D5D87"/>
    <w:rsid w:val="006E0FD3"/>
    <w:rsid w:val="006E4B39"/>
    <w:rsid w:val="006E566B"/>
    <w:rsid w:val="006F0B00"/>
    <w:rsid w:val="006F2303"/>
    <w:rsid w:val="006F4E85"/>
    <w:rsid w:val="00706EC0"/>
    <w:rsid w:val="00707EBD"/>
    <w:rsid w:val="00710A41"/>
    <w:rsid w:val="00717B27"/>
    <w:rsid w:val="0072304D"/>
    <w:rsid w:val="00735F4B"/>
    <w:rsid w:val="00740B09"/>
    <w:rsid w:val="00742898"/>
    <w:rsid w:val="00745CD3"/>
    <w:rsid w:val="007508EA"/>
    <w:rsid w:val="00751CA5"/>
    <w:rsid w:val="0075358D"/>
    <w:rsid w:val="007629DB"/>
    <w:rsid w:val="0077078E"/>
    <w:rsid w:val="00770F87"/>
    <w:rsid w:val="00771844"/>
    <w:rsid w:val="00775698"/>
    <w:rsid w:val="0078182B"/>
    <w:rsid w:val="00781C0B"/>
    <w:rsid w:val="00784456"/>
    <w:rsid w:val="007849B3"/>
    <w:rsid w:val="007925D5"/>
    <w:rsid w:val="007932A1"/>
    <w:rsid w:val="007A20D5"/>
    <w:rsid w:val="007A24DC"/>
    <w:rsid w:val="007A62B2"/>
    <w:rsid w:val="007A77E3"/>
    <w:rsid w:val="007B12BB"/>
    <w:rsid w:val="007B2CBE"/>
    <w:rsid w:val="007B4B11"/>
    <w:rsid w:val="007B4C83"/>
    <w:rsid w:val="007C3F9B"/>
    <w:rsid w:val="007C748A"/>
    <w:rsid w:val="007D3E39"/>
    <w:rsid w:val="007D7D4C"/>
    <w:rsid w:val="007E1ECD"/>
    <w:rsid w:val="007E6198"/>
    <w:rsid w:val="007E75F6"/>
    <w:rsid w:val="007F15FF"/>
    <w:rsid w:val="007F2FA2"/>
    <w:rsid w:val="007F3EA2"/>
    <w:rsid w:val="007F44E2"/>
    <w:rsid w:val="007F7379"/>
    <w:rsid w:val="007F7ABE"/>
    <w:rsid w:val="0080412B"/>
    <w:rsid w:val="0080431A"/>
    <w:rsid w:val="008064B8"/>
    <w:rsid w:val="00815368"/>
    <w:rsid w:val="008159CC"/>
    <w:rsid w:val="0082352C"/>
    <w:rsid w:val="00823762"/>
    <w:rsid w:val="00825BED"/>
    <w:rsid w:val="00825D94"/>
    <w:rsid w:val="00831065"/>
    <w:rsid w:val="008324D8"/>
    <w:rsid w:val="008364FB"/>
    <w:rsid w:val="00836EDA"/>
    <w:rsid w:val="00840725"/>
    <w:rsid w:val="00840C5E"/>
    <w:rsid w:val="00842869"/>
    <w:rsid w:val="00843F37"/>
    <w:rsid w:val="00844BC7"/>
    <w:rsid w:val="00845DCB"/>
    <w:rsid w:val="008476BB"/>
    <w:rsid w:val="00850DEA"/>
    <w:rsid w:val="008553AC"/>
    <w:rsid w:val="00856747"/>
    <w:rsid w:val="008735DE"/>
    <w:rsid w:val="008748C5"/>
    <w:rsid w:val="00877A4B"/>
    <w:rsid w:val="0088087A"/>
    <w:rsid w:val="00880C40"/>
    <w:rsid w:val="00881049"/>
    <w:rsid w:val="00883D1C"/>
    <w:rsid w:val="008840C0"/>
    <w:rsid w:val="008847E2"/>
    <w:rsid w:val="008859FF"/>
    <w:rsid w:val="00890CA8"/>
    <w:rsid w:val="00892171"/>
    <w:rsid w:val="008925C6"/>
    <w:rsid w:val="0089675C"/>
    <w:rsid w:val="008A36B7"/>
    <w:rsid w:val="008A3867"/>
    <w:rsid w:val="008A5D9F"/>
    <w:rsid w:val="008A5F18"/>
    <w:rsid w:val="008A6F54"/>
    <w:rsid w:val="008B015F"/>
    <w:rsid w:val="008B1C81"/>
    <w:rsid w:val="008B2027"/>
    <w:rsid w:val="008C1C28"/>
    <w:rsid w:val="008C291E"/>
    <w:rsid w:val="008C706D"/>
    <w:rsid w:val="008C7626"/>
    <w:rsid w:val="008D443C"/>
    <w:rsid w:val="008D5FB6"/>
    <w:rsid w:val="008D5FDD"/>
    <w:rsid w:val="008E43AF"/>
    <w:rsid w:val="008F6192"/>
    <w:rsid w:val="008F62AF"/>
    <w:rsid w:val="00900CE7"/>
    <w:rsid w:val="0090417F"/>
    <w:rsid w:val="009046C3"/>
    <w:rsid w:val="00910053"/>
    <w:rsid w:val="00912A08"/>
    <w:rsid w:val="00924D3F"/>
    <w:rsid w:val="00927055"/>
    <w:rsid w:val="00927CB2"/>
    <w:rsid w:val="00931795"/>
    <w:rsid w:val="00931954"/>
    <w:rsid w:val="0093634E"/>
    <w:rsid w:val="00936C29"/>
    <w:rsid w:val="009411E4"/>
    <w:rsid w:val="009433B2"/>
    <w:rsid w:val="00946845"/>
    <w:rsid w:val="00955A61"/>
    <w:rsid w:val="009568BA"/>
    <w:rsid w:val="00957C5A"/>
    <w:rsid w:val="00962BDD"/>
    <w:rsid w:val="0096353F"/>
    <w:rsid w:val="00963854"/>
    <w:rsid w:val="00965929"/>
    <w:rsid w:val="00965CCC"/>
    <w:rsid w:val="00971B01"/>
    <w:rsid w:val="00973337"/>
    <w:rsid w:val="009812C5"/>
    <w:rsid w:val="00987535"/>
    <w:rsid w:val="00987C92"/>
    <w:rsid w:val="00993BF1"/>
    <w:rsid w:val="00994AFD"/>
    <w:rsid w:val="009A3AAF"/>
    <w:rsid w:val="009A433E"/>
    <w:rsid w:val="009A69A3"/>
    <w:rsid w:val="009B1A1C"/>
    <w:rsid w:val="009B477C"/>
    <w:rsid w:val="009C1072"/>
    <w:rsid w:val="009C551D"/>
    <w:rsid w:val="009C61D5"/>
    <w:rsid w:val="009C678B"/>
    <w:rsid w:val="009C7F1B"/>
    <w:rsid w:val="009D2BA5"/>
    <w:rsid w:val="009E4915"/>
    <w:rsid w:val="009E6F88"/>
    <w:rsid w:val="009F1432"/>
    <w:rsid w:val="009F3447"/>
    <w:rsid w:val="00A01E44"/>
    <w:rsid w:val="00A03CFF"/>
    <w:rsid w:val="00A119A8"/>
    <w:rsid w:val="00A137D3"/>
    <w:rsid w:val="00A3456A"/>
    <w:rsid w:val="00A43742"/>
    <w:rsid w:val="00A44A48"/>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23B8"/>
    <w:rsid w:val="00AB4806"/>
    <w:rsid w:val="00AB765F"/>
    <w:rsid w:val="00AB7FD2"/>
    <w:rsid w:val="00AC2B4C"/>
    <w:rsid w:val="00AC61B7"/>
    <w:rsid w:val="00AD4642"/>
    <w:rsid w:val="00AD49E0"/>
    <w:rsid w:val="00AD6865"/>
    <w:rsid w:val="00AE2661"/>
    <w:rsid w:val="00AE4480"/>
    <w:rsid w:val="00AE7ACB"/>
    <w:rsid w:val="00AF0EF1"/>
    <w:rsid w:val="00AF186A"/>
    <w:rsid w:val="00AF29D8"/>
    <w:rsid w:val="00AF2F12"/>
    <w:rsid w:val="00AF4B48"/>
    <w:rsid w:val="00AF4D9F"/>
    <w:rsid w:val="00B01683"/>
    <w:rsid w:val="00B01A38"/>
    <w:rsid w:val="00B120D9"/>
    <w:rsid w:val="00B14E43"/>
    <w:rsid w:val="00B17399"/>
    <w:rsid w:val="00B22302"/>
    <w:rsid w:val="00B230D0"/>
    <w:rsid w:val="00B2615B"/>
    <w:rsid w:val="00B26BDF"/>
    <w:rsid w:val="00B30008"/>
    <w:rsid w:val="00B30416"/>
    <w:rsid w:val="00B308E7"/>
    <w:rsid w:val="00B310D3"/>
    <w:rsid w:val="00B3452C"/>
    <w:rsid w:val="00B40412"/>
    <w:rsid w:val="00B410EE"/>
    <w:rsid w:val="00B44FEA"/>
    <w:rsid w:val="00B4511C"/>
    <w:rsid w:val="00B46506"/>
    <w:rsid w:val="00B46AFA"/>
    <w:rsid w:val="00B46B24"/>
    <w:rsid w:val="00B53DEC"/>
    <w:rsid w:val="00B54DA9"/>
    <w:rsid w:val="00B56143"/>
    <w:rsid w:val="00B56EA2"/>
    <w:rsid w:val="00B57934"/>
    <w:rsid w:val="00B6066B"/>
    <w:rsid w:val="00B76317"/>
    <w:rsid w:val="00B76542"/>
    <w:rsid w:val="00B87AE8"/>
    <w:rsid w:val="00B9022F"/>
    <w:rsid w:val="00B90B43"/>
    <w:rsid w:val="00B90EC1"/>
    <w:rsid w:val="00B93701"/>
    <w:rsid w:val="00B9548F"/>
    <w:rsid w:val="00B96479"/>
    <w:rsid w:val="00B97422"/>
    <w:rsid w:val="00BA1DFC"/>
    <w:rsid w:val="00BA3DAA"/>
    <w:rsid w:val="00BA59F8"/>
    <w:rsid w:val="00BA60C1"/>
    <w:rsid w:val="00BB04DA"/>
    <w:rsid w:val="00BB3B22"/>
    <w:rsid w:val="00BB5304"/>
    <w:rsid w:val="00BB6411"/>
    <w:rsid w:val="00BB72F7"/>
    <w:rsid w:val="00BC0F6F"/>
    <w:rsid w:val="00BC1079"/>
    <w:rsid w:val="00BC20AC"/>
    <w:rsid w:val="00BC49D0"/>
    <w:rsid w:val="00BF15B9"/>
    <w:rsid w:val="00BF1D3C"/>
    <w:rsid w:val="00BF2F98"/>
    <w:rsid w:val="00BF3F11"/>
    <w:rsid w:val="00BF5C87"/>
    <w:rsid w:val="00BF5F67"/>
    <w:rsid w:val="00BF7FEE"/>
    <w:rsid w:val="00C03538"/>
    <w:rsid w:val="00C040F9"/>
    <w:rsid w:val="00C1314A"/>
    <w:rsid w:val="00C13734"/>
    <w:rsid w:val="00C1410F"/>
    <w:rsid w:val="00C169E2"/>
    <w:rsid w:val="00C21B1B"/>
    <w:rsid w:val="00C340DA"/>
    <w:rsid w:val="00C35D6B"/>
    <w:rsid w:val="00C433BB"/>
    <w:rsid w:val="00C43DA9"/>
    <w:rsid w:val="00C467F2"/>
    <w:rsid w:val="00C6051A"/>
    <w:rsid w:val="00C60A8B"/>
    <w:rsid w:val="00C66F59"/>
    <w:rsid w:val="00C72D43"/>
    <w:rsid w:val="00C73988"/>
    <w:rsid w:val="00C80CA8"/>
    <w:rsid w:val="00C85A79"/>
    <w:rsid w:val="00C877A8"/>
    <w:rsid w:val="00C93C8F"/>
    <w:rsid w:val="00C94B37"/>
    <w:rsid w:val="00CA65B4"/>
    <w:rsid w:val="00CB09D3"/>
    <w:rsid w:val="00CB399F"/>
    <w:rsid w:val="00CB7772"/>
    <w:rsid w:val="00CC1D44"/>
    <w:rsid w:val="00CC21B6"/>
    <w:rsid w:val="00CC4615"/>
    <w:rsid w:val="00CC4903"/>
    <w:rsid w:val="00CD7415"/>
    <w:rsid w:val="00CE68FC"/>
    <w:rsid w:val="00CE72A5"/>
    <w:rsid w:val="00CF258C"/>
    <w:rsid w:val="00CF4C25"/>
    <w:rsid w:val="00D0301A"/>
    <w:rsid w:val="00D035E5"/>
    <w:rsid w:val="00D039A0"/>
    <w:rsid w:val="00D0537F"/>
    <w:rsid w:val="00D06849"/>
    <w:rsid w:val="00D070B8"/>
    <w:rsid w:val="00D1063F"/>
    <w:rsid w:val="00D117B5"/>
    <w:rsid w:val="00D15330"/>
    <w:rsid w:val="00D155BA"/>
    <w:rsid w:val="00D17DE1"/>
    <w:rsid w:val="00D2155B"/>
    <w:rsid w:val="00D215B3"/>
    <w:rsid w:val="00D231A9"/>
    <w:rsid w:val="00D2440E"/>
    <w:rsid w:val="00D24730"/>
    <w:rsid w:val="00D25BB7"/>
    <w:rsid w:val="00D26206"/>
    <w:rsid w:val="00D33388"/>
    <w:rsid w:val="00D3565D"/>
    <w:rsid w:val="00D366C7"/>
    <w:rsid w:val="00D42B44"/>
    <w:rsid w:val="00D43A5A"/>
    <w:rsid w:val="00D50A95"/>
    <w:rsid w:val="00D52EC0"/>
    <w:rsid w:val="00D6094D"/>
    <w:rsid w:val="00D633D5"/>
    <w:rsid w:val="00D660F4"/>
    <w:rsid w:val="00D66B19"/>
    <w:rsid w:val="00D713FA"/>
    <w:rsid w:val="00D740F6"/>
    <w:rsid w:val="00D766E4"/>
    <w:rsid w:val="00D84101"/>
    <w:rsid w:val="00D909C4"/>
    <w:rsid w:val="00D91A0B"/>
    <w:rsid w:val="00DA503B"/>
    <w:rsid w:val="00DA5FFB"/>
    <w:rsid w:val="00DB0C9F"/>
    <w:rsid w:val="00DB27F8"/>
    <w:rsid w:val="00DB40B8"/>
    <w:rsid w:val="00DB770D"/>
    <w:rsid w:val="00DC08A9"/>
    <w:rsid w:val="00DC0971"/>
    <w:rsid w:val="00DD2D15"/>
    <w:rsid w:val="00DD3493"/>
    <w:rsid w:val="00DD5166"/>
    <w:rsid w:val="00DE136A"/>
    <w:rsid w:val="00DE4BDB"/>
    <w:rsid w:val="00DE688B"/>
    <w:rsid w:val="00DF33A2"/>
    <w:rsid w:val="00DF743E"/>
    <w:rsid w:val="00E01989"/>
    <w:rsid w:val="00E028F4"/>
    <w:rsid w:val="00E04192"/>
    <w:rsid w:val="00E04EF2"/>
    <w:rsid w:val="00E074D9"/>
    <w:rsid w:val="00E11A69"/>
    <w:rsid w:val="00E11B56"/>
    <w:rsid w:val="00E12F34"/>
    <w:rsid w:val="00E14152"/>
    <w:rsid w:val="00E164C1"/>
    <w:rsid w:val="00E16B15"/>
    <w:rsid w:val="00E178EA"/>
    <w:rsid w:val="00E20983"/>
    <w:rsid w:val="00E24397"/>
    <w:rsid w:val="00E25CB1"/>
    <w:rsid w:val="00E30779"/>
    <w:rsid w:val="00E309B9"/>
    <w:rsid w:val="00E33B17"/>
    <w:rsid w:val="00E36DF4"/>
    <w:rsid w:val="00E36FF2"/>
    <w:rsid w:val="00E440A1"/>
    <w:rsid w:val="00E444E2"/>
    <w:rsid w:val="00E511ED"/>
    <w:rsid w:val="00E55BC9"/>
    <w:rsid w:val="00E564AA"/>
    <w:rsid w:val="00E61352"/>
    <w:rsid w:val="00E61BAE"/>
    <w:rsid w:val="00E621BE"/>
    <w:rsid w:val="00E631FB"/>
    <w:rsid w:val="00E64870"/>
    <w:rsid w:val="00E66584"/>
    <w:rsid w:val="00E700E3"/>
    <w:rsid w:val="00E700ED"/>
    <w:rsid w:val="00E72100"/>
    <w:rsid w:val="00E76F09"/>
    <w:rsid w:val="00E82A48"/>
    <w:rsid w:val="00E82E42"/>
    <w:rsid w:val="00E83461"/>
    <w:rsid w:val="00E83AFE"/>
    <w:rsid w:val="00E8707D"/>
    <w:rsid w:val="00E875BB"/>
    <w:rsid w:val="00E912E4"/>
    <w:rsid w:val="00E920B0"/>
    <w:rsid w:val="00E9219B"/>
    <w:rsid w:val="00E9334E"/>
    <w:rsid w:val="00E94B3D"/>
    <w:rsid w:val="00EA0B78"/>
    <w:rsid w:val="00EA208A"/>
    <w:rsid w:val="00EA255A"/>
    <w:rsid w:val="00EB2447"/>
    <w:rsid w:val="00EB5FF0"/>
    <w:rsid w:val="00EC1577"/>
    <w:rsid w:val="00EC2D3C"/>
    <w:rsid w:val="00EC3E66"/>
    <w:rsid w:val="00EC5296"/>
    <w:rsid w:val="00EC5DC2"/>
    <w:rsid w:val="00ED3FF6"/>
    <w:rsid w:val="00ED4A1D"/>
    <w:rsid w:val="00ED7DD4"/>
    <w:rsid w:val="00EE04F6"/>
    <w:rsid w:val="00EE0CB0"/>
    <w:rsid w:val="00EE435B"/>
    <w:rsid w:val="00F03173"/>
    <w:rsid w:val="00F03A95"/>
    <w:rsid w:val="00F04922"/>
    <w:rsid w:val="00F06AA9"/>
    <w:rsid w:val="00F12725"/>
    <w:rsid w:val="00F138EB"/>
    <w:rsid w:val="00F151CB"/>
    <w:rsid w:val="00F24EFA"/>
    <w:rsid w:val="00F26F86"/>
    <w:rsid w:val="00F2792A"/>
    <w:rsid w:val="00F34370"/>
    <w:rsid w:val="00F35B42"/>
    <w:rsid w:val="00F400C0"/>
    <w:rsid w:val="00F420B2"/>
    <w:rsid w:val="00F45F8F"/>
    <w:rsid w:val="00F5142D"/>
    <w:rsid w:val="00F525FE"/>
    <w:rsid w:val="00F5262C"/>
    <w:rsid w:val="00F528AB"/>
    <w:rsid w:val="00F562BB"/>
    <w:rsid w:val="00F60DAB"/>
    <w:rsid w:val="00F64A57"/>
    <w:rsid w:val="00F64FEA"/>
    <w:rsid w:val="00F73803"/>
    <w:rsid w:val="00F77D12"/>
    <w:rsid w:val="00F82BC4"/>
    <w:rsid w:val="00F83E97"/>
    <w:rsid w:val="00F86134"/>
    <w:rsid w:val="00F903D4"/>
    <w:rsid w:val="00F9049E"/>
    <w:rsid w:val="00F92B03"/>
    <w:rsid w:val="00F93969"/>
    <w:rsid w:val="00F94EAC"/>
    <w:rsid w:val="00F96039"/>
    <w:rsid w:val="00FA617B"/>
    <w:rsid w:val="00FA6A10"/>
    <w:rsid w:val="00FB138B"/>
    <w:rsid w:val="00FB1FCC"/>
    <w:rsid w:val="00FB2418"/>
    <w:rsid w:val="00FB7660"/>
    <w:rsid w:val="00FB7692"/>
    <w:rsid w:val="00FB7E80"/>
    <w:rsid w:val="00FC14EF"/>
    <w:rsid w:val="00FC6B8F"/>
    <w:rsid w:val="00FD078D"/>
    <w:rsid w:val="00FD145C"/>
    <w:rsid w:val="00FD2470"/>
    <w:rsid w:val="00FF3F35"/>
    <w:rsid w:val="00FF652D"/>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2F85C08F"/>
  <w15:docId w15:val="{3E5A1E49-4454-459E-924C-3E38FAE5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aslov">
    <w:name w:val="1 Naslov"/>
    <w:basedOn w:val="Heading1"/>
    <w:next w:val="4Tekst"/>
    <w:qFormat/>
    <w:rsid w:val="00BF7FEE"/>
    <w:pPr>
      <w:spacing w:line="480" w:lineRule="auto"/>
    </w:pPr>
    <w:rPr>
      <w:rFonts w:ascii="Times New Roman" w:hAnsi="Times New Roman"/>
      <w:color w:val="auto"/>
      <w:sz w:val="28"/>
    </w:rPr>
  </w:style>
  <w:style w:type="paragraph" w:customStyle="1" w:styleId="2Podnaslov">
    <w:name w:val="2 Podnaslov"/>
    <w:basedOn w:val="Heading2"/>
    <w:next w:val="4Tekst"/>
    <w:qFormat/>
    <w:rsid w:val="006439E7"/>
    <w:pPr>
      <w:spacing w:line="360" w:lineRule="auto"/>
    </w:pPr>
    <w:rPr>
      <w:rFonts w:ascii="Times New Roman" w:hAnsi="Times New Roman"/>
      <w:color w:val="auto"/>
    </w:rPr>
  </w:style>
  <w:style w:type="character" w:customStyle="1" w:styleId="Heading1Char">
    <w:name w:val="Heading 1 Char"/>
    <w:basedOn w:val="DefaultParagraphFont"/>
    <w:link w:val="Heading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Subtitle">
    <w:name w:val="Subtitle"/>
    <w:basedOn w:val="Normal"/>
    <w:next w:val="Normal"/>
    <w:link w:val="SubtitleChar"/>
    <w:uiPriority w:val="11"/>
    <w:qFormat/>
    <w:rsid w:val="005B1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103A"/>
    <w:rPr>
      <w:rFonts w:eastAsiaTheme="minorEastAsia"/>
      <w:color w:val="5A5A5A" w:themeColor="text1" w:themeTint="A5"/>
      <w:spacing w:val="15"/>
    </w:rPr>
  </w:style>
  <w:style w:type="paragraph" w:styleId="Bibliography">
    <w:name w:val="Bibliography"/>
    <w:basedOn w:val="Normal"/>
    <w:next w:val="Normal"/>
    <w:uiPriority w:val="37"/>
    <w:unhideWhenUsed/>
    <w:rsid w:val="00BA59F8"/>
  </w:style>
  <w:style w:type="paragraph" w:styleId="Caption">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0B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0BCE"/>
  </w:style>
  <w:style w:type="paragraph" w:styleId="Footer">
    <w:name w:val="footer"/>
    <w:basedOn w:val="Normal"/>
    <w:link w:val="FooterChar"/>
    <w:uiPriority w:val="99"/>
    <w:unhideWhenUsed/>
    <w:rsid w:val="005C0B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BCE"/>
  </w:style>
  <w:style w:type="paragraph" w:styleId="NoSpacing">
    <w:name w:val="No Spacing"/>
    <w:link w:val="NoSpacingChar"/>
    <w:uiPriority w:val="1"/>
    <w:qFormat/>
    <w:rsid w:val="005C0BCE"/>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5C0BCE"/>
    <w:rPr>
      <w:rFonts w:eastAsiaTheme="minorEastAsia"/>
      <w:lang w:val="en-GB" w:eastAsia="en-GB"/>
    </w:rPr>
  </w:style>
  <w:style w:type="paragraph" w:styleId="TOCHeading">
    <w:name w:val="TOC Heading"/>
    <w:basedOn w:val="Heading1"/>
    <w:next w:val="Normal"/>
    <w:uiPriority w:val="39"/>
    <w:unhideWhenUsed/>
    <w:qFormat/>
    <w:rsid w:val="005A2760"/>
    <w:pPr>
      <w:outlineLvl w:val="9"/>
    </w:pPr>
    <w:rPr>
      <w:lang w:val="en-GB" w:eastAsia="en-GB"/>
    </w:rPr>
  </w:style>
  <w:style w:type="paragraph" w:styleId="TOC1">
    <w:name w:val="toc 1"/>
    <w:basedOn w:val="Normal"/>
    <w:next w:val="Normal"/>
    <w:autoRedefine/>
    <w:uiPriority w:val="39"/>
    <w:unhideWhenUsed/>
    <w:rsid w:val="00C040F9"/>
    <w:pPr>
      <w:tabs>
        <w:tab w:val="right" w:leader="dot" w:pos="9062"/>
      </w:tabs>
      <w:spacing w:after="100"/>
      <w:pPrChange w:id="0" w:author="Stjepan Salopek (ssalopek)" w:date="2021-09-09T15:18:00Z">
        <w:pPr>
          <w:spacing w:after="100" w:line="259" w:lineRule="auto"/>
        </w:pPr>
      </w:pPrChange>
    </w:pPr>
    <w:rPr>
      <w:rPrChange w:id="0" w:author="Stjepan Salopek (ssalopek)" w:date="2021-09-09T15:18:00Z">
        <w:rPr>
          <w:rFonts w:asciiTheme="minorHAnsi" w:eastAsiaTheme="minorHAnsi" w:hAnsiTheme="minorHAnsi" w:cstheme="minorBidi"/>
          <w:sz w:val="22"/>
          <w:szCs w:val="22"/>
          <w:lang w:val="hr-HR" w:eastAsia="en-US" w:bidi="ar-SA"/>
        </w:rPr>
      </w:rPrChange>
    </w:rPr>
  </w:style>
  <w:style w:type="character" w:styleId="Hyperlink">
    <w:name w:val="Hyperlink"/>
    <w:basedOn w:val="DefaultParagraphFont"/>
    <w:uiPriority w:val="99"/>
    <w:unhideWhenUsed/>
    <w:rsid w:val="005A2760"/>
    <w:rPr>
      <w:color w:val="0563C1" w:themeColor="hyperlink"/>
      <w:u w:val="single"/>
    </w:rPr>
  </w:style>
  <w:style w:type="paragraph" w:styleId="TableofFigures">
    <w:name w:val="table of figures"/>
    <w:basedOn w:val="Normal"/>
    <w:next w:val="Normal"/>
    <w:uiPriority w:val="99"/>
    <w:unhideWhenUsed/>
    <w:rsid w:val="005A2760"/>
    <w:pPr>
      <w:spacing w:after="0"/>
    </w:pPr>
  </w:style>
  <w:style w:type="table" w:styleId="TableGrid">
    <w:name w:val="Table Grid"/>
    <w:basedOn w:val="TableNormal"/>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8D5FB6"/>
    <w:pPr>
      <w:tabs>
        <w:tab w:val="right" w:leader="dot" w:pos="9062"/>
      </w:tabs>
      <w:spacing w:after="100" w:line="360" w:lineRule="auto"/>
      <w:ind w:left="220"/>
      <w:pPrChange w:id="1" w:author="Tin Kramberger (tkramberg)" w:date="2021-09-09T15:33:00Z">
        <w:pPr>
          <w:spacing w:after="100" w:line="259" w:lineRule="auto"/>
          <w:ind w:left="220"/>
        </w:pPr>
      </w:pPrChange>
    </w:pPr>
    <w:rPr>
      <w:rPrChange w:id="1" w:author="Tin Kramberger (tkramberg)" w:date="2021-09-09T15:33:00Z">
        <w:rPr>
          <w:rFonts w:asciiTheme="minorHAnsi" w:eastAsiaTheme="minorHAnsi" w:hAnsiTheme="minorHAnsi" w:cstheme="minorBidi"/>
          <w:sz w:val="22"/>
          <w:szCs w:val="22"/>
          <w:lang w:val="hr-HR" w:eastAsia="en-US" w:bidi="ar-SA"/>
        </w:rPr>
      </w:rPrChange>
    </w:rPr>
  </w:style>
  <w:style w:type="character" w:customStyle="1" w:styleId="Heading2Char">
    <w:name w:val="Heading 2 Char"/>
    <w:basedOn w:val="DefaultParagraphFont"/>
    <w:link w:val="Heading2"/>
    <w:uiPriority w:val="9"/>
    <w:semiHidden/>
    <w:rsid w:val="003B46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17B27"/>
    <w:pPr>
      <w:spacing w:after="0" w:line="240" w:lineRule="auto"/>
    </w:pPr>
  </w:style>
  <w:style w:type="paragraph" w:customStyle="1" w:styleId="3PodnaslovMali">
    <w:name w:val="3 Podnaslov Mali"/>
    <w:basedOn w:val="Heading3"/>
    <w:next w:val="4Tekst"/>
    <w:qFormat/>
    <w:rsid w:val="001B7A83"/>
    <w:pPr>
      <w:spacing w:line="360" w:lineRule="auto"/>
    </w:pPr>
    <w:rPr>
      <w:rFonts w:ascii="Times New Roman" w:hAnsi="Times New Roman"/>
      <w:color w:val="000000" w:themeColor="text1"/>
    </w:rPr>
  </w:style>
  <w:style w:type="paragraph" w:styleId="TOC3">
    <w:name w:val="toc 3"/>
    <w:basedOn w:val="Normal"/>
    <w:next w:val="Normal"/>
    <w:autoRedefine/>
    <w:uiPriority w:val="39"/>
    <w:unhideWhenUsed/>
    <w:rsid w:val="004D6649"/>
    <w:pPr>
      <w:tabs>
        <w:tab w:val="right" w:leader="dot" w:pos="9062"/>
      </w:tabs>
      <w:spacing w:after="100" w:line="360" w:lineRule="auto"/>
      <w:ind w:left="440"/>
      <w:pPrChange w:id="2" w:author="Stjepan Salopek (ssalopek)" w:date="2022-01-25T18:55:00Z">
        <w:pPr>
          <w:spacing w:after="100" w:line="259" w:lineRule="auto"/>
          <w:ind w:left="440"/>
        </w:pPr>
      </w:pPrChange>
    </w:pPr>
    <w:rPr>
      <w:rPrChange w:id="2" w:author="Stjepan Salopek (ssalopek)" w:date="2022-01-25T18:55:00Z">
        <w:rPr>
          <w:rFonts w:asciiTheme="minorHAnsi" w:eastAsiaTheme="minorHAnsi" w:hAnsiTheme="minorHAnsi" w:cstheme="minorBidi"/>
          <w:sz w:val="22"/>
          <w:szCs w:val="22"/>
          <w:lang w:val="hr-HR" w:eastAsia="en-US" w:bidi="ar-SA"/>
        </w:rPr>
      </w:rPrChange>
    </w:rPr>
  </w:style>
  <w:style w:type="character" w:customStyle="1" w:styleId="Heading3Char">
    <w:name w:val="Heading 3 Char"/>
    <w:basedOn w:val="DefaultParagraphFont"/>
    <w:link w:val="Heading3"/>
    <w:uiPriority w:val="9"/>
    <w:semiHidden/>
    <w:rsid w:val="00667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1049"/>
    <w:rPr>
      <w:color w:val="808080"/>
    </w:rPr>
  </w:style>
  <w:style w:type="paragraph" w:customStyle="1" w:styleId="Ostalo">
    <w:name w:val="Ostalo"/>
    <w:basedOn w:val="Normal"/>
    <w:rsid w:val="00395B9F"/>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395B9F"/>
    <w:pPr>
      <w:spacing w:after="120" w:line="360" w:lineRule="auto"/>
      <w:ind w:firstLine="284"/>
      <w:jc w:val="center"/>
    </w:pPr>
    <w:rPr>
      <w:rFonts w:ascii="Arial" w:eastAsia="Times New Roman" w:hAnsi="Arial" w:cs="Arial"/>
      <w:b/>
      <w:sz w:val="28"/>
      <w:szCs w:val="28"/>
    </w:rPr>
  </w:style>
  <w:style w:type="character" w:styleId="CommentReference">
    <w:name w:val="annotation reference"/>
    <w:basedOn w:val="DefaultParagraphFont"/>
    <w:uiPriority w:val="99"/>
    <w:semiHidden/>
    <w:unhideWhenUsed/>
    <w:rsid w:val="00DB770D"/>
    <w:rPr>
      <w:sz w:val="16"/>
      <w:szCs w:val="16"/>
    </w:rPr>
  </w:style>
  <w:style w:type="paragraph" w:styleId="CommentText">
    <w:name w:val="annotation text"/>
    <w:basedOn w:val="Normal"/>
    <w:link w:val="CommentTextChar"/>
    <w:uiPriority w:val="99"/>
    <w:semiHidden/>
    <w:unhideWhenUsed/>
    <w:rsid w:val="00DB770D"/>
    <w:pPr>
      <w:spacing w:line="240" w:lineRule="auto"/>
    </w:pPr>
    <w:rPr>
      <w:sz w:val="20"/>
      <w:szCs w:val="20"/>
    </w:rPr>
  </w:style>
  <w:style w:type="character" w:customStyle="1" w:styleId="CommentTextChar">
    <w:name w:val="Comment Text Char"/>
    <w:basedOn w:val="DefaultParagraphFont"/>
    <w:link w:val="CommentText"/>
    <w:uiPriority w:val="99"/>
    <w:semiHidden/>
    <w:rsid w:val="00DB770D"/>
    <w:rPr>
      <w:sz w:val="20"/>
      <w:szCs w:val="20"/>
    </w:rPr>
  </w:style>
  <w:style w:type="paragraph" w:styleId="CommentSubject">
    <w:name w:val="annotation subject"/>
    <w:basedOn w:val="CommentText"/>
    <w:next w:val="CommentText"/>
    <w:link w:val="CommentSubjectChar"/>
    <w:uiPriority w:val="99"/>
    <w:semiHidden/>
    <w:unhideWhenUsed/>
    <w:rsid w:val="00DB770D"/>
    <w:rPr>
      <w:b/>
      <w:bCs/>
    </w:rPr>
  </w:style>
  <w:style w:type="character" w:customStyle="1" w:styleId="CommentSubjectChar">
    <w:name w:val="Comment Subject Char"/>
    <w:basedOn w:val="CommentTextChar"/>
    <w:link w:val="CommentSubject"/>
    <w:uiPriority w:val="99"/>
    <w:semiHidden/>
    <w:rsid w:val="00DB770D"/>
    <w:rPr>
      <w:b/>
      <w:bCs/>
      <w:sz w:val="20"/>
      <w:szCs w:val="20"/>
    </w:rPr>
  </w:style>
  <w:style w:type="paragraph" w:styleId="FootnoteText">
    <w:name w:val="footnote text"/>
    <w:basedOn w:val="Normal"/>
    <w:link w:val="FootnoteTextChar"/>
    <w:uiPriority w:val="99"/>
    <w:semiHidden/>
    <w:unhideWhenUsed/>
    <w:rsid w:val="00557A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ACC"/>
    <w:rPr>
      <w:sz w:val="20"/>
      <w:szCs w:val="20"/>
    </w:rPr>
  </w:style>
  <w:style w:type="character" w:styleId="FootnoteReference">
    <w:name w:val="footnote reference"/>
    <w:basedOn w:val="DefaultParagraphFont"/>
    <w:uiPriority w:val="99"/>
    <w:semiHidden/>
    <w:unhideWhenUsed/>
    <w:rsid w:val="00557ACC"/>
    <w:rPr>
      <w:vertAlign w:val="superscript"/>
    </w:rPr>
  </w:style>
  <w:style w:type="character" w:styleId="UnresolvedMention">
    <w:name w:val="Unresolved Mention"/>
    <w:basedOn w:val="DefaultParagraphFont"/>
    <w:uiPriority w:val="99"/>
    <w:semiHidden/>
    <w:unhideWhenUsed/>
    <w:rsid w:val="0046455E"/>
    <w:rPr>
      <w:color w:val="605E5C"/>
      <w:shd w:val="clear" w:color="auto" w:fill="E1DFDD"/>
    </w:rPr>
  </w:style>
  <w:style w:type="table" w:styleId="GridTable4-Accent2">
    <w:name w:val="Grid Table 4 Accent 2"/>
    <w:basedOn w:val="TableNormal"/>
    <w:uiPriority w:val="49"/>
    <w:rsid w:val="004C2F0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74198388">
      <w:bodyDiv w:val="1"/>
      <w:marLeft w:val="0"/>
      <w:marRight w:val="0"/>
      <w:marTop w:val="0"/>
      <w:marBottom w:val="0"/>
      <w:divBdr>
        <w:top w:val="none" w:sz="0" w:space="0" w:color="auto"/>
        <w:left w:val="none" w:sz="0" w:space="0" w:color="auto"/>
        <w:bottom w:val="none" w:sz="0" w:space="0" w:color="auto"/>
        <w:right w:val="none" w:sz="0" w:space="0" w:color="auto"/>
      </w:divBdr>
      <w:divsChild>
        <w:div w:id="45765628">
          <w:marLeft w:val="0"/>
          <w:marRight w:val="0"/>
          <w:marTop w:val="0"/>
          <w:marBottom w:val="0"/>
          <w:divBdr>
            <w:top w:val="none" w:sz="0" w:space="0" w:color="auto"/>
            <w:left w:val="none" w:sz="0" w:space="0" w:color="auto"/>
            <w:bottom w:val="none" w:sz="0" w:space="0" w:color="auto"/>
            <w:right w:val="none" w:sz="0" w:space="0" w:color="auto"/>
          </w:divBdr>
          <w:divsChild>
            <w:div w:id="100340148">
              <w:marLeft w:val="0"/>
              <w:marRight w:val="0"/>
              <w:marTop w:val="0"/>
              <w:marBottom w:val="0"/>
              <w:divBdr>
                <w:top w:val="none" w:sz="0" w:space="0" w:color="auto"/>
                <w:left w:val="none" w:sz="0" w:space="0" w:color="auto"/>
                <w:bottom w:val="none" w:sz="0" w:space="0" w:color="auto"/>
                <w:right w:val="none" w:sz="0" w:space="0" w:color="auto"/>
              </w:divBdr>
            </w:div>
            <w:div w:id="130289719">
              <w:marLeft w:val="0"/>
              <w:marRight w:val="0"/>
              <w:marTop w:val="0"/>
              <w:marBottom w:val="0"/>
              <w:divBdr>
                <w:top w:val="none" w:sz="0" w:space="0" w:color="auto"/>
                <w:left w:val="none" w:sz="0" w:space="0" w:color="auto"/>
                <w:bottom w:val="none" w:sz="0" w:space="0" w:color="auto"/>
                <w:right w:val="none" w:sz="0" w:space="0" w:color="auto"/>
              </w:divBdr>
            </w:div>
            <w:div w:id="186142215">
              <w:marLeft w:val="0"/>
              <w:marRight w:val="0"/>
              <w:marTop w:val="0"/>
              <w:marBottom w:val="0"/>
              <w:divBdr>
                <w:top w:val="none" w:sz="0" w:space="0" w:color="auto"/>
                <w:left w:val="none" w:sz="0" w:space="0" w:color="auto"/>
                <w:bottom w:val="none" w:sz="0" w:space="0" w:color="auto"/>
                <w:right w:val="none" w:sz="0" w:space="0" w:color="auto"/>
              </w:divBdr>
            </w:div>
            <w:div w:id="198323431">
              <w:marLeft w:val="0"/>
              <w:marRight w:val="0"/>
              <w:marTop w:val="0"/>
              <w:marBottom w:val="0"/>
              <w:divBdr>
                <w:top w:val="none" w:sz="0" w:space="0" w:color="auto"/>
                <w:left w:val="none" w:sz="0" w:space="0" w:color="auto"/>
                <w:bottom w:val="none" w:sz="0" w:space="0" w:color="auto"/>
                <w:right w:val="none" w:sz="0" w:space="0" w:color="auto"/>
              </w:divBdr>
            </w:div>
            <w:div w:id="331182950">
              <w:marLeft w:val="0"/>
              <w:marRight w:val="0"/>
              <w:marTop w:val="0"/>
              <w:marBottom w:val="0"/>
              <w:divBdr>
                <w:top w:val="none" w:sz="0" w:space="0" w:color="auto"/>
                <w:left w:val="none" w:sz="0" w:space="0" w:color="auto"/>
                <w:bottom w:val="none" w:sz="0" w:space="0" w:color="auto"/>
                <w:right w:val="none" w:sz="0" w:space="0" w:color="auto"/>
              </w:divBdr>
            </w:div>
            <w:div w:id="357969140">
              <w:marLeft w:val="0"/>
              <w:marRight w:val="0"/>
              <w:marTop w:val="0"/>
              <w:marBottom w:val="0"/>
              <w:divBdr>
                <w:top w:val="none" w:sz="0" w:space="0" w:color="auto"/>
                <w:left w:val="none" w:sz="0" w:space="0" w:color="auto"/>
                <w:bottom w:val="none" w:sz="0" w:space="0" w:color="auto"/>
                <w:right w:val="none" w:sz="0" w:space="0" w:color="auto"/>
              </w:divBdr>
            </w:div>
            <w:div w:id="378357246">
              <w:marLeft w:val="0"/>
              <w:marRight w:val="0"/>
              <w:marTop w:val="0"/>
              <w:marBottom w:val="0"/>
              <w:divBdr>
                <w:top w:val="none" w:sz="0" w:space="0" w:color="auto"/>
                <w:left w:val="none" w:sz="0" w:space="0" w:color="auto"/>
                <w:bottom w:val="none" w:sz="0" w:space="0" w:color="auto"/>
                <w:right w:val="none" w:sz="0" w:space="0" w:color="auto"/>
              </w:divBdr>
            </w:div>
            <w:div w:id="563832813">
              <w:marLeft w:val="0"/>
              <w:marRight w:val="0"/>
              <w:marTop w:val="0"/>
              <w:marBottom w:val="0"/>
              <w:divBdr>
                <w:top w:val="none" w:sz="0" w:space="0" w:color="auto"/>
                <w:left w:val="none" w:sz="0" w:space="0" w:color="auto"/>
                <w:bottom w:val="none" w:sz="0" w:space="0" w:color="auto"/>
                <w:right w:val="none" w:sz="0" w:space="0" w:color="auto"/>
              </w:divBdr>
            </w:div>
            <w:div w:id="679700612">
              <w:marLeft w:val="0"/>
              <w:marRight w:val="0"/>
              <w:marTop w:val="0"/>
              <w:marBottom w:val="0"/>
              <w:divBdr>
                <w:top w:val="none" w:sz="0" w:space="0" w:color="auto"/>
                <w:left w:val="none" w:sz="0" w:space="0" w:color="auto"/>
                <w:bottom w:val="none" w:sz="0" w:space="0" w:color="auto"/>
                <w:right w:val="none" w:sz="0" w:space="0" w:color="auto"/>
              </w:divBdr>
            </w:div>
            <w:div w:id="685139251">
              <w:marLeft w:val="0"/>
              <w:marRight w:val="0"/>
              <w:marTop w:val="0"/>
              <w:marBottom w:val="0"/>
              <w:divBdr>
                <w:top w:val="none" w:sz="0" w:space="0" w:color="auto"/>
                <w:left w:val="none" w:sz="0" w:space="0" w:color="auto"/>
                <w:bottom w:val="none" w:sz="0" w:space="0" w:color="auto"/>
                <w:right w:val="none" w:sz="0" w:space="0" w:color="auto"/>
              </w:divBdr>
            </w:div>
            <w:div w:id="691497481">
              <w:marLeft w:val="0"/>
              <w:marRight w:val="0"/>
              <w:marTop w:val="0"/>
              <w:marBottom w:val="0"/>
              <w:divBdr>
                <w:top w:val="none" w:sz="0" w:space="0" w:color="auto"/>
                <w:left w:val="none" w:sz="0" w:space="0" w:color="auto"/>
                <w:bottom w:val="none" w:sz="0" w:space="0" w:color="auto"/>
                <w:right w:val="none" w:sz="0" w:space="0" w:color="auto"/>
              </w:divBdr>
            </w:div>
            <w:div w:id="724908701">
              <w:marLeft w:val="0"/>
              <w:marRight w:val="0"/>
              <w:marTop w:val="0"/>
              <w:marBottom w:val="0"/>
              <w:divBdr>
                <w:top w:val="none" w:sz="0" w:space="0" w:color="auto"/>
                <w:left w:val="none" w:sz="0" w:space="0" w:color="auto"/>
                <w:bottom w:val="none" w:sz="0" w:space="0" w:color="auto"/>
                <w:right w:val="none" w:sz="0" w:space="0" w:color="auto"/>
              </w:divBdr>
            </w:div>
            <w:div w:id="757747261">
              <w:marLeft w:val="0"/>
              <w:marRight w:val="0"/>
              <w:marTop w:val="0"/>
              <w:marBottom w:val="0"/>
              <w:divBdr>
                <w:top w:val="none" w:sz="0" w:space="0" w:color="auto"/>
                <w:left w:val="none" w:sz="0" w:space="0" w:color="auto"/>
                <w:bottom w:val="none" w:sz="0" w:space="0" w:color="auto"/>
                <w:right w:val="none" w:sz="0" w:space="0" w:color="auto"/>
              </w:divBdr>
            </w:div>
            <w:div w:id="811604040">
              <w:marLeft w:val="0"/>
              <w:marRight w:val="0"/>
              <w:marTop w:val="0"/>
              <w:marBottom w:val="0"/>
              <w:divBdr>
                <w:top w:val="none" w:sz="0" w:space="0" w:color="auto"/>
                <w:left w:val="none" w:sz="0" w:space="0" w:color="auto"/>
                <w:bottom w:val="none" w:sz="0" w:space="0" w:color="auto"/>
                <w:right w:val="none" w:sz="0" w:space="0" w:color="auto"/>
              </w:divBdr>
            </w:div>
            <w:div w:id="871964099">
              <w:marLeft w:val="0"/>
              <w:marRight w:val="0"/>
              <w:marTop w:val="0"/>
              <w:marBottom w:val="0"/>
              <w:divBdr>
                <w:top w:val="none" w:sz="0" w:space="0" w:color="auto"/>
                <w:left w:val="none" w:sz="0" w:space="0" w:color="auto"/>
                <w:bottom w:val="none" w:sz="0" w:space="0" w:color="auto"/>
                <w:right w:val="none" w:sz="0" w:space="0" w:color="auto"/>
              </w:divBdr>
            </w:div>
            <w:div w:id="900945220">
              <w:marLeft w:val="0"/>
              <w:marRight w:val="0"/>
              <w:marTop w:val="0"/>
              <w:marBottom w:val="0"/>
              <w:divBdr>
                <w:top w:val="none" w:sz="0" w:space="0" w:color="auto"/>
                <w:left w:val="none" w:sz="0" w:space="0" w:color="auto"/>
                <w:bottom w:val="none" w:sz="0" w:space="0" w:color="auto"/>
                <w:right w:val="none" w:sz="0" w:space="0" w:color="auto"/>
              </w:divBdr>
            </w:div>
            <w:div w:id="938218968">
              <w:marLeft w:val="0"/>
              <w:marRight w:val="0"/>
              <w:marTop w:val="0"/>
              <w:marBottom w:val="0"/>
              <w:divBdr>
                <w:top w:val="none" w:sz="0" w:space="0" w:color="auto"/>
                <w:left w:val="none" w:sz="0" w:space="0" w:color="auto"/>
                <w:bottom w:val="none" w:sz="0" w:space="0" w:color="auto"/>
                <w:right w:val="none" w:sz="0" w:space="0" w:color="auto"/>
              </w:divBdr>
            </w:div>
            <w:div w:id="1012101044">
              <w:marLeft w:val="0"/>
              <w:marRight w:val="0"/>
              <w:marTop w:val="0"/>
              <w:marBottom w:val="0"/>
              <w:divBdr>
                <w:top w:val="none" w:sz="0" w:space="0" w:color="auto"/>
                <w:left w:val="none" w:sz="0" w:space="0" w:color="auto"/>
                <w:bottom w:val="none" w:sz="0" w:space="0" w:color="auto"/>
                <w:right w:val="none" w:sz="0" w:space="0" w:color="auto"/>
              </w:divBdr>
            </w:div>
            <w:div w:id="1055003379">
              <w:marLeft w:val="0"/>
              <w:marRight w:val="0"/>
              <w:marTop w:val="0"/>
              <w:marBottom w:val="0"/>
              <w:divBdr>
                <w:top w:val="none" w:sz="0" w:space="0" w:color="auto"/>
                <w:left w:val="none" w:sz="0" w:space="0" w:color="auto"/>
                <w:bottom w:val="none" w:sz="0" w:space="0" w:color="auto"/>
                <w:right w:val="none" w:sz="0" w:space="0" w:color="auto"/>
              </w:divBdr>
            </w:div>
            <w:div w:id="1135564392">
              <w:marLeft w:val="0"/>
              <w:marRight w:val="0"/>
              <w:marTop w:val="0"/>
              <w:marBottom w:val="0"/>
              <w:divBdr>
                <w:top w:val="none" w:sz="0" w:space="0" w:color="auto"/>
                <w:left w:val="none" w:sz="0" w:space="0" w:color="auto"/>
                <w:bottom w:val="none" w:sz="0" w:space="0" w:color="auto"/>
                <w:right w:val="none" w:sz="0" w:space="0" w:color="auto"/>
              </w:divBdr>
            </w:div>
            <w:div w:id="1148009584">
              <w:marLeft w:val="0"/>
              <w:marRight w:val="0"/>
              <w:marTop w:val="0"/>
              <w:marBottom w:val="0"/>
              <w:divBdr>
                <w:top w:val="none" w:sz="0" w:space="0" w:color="auto"/>
                <w:left w:val="none" w:sz="0" w:space="0" w:color="auto"/>
                <w:bottom w:val="none" w:sz="0" w:space="0" w:color="auto"/>
                <w:right w:val="none" w:sz="0" w:space="0" w:color="auto"/>
              </w:divBdr>
            </w:div>
            <w:div w:id="1242714890">
              <w:marLeft w:val="0"/>
              <w:marRight w:val="0"/>
              <w:marTop w:val="0"/>
              <w:marBottom w:val="0"/>
              <w:divBdr>
                <w:top w:val="none" w:sz="0" w:space="0" w:color="auto"/>
                <w:left w:val="none" w:sz="0" w:space="0" w:color="auto"/>
                <w:bottom w:val="none" w:sz="0" w:space="0" w:color="auto"/>
                <w:right w:val="none" w:sz="0" w:space="0" w:color="auto"/>
              </w:divBdr>
            </w:div>
            <w:div w:id="1407262076">
              <w:marLeft w:val="0"/>
              <w:marRight w:val="0"/>
              <w:marTop w:val="0"/>
              <w:marBottom w:val="0"/>
              <w:divBdr>
                <w:top w:val="none" w:sz="0" w:space="0" w:color="auto"/>
                <w:left w:val="none" w:sz="0" w:space="0" w:color="auto"/>
                <w:bottom w:val="none" w:sz="0" w:space="0" w:color="auto"/>
                <w:right w:val="none" w:sz="0" w:space="0" w:color="auto"/>
              </w:divBdr>
            </w:div>
            <w:div w:id="1414207523">
              <w:marLeft w:val="0"/>
              <w:marRight w:val="0"/>
              <w:marTop w:val="0"/>
              <w:marBottom w:val="0"/>
              <w:divBdr>
                <w:top w:val="none" w:sz="0" w:space="0" w:color="auto"/>
                <w:left w:val="none" w:sz="0" w:space="0" w:color="auto"/>
                <w:bottom w:val="none" w:sz="0" w:space="0" w:color="auto"/>
                <w:right w:val="none" w:sz="0" w:space="0" w:color="auto"/>
              </w:divBdr>
            </w:div>
            <w:div w:id="1484006624">
              <w:marLeft w:val="0"/>
              <w:marRight w:val="0"/>
              <w:marTop w:val="0"/>
              <w:marBottom w:val="0"/>
              <w:divBdr>
                <w:top w:val="none" w:sz="0" w:space="0" w:color="auto"/>
                <w:left w:val="none" w:sz="0" w:space="0" w:color="auto"/>
                <w:bottom w:val="none" w:sz="0" w:space="0" w:color="auto"/>
                <w:right w:val="none" w:sz="0" w:space="0" w:color="auto"/>
              </w:divBdr>
            </w:div>
            <w:div w:id="1619412121">
              <w:marLeft w:val="0"/>
              <w:marRight w:val="0"/>
              <w:marTop w:val="0"/>
              <w:marBottom w:val="0"/>
              <w:divBdr>
                <w:top w:val="none" w:sz="0" w:space="0" w:color="auto"/>
                <w:left w:val="none" w:sz="0" w:space="0" w:color="auto"/>
                <w:bottom w:val="none" w:sz="0" w:space="0" w:color="auto"/>
                <w:right w:val="none" w:sz="0" w:space="0" w:color="auto"/>
              </w:divBdr>
            </w:div>
            <w:div w:id="1718313158">
              <w:marLeft w:val="0"/>
              <w:marRight w:val="0"/>
              <w:marTop w:val="0"/>
              <w:marBottom w:val="0"/>
              <w:divBdr>
                <w:top w:val="none" w:sz="0" w:space="0" w:color="auto"/>
                <w:left w:val="none" w:sz="0" w:space="0" w:color="auto"/>
                <w:bottom w:val="none" w:sz="0" w:space="0" w:color="auto"/>
                <w:right w:val="none" w:sz="0" w:space="0" w:color="auto"/>
              </w:divBdr>
            </w:div>
            <w:div w:id="1902860066">
              <w:marLeft w:val="0"/>
              <w:marRight w:val="0"/>
              <w:marTop w:val="0"/>
              <w:marBottom w:val="0"/>
              <w:divBdr>
                <w:top w:val="none" w:sz="0" w:space="0" w:color="auto"/>
                <w:left w:val="none" w:sz="0" w:space="0" w:color="auto"/>
                <w:bottom w:val="none" w:sz="0" w:space="0" w:color="auto"/>
                <w:right w:val="none" w:sz="0" w:space="0" w:color="auto"/>
              </w:divBdr>
            </w:div>
            <w:div w:id="1915160743">
              <w:marLeft w:val="0"/>
              <w:marRight w:val="0"/>
              <w:marTop w:val="0"/>
              <w:marBottom w:val="0"/>
              <w:divBdr>
                <w:top w:val="none" w:sz="0" w:space="0" w:color="auto"/>
                <w:left w:val="none" w:sz="0" w:space="0" w:color="auto"/>
                <w:bottom w:val="none" w:sz="0" w:space="0" w:color="auto"/>
                <w:right w:val="none" w:sz="0" w:space="0" w:color="auto"/>
              </w:divBdr>
            </w:div>
            <w:div w:id="1953366559">
              <w:marLeft w:val="0"/>
              <w:marRight w:val="0"/>
              <w:marTop w:val="0"/>
              <w:marBottom w:val="0"/>
              <w:divBdr>
                <w:top w:val="none" w:sz="0" w:space="0" w:color="auto"/>
                <w:left w:val="none" w:sz="0" w:space="0" w:color="auto"/>
                <w:bottom w:val="none" w:sz="0" w:space="0" w:color="auto"/>
                <w:right w:val="none" w:sz="0" w:space="0" w:color="auto"/>
              </w:divBdr>
            </w:div>
            <w:div w:id="1984962267">
              <w:marLeft w:val="0"/>
              <w:marRight w:val="0"/>
              <w:marTop w:val="0"/>
              <w:marBottom w:val="0"/>
              <w:divBdr>
                <w:top w:val="none" w:sz="0" w:space="0" w:color="auto"/>
                <w:left w:val="none" w:sz="0" w:space="0" w:color="auto"/>
                <w:bottom w:val="none" w:sz="0" w:space="0" w:color="auto"/>
                <w:right w:val="none" w:sz="0" w:space="0" w:color="auto"/>
              </w:divBdr>
            </w:div>
            <w:div w:id="2070376576">
              <w:marLeft w:val="0"/>
              <w:marRight w:val="0"/>
              <w:marTop w:val="0"/>
              <w:marBottom w:val="0"/>
              <w:divBdr>
                <w:top w:val="none" w:sz="0" w:space="0" w:color="auto"/>
                <w:left w:val="none" w:sz="0" w:space="0" w:color="auto"/>
                <w:bottom w:val="none" w:sz="0" w:space="0" w:color="auto"/>
                <w:right w:val="none" w:sz="0" w:space="0" w:color="auto"/>
              </w:divBdr>
            </w:div>
            <w:div w:id="2124614330">
              <w:marLeft w:val="0"/>
              <w:marRight w:val="0"/>
              <w:marTop w:val="0"/>
              <w:marBottom w:val="0"/>
              <w:divBdr>
                <w:top w:val="none" w:sz="0" w:space="0" w:color="auto"/>
                <w:left w:val="none" w:sz="0" w:space="0" w:color="auto"/>
                <w:bottom w:val="none" w:sz="0" w:space="0" w:color="auto"/>
                <w:right w:val="none" w:sz="0" w:space="0" w:color="auto"/>
              </w:divBdr>
            </w:div>
            <w:div w:id="2132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37793071">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60380233">
      <w:bodyDiv w:val="1"/>
      <w:marLeft w:val="0"/>
      <w:marRight w:val="0"/>
      <w:marTop w:val="0"/>
      <w:marBottom w:val="0"/>
      <w:divBdr>
        <w:top w:val="none" w:sz="0" w:space="0" w:color="auto"/>
        <w:left w:val="none" w:sz="0" w:space="0" w:color="auto"/>
        <w:bottom w:val="none" w:sz="0" w:space="0" w:color="auto"/>
        <w:right w:val="none" w:sz="0" w:space="0" w:color="auto"/>
      </w:divBdr>
      <w:divsChild>
        <w:div w:id="157697710">
          <w:marLeft w:val="0"/>
          <w:marRight w:val="0"/>
          <w:marTop w:val="0"/>
          <w:marBottom w:val="0"/>
          <w:divBdr>
            <w:top w:val="none" w:sz="0" w:space="0" w:color="auto"/>
            <w:left w:val="none" w:sz="0" w:space="0" w:color="auto"/>
            <w:bottom w:val="none" w:sz="0" w:space="0" w:color="auto"/>
            <w:right w:val="none" w:sz="0" w:space="0" w:color="auto"/>
          </w:divBdr>
          <w:divsChild>
            <w:div w:id="2073190670">
              <w:marLeft w:val="0"/>
              <w:marRight w:val="0"/>
              <w:marTop w:val="0"/>
              <w:marBottom w:val="0"/>
              <w:divBdr>
                <w:top w:val="none" w:sz="0" w:space="0" w:color="auto"/>
                <w:left w:val="none" w:sz="0" w:space="0" w:color="auto"/>
                <w:bottom w:val="none" w:sz="0" w:space="0" w:color="auto"/>
                <w:right w:val="none" w:sz="0" w:space="0" w:color="auto"/>
              </w:divBdr>
            </w:div>
            <w:div w:id="1840191866">
              <w:marLeft w:val="0"/>
              <w:marRight w:val="0"/>
              <w:marTop w:val="0"/>
              <w:marBottom w:val="0"/>
              <w:divBdr>
                <w:top w:val="none" w:sz="0" w:space="0" w:color="auto"/>
                <w:left w:val="none" w:sz="0" w:space="0" w:color="auto"/>
                <w:bottom w:val="none" w:sz="0" w:space="0" w:color="auto"/>
                <w:right w:val="none" w:sz="0" w:space="0" w:color="auto"/>
              </w:divBdr>
            </w:div>
            <w:div w:id="1967815177">
              <w:marLeft w:val="0"/>
              <w:marRight w:val="0"/>
              <w:marTop w:val="0"/>
              <w:marBottom w:val="0"/>
              <w:divBdr>
                <w:top w:val="none" w:sz="0" w:space="0" w:color="auto"/>
                <w:left w:val="none" w:sz="0" w:space="0" w:color="auto"/>
                <w:bottom w:val="none" w:sz="0" w:space="0" w:color="auto"/>
                <w:right w:val="none" w:sz="0" w:space="0" w:color="auto"/>
              </w:divBdr>
            </w:div>
            <w:div w:id="1324046773">
              <w:marLeft w:val="0"/>
              <w:marRight w:val="0"/>
              <w:marTop w:val="0"/>
              <w:marBottom w:val="0"/>
              <w:divBdr>
                <w:top w:val="none" w:sz="0" w:space="0" w:color="auto"/>
                <w:left w:val="none" w:sz="0" w:space="0" w:color="auto"/>
                <w:bottom w:val="none" w:sz="0" w:space="0" w:color="auto"/>
                <w:right w:val="none" w:sz="0" w:space="0" w:color="auto"/>
              </w:divBdr>
            </w:div>
            <w:div w:id="252324609">
              <w:marLeft w:val="0"/>
              <w:marRight w:val="0"/>
              <w:marTop w:val="0"/>
              <w:marBottom w:val="0"/>
              <w:divBdr>
                <w:top w:val="none" w:sz="0" w:space="0" w:color="auto"/>
                <w:left w:val="none" w:sz="0" w:space="0" w:color="auto"/>
                <w:bottom w:val="none" w:sz="0" w:space="0" w:color="auto"/>
                <w:right w:val="none" w:sz="0" w:space="0" w:color="auto"/>
              </w:divBdr>
            </w:div>
            <w:div w:id="1755055080">
              <w:marLeft w:val="0"/>
              <w:marRight w:val="0"/>
              <w:marTop w:val="0"/>
              <w:marBottom w:val="0"/>
              <w:divBdr>
                <w:top w:val="none" w:sz="0" w:space="0" w:color="auto"/>
                <w:left w:val="none" w:sz="0" w:space="0" w:color="auto"/>
                <w:bottom w:val="none" w:sz="0" w:space="0" w:color="auto"/>
                <w:right w:val="none" w:sz="0" w:space="0" w:color="auto"/>
              </w:divBdr>
            </w:div>
            <w:div w:id="1960795604">
              <w:marLeft w:val="0"/>
              <w:marRight w:val="0"/>
              <w:marTop w:val="0"/>
              <w:marBottom w:val="0"/>
              <w:divBdr>
                <w:top w:val="none" w:sz="0" w:space="0" w:color="auto"/>
                <w:left w:val="none" w:sz="0" w:space="0" w:color="auto"/>
                <w:bottom w:val="none" w:sz="0" w:space="0" w:color="auto"/>
                <w:right w:val="none" w:sz="0" w:space="0" w:color="auto"/>
              </w:divBdr>
            </w:div>
            <w:div w:id="644629038">
              <w:marLeft w:val="0"/>
              <w:marRight w:val="0"/>
              <w:marTop w:val="0"/>
              <w:marBottom w:val="0"/>
              <w:divBdr>
                <w:top w:val="none" w:sz="0" w:space="0" w:color="auto"/>
                <w:left w:val="none" w:sz="0" w:space="0" w:color="auto"/>
                <w:bottom w:val="none" w:sz="0" w:space="0" w:color="auto"/>
                <w:right w:val="none" w:sz="0" w:space="0" w:color="auto"/>
              </w:divBdr>
            </w:div>
            <w:div w:id="2027829758">
              <w:marLeft w:val="0"/>
              <w:marRight w:val="0"/>
              <w:marTop w:val="0"/>
              <w:marBottom w:val="0"/>
              <w:divBdr>
                <w:top w:val="none" w:sz="0" w:space="0" w:color="auto"/>
                <w:left w:val="none" w:sz="0" w:space="0" w:color="auto"/>
                <w:bottom w:val="none" w:sz="0" w:space="0" w:color="auto"/>
                <w:right w:val="none" w:sz="0" w:space="0" w:color="auto"/>
              </w:divBdr>
            </w:div>
            <w:div w:id="1862622287">
              <w:marLeft w:val="0"/>
              <w:marRight w:val="0"/>
              <w:marTop w:val="0"/>
              <w:marBottom w:val="0"/>
              <w:divBdr>
                <w:top w:val="none" w:sz="0" w:space="0" w:color="auto"/>
                <w:left w:val="none" w:sz="0" w:space="0" w:color="auto"/>
                <w:bottom w:val="none" w:sz="0" w:space="0" w:color="auto"/>
                <w:right w:val="none" w:sz="0" w:space="0" w:color="auto"/>
              </w:divBdr>
            </w:div>
            <w:div w:id="1784571275">
              <w:marLeft w:val="0"/>
              <w:marRight w:val="0"/>
              <w:marTop w:val="0"/>
              <w:marBottom w:val="0"/>
              <w:divBdr>
                <w:top w:val="none" w:sz="0" w:space="0" w:color="auto"/>
                <w:left w:val="none" w:sz="0" w:space="0" w:color="auto"/>
                <w:bottom w:val="none" w:sz="0" w:space="0" w:color="auto"/>
                <w:right w:val="none" w:sz="0" w:space="0" w:color="auto"/>
              </w:divBdr>
            </w:div>
            <w:div w:id="470749818">
              <w:marLeft w:val="0"/>
              <w:marRight w:val="0"/>
              <w:marTop w:val="0"/>
              <w:marBottom w:val="0"/>
              <w:divBdr>
                <w:top w:val="none" w:sz="0" w:space="0" w:color="auto"/>
                <w:left w:val="none" w:sz="0" w:space="0" w:color="auto"/>
                <w:bottom w:val="none" w:sz="0" w:space="0" w:color="auto"/>
                <w:right w:val="none" w:sz="0" w:space="0" w:color="auto"/>
              </w:divBdr>
            </w:div>
            <w:div w:id="1508404328">
              <w:marLeft w:val="0"/>
              <w:marRight w:val="0"/>
              <w:marTop w:val="0"/>
              <w:marBottom w:val="0"/>
              <w:divBdr>
                <w:top w:val="none" w:sz="0" w:space="0" w:color="auto"/>
                <w:left w:val="none" w:sz="0" w:space="0" w:color="auto"/>
                <w:bottom w:val="none" w:sz="0" w:space="0" w:color="auto"/>
                <w:right w:val="none" w:sz="0" w:space="0" w:color="auto"/>
              </w:divBdr>
            </w:div>
            <w:div w:id="1447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398745283">
      <w:bodyDiv w:val="1"/>
      <w:marLeft w:val="0"/>
      <w:marRight w:val="0"/>
      <w:marTop w:val="0"/>
      <w:marBottom w:val="0"/>
      <w:divBdr>
        <w:top w:val="none" w:sz="0" w:space="0" w:color="auto"/>
        <w:left w:val="none" w:sz="0" w:space="0" w:color="auto"/>
        <w:bottom w:val="none" w:sz="0" w:space="0" w:color="auto"/>
        <w:right w:val="none" w:sz="0" w:space="0" w:color="auto"/>
      </w:divBdr>
      <w:divsChild>
        <w:div w:id="628513285">
          <w:marLeft w:val="0"/>
          <w:marRight w:val="0"/>
          <w:marTop w:val="0"/>
          <w:marBottom w:val="0"/>
          <w:divBdr>
            <w:top w:val="none" w:sz="0" w:space="0" w:color="auto"/>
            <w:left w:val="none" w:sz="0" w:space="0" w:color="auto"/>
            <w:bottom w:val="none" w:sz="0" w:space="0" w:color="auto"/>
            <w:right w:val="none" w:sz="0" w:space="0" w:color="auto"/>
          </w:divBdr>
          <w:divsChild>
            <w:div w:id="243225066">
              <w:marLeft w:val="0"/>
              <w:marRight w:val="0"/>
              <w:marTop w:val="0"/>
              <w:marBottom w:val="0"/>
              <w:divBdr>
                <w:top w:val="none" w:sz="0" w:space="0" w:color="auto"/>
                <w:left w:val="none" w:sz="0" w:space="0" w:color="auto"/>
                <w:bottom w:val="none" w:sz="0" w:space="0" w:color="auto"/>
                <w:right w:val="none" w:sz="0" w:space="0" w:color="auto"/>
              </w:divBdr>
            </w:div>
            <w:div w:id="564341944">
              <w:marLeft w:val="0"/>
              <w:marRight w:val="0"/>
              <w:marTop w:val="0"/>
              <w:marBottom w:val="0"/>
              <w:divBdr>
                <w:top w:val="none" w:sz="0" w:space="0" w:color="auto"/>
                <w:left w:val="none" w:sz="0" w:space="0" w:color="auto"/>
                <w:bottom w:val="none" w:sz="0" w:space="0" w:color="auto"/>
                <w:right w:val="none" w:sz="0" w:space="0" w:color="auto"/>
              </w:divBdr>
            </w:div>
            <w:div w:id="678577835">
              <w:marLeft w:val="0"/>
              <w:marRight w:val="0"/>
              <w:marTop w:val="0"/>
              <w:marBottom w:val="0"/>
              <w:divBdr>
                <w:top w:val="none" w:sz="0" w:space="0" w:color="auto"/>
                <w:left w:val="none" w:sz="0" w:space="0" w:color="auto"/>
                <w:bottom w:val="none" w:sz="0" w:space="0" w:color="auto"/>
                <w:right w:val="none" w:sz="0" w:space="0" w:color="auto"/>
              </w:divBdr>
            </w:div>
            <w:div w:id="723286719">
              <w:marLeft w:val="0"/>
              <w:marRight w:val="0"/>
              <w:marTop w:val="0"/>
              <w:marBottom w:val="0"/>
              <w:divBdr>
                <w:top w:val="none" w:sz="0" w:space="0" w:color="auto"/>
                <w:left w:val="none" w:sz="0" w:space="0" w:color="auto"/>
                <w:bottom w:val="none" w:sz="0" w:space="0" w:color="auto"/>
                <w:right w:val="none" w:sz="0" w:space="0" w:color="auto"/>
              </w:divBdr>
            </w:div>
            <w:div w:id="754665812">
              <w:marLeft w:val="0"/>
              <w:marRight w:val="0"/>
              <w:marTop w:val="0"/>
              <w:marBottom w:val="0"/>
              <w:divBdr>
                <w:top w:val="none" w:sz="0" w:space="0" w:color="auto"/>
                <w:left w:val="none" w:sz="0" w:space="0" w:color="auto"/>
                <w:bottom w:val="none" w:sz="0" w:space="0" w:color="auto"/>
                <w:right w:val="none" w:sz="0" w:space="0" w:color="auto"/>
              </w:divBdr>
            </w:div>
            <w:div w:id="819271659">
              <w:marLeft w:val="0"/>
              <w:marRight w:val="0"/>
              <w:marTop w:val="0"/>
              <w:marBottom w:val="0"/>
              <w:divBdr>
                <w:top w:val="none" w:sz="0" w:space="0" w:color="auto"/>
                <w:left w:val="none" w:sz="0" w:space="0" w:color="auto"/>
                <w:bottom w:val="none" w:sz="0" w:space="0" w:color="auto"/>
                <w:right w:val="none" w:sz="0" w:space="0" w:color="auto"/>
              </w:divBdr>
            </w:div>
            <w:div w:id="1228808348">
              <w:marLeft w:val="0"/>
              <w:marRight w:val="0"/>
              <w:marTop w:val="0"/>
              <w:marBottom w:val="0"/>
              <w:divBdr>
                <w:top w:val="none" w:sz="0" w:space="0" w:color="auto"/>
                <w:left w:val="none" w:sz="0" w:space="0" w:color="auto"/>
                <w:bottom w:val="none" w:sz="0" w:space="0" w:color="auto"/>
                <w:right w:val="none" w:sz="0" w:space="0" w:color="auto"/>
              </w:divBdr>
            </w:div>
            <w:div w:id="1342393502">
              <w:marLeft w:val="0"/>
              <w:marRight w:val="0"/>
              <w:marTop w:val="0"/>
              <w:marBottom w:val="0"/>
              <w:divBdr>
                <w:top w:val="none" w:sz="0" w:space="0" w:color="auto"/>
                <w:left w:val="none" w:sz="0" w:space="0" w:color="auto"/>
                <w:bottom w:val="none" w:sz="0" w:space="0" w:color="auto"/>
                <w:right w:val="none" w:sz="0" w:space="0" w:color="auto"/>
              </w:divBdr>
            </w:div>
            <w:div w:id="1354772161">
              <w:marLeft w:val="0"/>
              <w:marRight w:val="0"/>
              <w:marTop w:val="0"/>
              <w:marBottom w:val="0"/>
              <w:divBdr>
                <w:top w:val="none" w:sz="0" w:space="0" w:color="auto"/>
                <w:left w:val="none" w:sz="0" w:space="0" w:color="auto"/>
                <w:bottom w:val="none" w:sz="0" w:space="0" w:color="auto"/>
                <w:right w:val="none" w:sz="0" w:space="0" w:color="auto"/>
              </w:divBdr>
            </w:div>
            <w:div w:id="1453984100">
              <w:marLeft w:val="0"/>
              <w:marRight w:val="0"/>
              <w:marTop w:val="0"/>
              <w:marBottom w:val="0"/>
              <w:divBdr>
                <w:top w:val="none" w:sz="0" w:space="0" w:color="auto"/>
                <w:left w:val="none" w:sz="0" w:space="0" w:color="auto"/>
                <w:bottom w:val="none" w:sz="0" w:space="0" w:color="auto"/>
                <w:right w:val="none" w:sz="0" w:space="0" w:color="auto"/>
              </w:divBdr>
            </w:div>
            <w:div w:id="20218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69253907">
      <w:bodyDiv w:val="1"/>
      <w:marLeft w:val="0"/>
      <w:marRight w:val="0"/>
      <w:marTop w:val="0"/>
      <w:marBottom w:val="0"/>
      <w:divBdr>
        <w:top w:val="none" w:sz="0" w:space="0" w:color="auto"/>
        <w:left w:val="none" w:sz="0" w:space="0" w:color="auto"/>
        <w:bottom w:val="none" w:sz="0" w:space="0" w:color="auto"/>
        <w:right w:val="none" w:sz="0" w:space="0" w:color="auto"/>
      </w:divBdr>
      <w:divsChild>
        <w:div w:id="1673213596">
          <w:marLeft w:val="0"/>
          <w:marRight w:val="0"/>
          <w:marTop w:val="0"/>
          <w:marBottom w:val="0"/>
          <w:divBdr>
            <w:top w:val="none" w:sz="0" w:space="0" w:color="auto"/>
            <w:left w:val="none" w:sz="0" w:space="0" w:color="auto"/>
            <w:bottom w:val="none" w:sz="0" w:space="0" w:color="auto"/>
            <w:right w:val="none" w:sz="0" w:space="0" w:color="auto"/>
          </w:divBdr>
          <w:divsChild>
            <w:div w:id="17187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06026549">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68370693">
      <w:bodyDiv w:val="1"/>
      <w:marLeft w:val="0"/>
      <w:marRight w:val="0"/>
      <w:marTop w:val="0"/>
      <w:marBottom w:val="0"/>
      <w:divBdr>
        <w:top w:val="none" w:sz="0" w:space="0" w:color="auto"/>
        <w:left w:val="none" w:sz="0" w:space="0" w:color="auto"/>
        <w:bottom w:val="none" w:sz="0" w:space="0" w:color="auto"/>
        <w:right w:val="none" w:sz="0" w:space="0" w:color="auto"/>
      </w:divBdr>
      <w:divsChild>
        <w:div w:id="1851603196">
          <w:marLeft w:val="0"/>
          <w:marRight w:val="0"/>
          <w:marTop w:val="0"/>
          <w:marBottom w:val="0"/>
          <w:divBdr>
            <w:top w:val="none" w:sz="0" w:space="0" w:color="auto"/>
            <w:left w:val="none" w:sz="0" w:space="0" w:color="auto"/>
            <w:bottom w:val="none" w:sz="0" w:space="0" w:color="auto"/>
            <w:right w:val="none" w:sz="0" w:space="0" w:color="auto"/>
          </w:divBdr>
          <w:divsChild>
            <w:div w:id="14771134">
              <w:marLeft w:val="0"/>
              <w:marRight w:val="0"/>
              <w:marTop w:val="0"/>
              <w:marBottom w:val="0"/>
              <w:divBdr>
                <w:top w:val="none" w:sz="0" w:space="0" w:color="auto"/>
                <w:left w:val="none" w:sz="0" w:space="0" w:color="auto"/>
                <w:bottom w:val="none" w:sz="0" w:space="0" w:color="auto"/>
                <w:right w:val="none" w:sz="0" w:space="0" w:color="auto"/>
              </w:divBdr>
            </w:div>
            <w:div w:id="118837478">
              <w:marLeft w:val="0"/>
              <w:marRight w:val="0"/>
              <w:marTop w:val="0"/>
              <w:marBottom w:val="0"/>
              <w:divBdr>
                <w:top w:val="none" w:sz="0" w:space="0" w:color="auto"/>
                <w:left w:val="none" w:sz="0" w:space="0" w:color="auto"/>
                <w:bottom w:val="none" w:sz="0" w:space="0" w:color="auto"/>
                <w:right w:val="none" w:sz="0" w:space="0" w:color="auto"/>
              </w:divBdr>
            </w:div>
            <w:div w:id="421875213">
              <w:marLeft w:val="0"/>
              <w:marRight w:val="0"/>
              <w:marTop w:val="0"/>
              <w:marBottom w:val="0"/>
              <w:divBdr>
                <w:top w:val="none" w:sz="0" w:space="0" w:color="auto"/>
                <w:left w:val="none" w:sz="0" w:space="0" w:color="auto"/>
                <w:bottom w:val="none" w:sz="0" w:space="0" w:color="auto"/>
                <w:right w:val="none" w:sz="0" w:space="0" w:color="auto"/>
              </w:divBdr>
            </w:div>
            <w:div w:id="424495485">
              <w:marLeft w:val="0"/>
              <w:marRight w:val="0"/>
              <w:marTop w:val="0"/>
              <w:marBottom w:val="0"/>
              <w:divBdr>
                <w:top w:val="none" w:sz="0" w:space="0" w:color="auto"/>
                <w:left w:val="none" w:sz="0" w:space="0" w:color="auto"/>
                <w:bottom w:val="none" w:sz="0" w:space="0" w:color="auto"/>
                <w:right w:val="none" w:sz="0" w:space="0" w:color="auto"/>
              </w:divBdr>
            </w:div>
            <w:div w:id="578294965">
              <w:marLeft w:val="0"/>
              <w:marRight w:val="0"/>
              <w:marTop w:val="0"/>
              <w:marBottom w:val="0"/>
              <w:divBdr>
                <w:top w:val="none" w:sz="0" w:space="0" w:color="auto"/>
                <w:left w:val="none" w:sz="0" w:space="0" w:color="auto"/>
                <w:bottom w:val="none" w:sz="0" w:space="0" w:color="auto"/>
                <w:right w:val="none" w:sz="0" w:space="0" w:color="auto"/>
              </w:divBdr>
            </w:div>
            <w:div w:id="1031489848">
              <w:marLeft w:val="0"/>
              <w:marRight w:val="0"/>
              <w:marTop w:val="0"/>
              <w:marBottom w:val="0"/>
              <w:divBdr>
                <w:top w:val="none" w:sz="0" w:space="0" w:color="auto"/>
                <w:left w:val="none" w:sz="0" w:space="0" w:color="auto"/>
                <w:bottom w:val="none" w:sz="0" w:space="0" w:color="auto"/>
                <w:right w:val="none" w:sz="0" w:space="0" w:color="auto"/>
              </w:divBdr>
            </w:div>
            <w:div w:id="1381242311">
              <w:marLeft w:val="0"/>
              <w:marRight w:val="0"/>
              <w:marTop w:val="0"/>
              <w:marBottom w:val="0"/>
              <w:divBdr>
                <w:top w:val="none" w:sz="0" w:space="0" w:color="auto"/>
                <w:left w:val="none" w:sz="0" w:space="0" w:color="auto"/>
                <w:bottom w:val="none" w:sz="0" w:space="0" w:color="auto"/>
                <w:right w:val="none" w:sz="0" w:space="0" w:color="auto"/>
              </w:divBdr>
            </w:div>
            <w:div w:id="14412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431">
      <w:bodyDiv w:val="1"/>
      <w:marLeft w:val="0"/>
      <w:marRight w:val="0"/>
      <w:marTop w:val="0"/>
      <w:marBottom w:val="0"/>
      <w:divBdr>
        <w:top w:val="none" w:sz="0" w:space="0" w:color="auto"/>
        <w:left w:val="none" w:sz="0" w:space="0" w:color="auto"/>
        <w:bottom w:val="none" w:sz="0" w:space="0" w:color="auto"/>
        <w:right w:val="none" w:sz="0" w:space="0" w:color="auto"/>
      </w:divBdr>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77567147">
      <w:bodyDiv w:val="1"/>
      <w:marLeft w:val="0"/>
      <w:marRight w:val="0"/>
      <w:marTop w:val="0"/>
      <w:marBottom w:val="0"/>
      <w:divBdr>
        <w:top w:val="none" w:sz="0" w:space="0" w:color="auto"/>
        <w:left w:val="none" w:sz="0" w:space="0" w:color="auto"/>
        <w:bottom w:val="none" w:sz="0" w:space="0" w:color="auto"/>
        <w:right w:val="none" w:sz="0" w:space="0" w:color="auto"/>
      </w:divBdr>
      <w:divsChild>
        <w:div w:id="731655356">
          <w:marLeft w:val="0"/>
          <w:marRight w:val="0"/>
          <w:marTop w:val="0"/>
          <w:marBottom w:val="0"/>
          <w:divBdr>
            <w:top w:val="none" w:sz="0" w:space="0" w:color="auto"/>
            <w:left w:val="none" w:sz="0" w:space="0" w:color="auto"/>
            <w:bottom w:val="none" w:sz="0" w:space="0" w:color="auto"/>
            <w:right w:val="none" w:sz="0" w:space="0" w:color="auto"/>
          </w:divBdr>
          <w:divsChild>
            <w:div w:id="106238690">
              <w:marLeft w:val="0"/>
              <w:marRight w:val="0"/>
              <w:marTop w:val="0"/>
              <w:marBottom w:val="0"/>
              <w:divBdr>
                <w:top w:val="none" w:sz="0" w:space="0" w:color="auto"/>
                <w:left w:val="none" w:sz="0" w:space="0" w:color="auto"/>
                <w:bottom w:val="none" w:sz="0" w:space="0" w:color="auto"/>
                <w:right w:val="none" w:sz="0" w:space="0" w:color="auto"/>
              </w:divBdr>
            </w:div>
            <w:div w:id="132067554">
              <w:marLeft w:val="0"/>
              <w:marRight w:val="0"/>
              <w:marTop w:val="0"/>
              <w:marBottom w:val="0"/>
              <w:divBdr>
                <w:top w:val="none" w:sz="0" w:space="0" w:color="auto"/>
                <w:left w:val="none" w:sz="0" w:space="0" w:color="auto"/>
                <w:bottom w:val="none" w:sz="0" w:space="0" w:color="auto"/>
                <w:right w:val="none" w:sz="0" w:space="0" w:color="auto"/>
              </w:divBdr>
            </w:div>
            <w:div w:id="141775107">
              <w:marLeft w:val="0"/>
              <w:marRight w:val="0"/>
              <w:marTop w:val="0"/>
              <w:marBottom w:val="0"/>
              <w:divBdr>
                <w:top w:val="none" w:sz="0" w:space="0" w:color="auto"/>
                <w:left w:val="none" w:sz="0" w:space="0" w:color="auto"/>
                <w:bottom w:val="none" w:sz="0" w:space="0" w:color="auto"/>
                <w:right w:val="none" w:sz="0" w:space="0" w:color="auto"/>
              </w:divBdr>
            </w:div>
            <w:div w:id="220987618">
              <w:marLeft w:val="0"/>
              <w:marRight w:val="0"/>
              <w:marTop w:val="0"/>
              <w:marBottom w:val="0"/>
              <w:divBdr>
                <w:top w:val="none" w:sz="0" w:space="0" w:color="auto"/>
                <w:left w:val="none" w:sz="0" w:space="0" w:color="auto"/>
                <w:bottom w:val="none" w:sz="0" w:space="0" w:color="auto"/>
                <w:right w:val="none" w:sz="0" w:space="0" w:color="auto"/>
              </w:divBdr>
            </w:div>
            <w:div w:id="296108675">
              <w:marLeft w:val="0"/>
              <w:marRight w:val="0"/>
              <w:marTop w:val="0"/>
              <w:marBottom w:val="0"/>
              <w:divBdr>
                <w:top w:val="none" w:sz="0" w:space="0" w:color="auto"/>
                <w:left w:val="none" w:sz="0" w:space="0" w:color="auto"/>
                <w:bottom w:val="none" w:sz="0" w:space="0" w:color="auto"/>
                <w:right w:val="none" w:sz="0" w:space="0" w:color="auto"/>
              </w:divBdr>
            </w:div>
            <w:div w:id="569115192">
              <w:marLeft w:val="0"/>
              <w:marRight w:val="0"/>
              <w:marTop w:val="0"/>
              <w:marBottom w:val="0"/>
              <w:divBdr>
                <w:top w:val="none" w:sz="0" w:space="0" w:color="auto"/>
                <w:left w:val="none" w:sz="0" w:space="0" w:color="auto"/>
                <w:bottom w:val="none" w:sz="0" w:space="0" w:color="auto"/>
                <w:right w:val="none" w:sz="0" w:space="0" w:color="auto"/>
              </w:divBdr>
            </w:div>
            <w:div w:id="590044263">
              <w:marLeft w:val="0"/>
              <w:marRight w:val="0"/>
              <w:marTop w:val="0"/>
              <w:marBottom w:val="0"/>
              <w:divBdr>
                <w:top w:val="none" w:sz="0" w:space="0" w:color="auto"/>
                <w:left w:val="none" w:sz="0" w:space="0" w:color="auto"/>
                <w:bottom w:val="none" w:sz="0" w:space="0" w:color="auto"/>
                <w:right w:val="none" w:sz="0" w:space="0" w:color="auto"/>
              </w:divBdr>
            </w:div>
            <w:div w:id="866017657">
              <w:marLeft w:val="0"/>
              <w:marRight w:val="0"/>
              <w:marTop w:val="0"/>
              <w:marBottom w:val="0"/>
              <w:divBdr>
                <w:top w:val="none" w:sz="0" w:space="0" w:color="auto"/>
                <w:left w:val="none" w:sz="0" w:space="0" w:color="auto"/>
                <w:bottom w:val="none" w:sz="0" w:space="0" w:color="auto"/>
                <w:right w:val="none" w:sz="0" w:space="0" w:color="auto"/>
              </w:divBdr>
            </w:div>
            <w:div w:id="1371952926">
              <w:marLeft w:val="0"/>
              <w:marRight w:val="0"/>
              <w:marTop w:val="0"/>
              <w:marBottom w:val="0"/>
              <w:divBdr>
                <w:top w:val="none" w:sz="0" w:space="0" w:color="auto"/>
                <w:left w:val="none" w:sz="0" w:space="0" w:color="auto"/>
                <w:bottom w:val="none" w:sz="0" w:space="0" w:color="auto"/>
                <w:right w:val="none" w:sz="0" w:space="0" w:color="auto"/>
              </w:divBdr>
            </w:div>
            <w:div w:id="1617830080">
              <w:marLeft w:val="0"/>
              <w:marRight w:val="0"/>
              <w:marTop w:val="0"/>
              <w:marBottom w:val="0"/>
              <w:divBdr>
                <w:top w:val="none" w:sz="0" w:space="0" w:color="auto"/>
                <w:left w:val="none" w:sz="0" w:space="0" w:color="auto"/>
                <w:bottom w:val="none" w:sz="0" w:space="0" w:color="auto"/>
                <w:right w:val="none" w:sz="0" w:space="0" w:color="auto"/>
              </w:divBdr>
            </w:div>
            <w:div w:id="20084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59072962">
      <w:bodyDiv w:val="1"/>
      <w:marLeft w:val="0"/>
      <w:marRight w:val="0"/>
      <w:marTop w:val="0"/>
      <w:marBottom w:val="0"/>
      <w:divBdr>
        <w:top w:val="none" w:sz="0" w:space="0" w:color="auto"/>
        <w:left w:val="none" w:sz="0" w:space="0" w:color="auto"/>
        <w:bottom w:val="none" w:sz="0" w:space="0" w:color="auto"/>
        <w:right w:val="none" w:sz="0" w:space="0" w:color="auto"/>
      </w:divBdr>
      <w:divsChild>
        <w:div w:id="248585003">
          <w:marLeft w:val="0"/>
          <w:marRight w:val="0"/>
          <w:marTop w:val="0"/>
          <w:marBottom w:val="0"/>
          <w:divBdr>
            <w:top w:val="none" w:sz="0" w:space="0" w:color="auto"/>
            <w:left w:val="none" w:sz="0" w:space="0" w:color="auto"/>
            <w:bottom w:val="none" w:sz="0" w:space="0" w:color="auto"/>
            <w:right w:val="none" w:sz="0" w:space="0" w:color="auto"/>
          </w:divBdr>
          <w:divsChild>
            <w:div w:id="586117346">
              <w:marLeft w:val="0"/>
              <w:marRight w:val="0"/>
              <w:marTop w:val="0"/>
              <w:marBottom w:val="0"/>
              <w:divBdr>
                <w:top w:val="none" w:sz="0" w:space="0" w:color="auto"/>
                <w:left w:val="none" w:sz="0" w:space="0" w:color="auto"/>
                <w:bottom w:val="none" w:sz="0" w:space="0" w:color="auto"/>
                <w:right w:val="none" w:sz="0" w:space="0" w:color="auto"/>
              </w:divBdr>
            </w:div>
            <w:div w:id="644817307">
              <w:marLeft w:val="0"/>
              <w:marRight w:val="0"/>
              <w:marTop w:val="0"/>
              <w:marBottom w:val="0"/>
              <w:divBdr>
                <w:top w:val="none" w:sz="0" w:space="0" w:color="auto"/>
                <w:left w:val="none" w:sz="0" w:space="0" w:color="auto"/>
                <w:bottom w:val="none" w:sz="0" w:space="0" w:color="auto"/>
                <w:right w:val="none" w:sz="0" w:space="0" w:color="auto"/>
              </w:divBdr>
            </w:div>
            <w:div w:id="734284004">
              <w:marLeft w:val="0"/>
              <w:marRight w:val="0"/>
              <w:marTop w:val="0"/>
              <w:marBottom w:val="0"/>
              <w:divBdr>
                <w:top w:val="none" w:sz="0" w:space="0" w:color="auto"/>
                <w:left w:val="none" w:sz="0" w:space="0" w:color="auto"/>
                <w:bottom w:val="none" w:sz="0" w:space="0" w:color="auto"/>
                <w:right w:val="none" w:sz="0" w:space="0" w:color="auto"/>
              </w:divBdr>
            </w:div>
            <w:div w:id="822937551">
              <w:marLeft w:val="0"/>
              <w:marRight w:val="0"/>
              <w:marTop w:val="0"/>
              <w:marBottom w:val="0"/>
              <w:divBdr>
                <w:top w:val="none" w:sz="0" w:space="0" w:color="auto"/>
                <w:left w:val="none" w:sz="0" w:space="0" w:color="auto"/>
                <w:bottom w:val="none" w:sz="0" w:space="0" w:color="auto"/>
                <w:right w:val="none" w:sz="0" w:space="0" w:color="auto"/>
              </w:divBdr>
            </w:div>
            <w:div w:id="1471749766">
              <w:marLeft w:val="0"/>
              <w:marRight w:val="0"/>
              <w:marTop w:val="0"/>
              <w:marBottom w:val="0"/>
              <w:divBdr>
                <w:top w:val="none" w:sz="0" w:space="0" w:color="auto"/>
                <w:left w:val="none" w:sz="0" w:space="0" w:color="auto"/>
                <w:bottom w:val="none" w:sz="0" w:space="0" w:color="auto"/>
                <w:right w:val="none" w:sz="0" w:space="0" w:color="auto"/>
              </w:divBdr>
            </w:div>
            <w:div w:id="1979456862">
              <w:marLeft w:val="0"/>
              <w:marRight w:val="0"/>
              <w:marTop w:val="0"/>
              <w:marBottom w:val="0"/>
              <w:divBdr>
                <w:top w:val="none" w:sz="0" w:space="0" w:color="auto"/>
                <w:left w:val="none" w:sz="0" w:space="0" w:color="auto"/>
                <w:bottom w:val="none" w:sz="0" w:space="0" w:color="auto"/>
                <w:right w:val="none" w:sz="0" w:space="0" w:color="auto"/>
              </w:divBdr>
            </w:div>
            <w:div w:id="21039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16758152">
      <w:bodyDiv w:val="1"/>
      <w:marLeft w:val="0"/>
      <w:marRight w:val="0"/>
      <w:marTop w:val="0"/>
      <w:marBottom w:val="0"/>
      <w:divBdr>
        <w:top w:val="none" w:sz="0" w:space="0" w:color="auto"/>
        <w:left w:val="none" w:sz="0" w:space="0" w:color="auto"/>
        <w:bottom w:val="none" w:sz="0" w:space="0" w:color="auto"/>
        <w:right w:val="none" w:sz="0" w:space="0" w:color="auto"/>
      </w:divBdr>
      <w:divsChild>
        <w:div w:id="1544171422">
          <w:marLeft w:val="0"/>
          <w:marRight w:val="0"/>
          <w:marTop w:val="0"/>
          <w:marBottom w:val="0"/>
          <w:divBdr>
            <w:top w:val="none" w:sz="0" w:space="0" w:color="auto"/>
            <w:left w:val="none" w:sz="0" w:space="0" w:color="auto"/>
            <w:bottom w:val="none" w:sz="0" w:space="0" w:color="auto"/>
            <w:right w:val="none" w:sz="0" w:space="0" w:color="auto"/>
          </w:divBdr>
          <w:divsChild>
            <w:div w:id="2774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399981540">
      <w:bodyDiv w:val="1"/>
      <w:marLeft w:val="0"/>
      <w:marRight w:val="0"/>
      <w:marTop w:val="0"/>
      <w:marBottom w:val="0"/>
      <w:divBdr>
        <w:top w:val="none" w:sz="0" w:space="0" w:color="auto"/>
        <w:left w:val="none" w:sz="0" w:space="0" w:color="auto"/>
        <w:bottom w:val="none" w:sz="0" w:space="0" w:color="auto"/>
        <w:right w:val="none" w:sz="0" w:space="0" w:color="auto"/>
      </w:divBdr>
      <w:divsChild>
        <w:div w:id="1947615582">
          <w:marLeft w:val="0"/>
          <w:marRight w:val="0"/>
          <w:marTop w:val="0"/>
          <w:marBottom w:val="0"/>
          <w:divBdr>
            <w:top w:val="none" w:sz="0" w:space="0" w:color="auto"/>
            <w:left w:val="none" w:sz="0" w:space="0" w:color="auto"/>
            <w:bottom w:val="none" w:sz="0" w:space="0" w:color="auto"/>
            <w:right w:val="none" w:sz="0" w:space="0" w:color="auto"/>
          </w:divBdr>
          <w:divsChild>
            <w:div w:id="10900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40291491">
      <w:bodyDiv w:val="1"/>
      <w:marLeft w:val="0"/>
      <w:marRight w:val="0"/>
      <w:marTop w:val="0"/>
      <w:marBottom w:val="0"/>
      <w:divBdr>
        <w:top w:val="none" w:sz="0" w:space="0" w:color="auto"/>
        <w:left w:val="none" w:sz="0" w:space="0" w:color="auto"/>
        <w:bottom w:val="none" w:sz="0" w:space="0" w:color="auto"/>
        <w:right w:val="none" w:sz="0" w:space="0" w:color="auto"/>
      </w:divBdr>
      <w:divsChild>
        <w:div w:id="1982881207">
          <w:marLeft w:val="0"/>
          <w:marRight w:val="0"/>
          <w:marTop w:val="0"/>
          <w:marBottom w:val="0"/>
          <w:divBdr>
            <w:top w:val="none" w:sz="0" w:space="0" w:color="auto"/>
            <w:left w:val="none" w:sz="0" w:space="0" w:color="auto"/>
            <w:bottom w:val="none" w:sz="0" w:space="0" w:color="auto"/>
            <w:right w:val="none" w:sz="0" w:space="0" w:color="auto"/>
          </w:divBdr>
          <w:divsChild>
            <w:div w:id="778066321">
              <w:marLeft w:val="0"/>
              <w:marRight w:val="0"/>
              <w:marTop w:val="0"/>
              <w:marBottom w:val="0"/>
              <w:divBdr>
                <w:top w:val="none" w:sz="0" w:space="0" w:color="auto"/>
                <w:left w:val="none" w:sz="0" w:space="0" w:color="auto"/>
                <w:bottom w:val="none" w:sz="0" w:space="0" w:color="auto"/>
                <w:right w:val="none" w:sz="0" w:space="0" w:color="auto"/>
              </w:divBdr>
            </w:div>
            <w:div w:id="729765335">
              <w:marLeft w:val="0"/>
              <w:marRight w:val="0"/>
              <w:marTop w:val="0"/>
              <w:marBottom w:val="0"/>
              <w:divBdr>
                <w:top w:val="none" w:sz="0" w:space="0" w:color="auto"/>
                <w:left w:val="none" w:sz="0" w:space="0" w:color="auto"/>
                <w:bottom w:val="none" w:sz="0" w:space="0" w:color="auto"/>
                <w:right w:val="none" w:sz="0" w:space="0" w:color="auto"/>
              </w:divBdr>
            </w:div>
            <w:div w:id="1169516355">
              <w:marLeft w:val="0"/>
              <w:marRight w:val="0"/>
              <w:marTop w:val="0"/>
              <w:marBottom w:val="0"/>
              <w:divBdr>
                <w:top w:val="none" w:sz="0" w:space="0" w:color="auto"/>
                <w:left w:val="none" w:sz="0" w:space="0" w:color="auto"/>
                <w:bottom w:val="none" w:sz="0" w:space="0" w:color="auto"/>
                <w:right w:val="none" w:sz="0" w:space="0" w:color="auto"/>
              </w:divBdr>
            </w:div>
            <w:div w:id="262497478">
              <w:marLeft w:val="0"/>
              <w:marRight w:val="0"/>
              <w:marTop w:val="0"/>
              <w:marBottom w:val="0"/>
              <w:divBdr>
                <w:top w:val="none" w:sz="0" w:space="0" w:color="auto"/>
                <w:left w:val="none" w:sz="0" w:space="0" w:color="auto"/>
                <w:bottom w:val="none" w:sz="0" w:space="0" w:color="auto"/>
                <w:right w:val="none" w:sz="0" w:space="0" w:color="auto"/>
              </w:divBdr>
            </w:div>
            <w:div w:id="602615283">
              <w:marLeft w:val="0"/>
              <w:marRight w:val="0"/>
              <w:marTop w:val="0"/>
              <w:marBottom w:val="0"/>
              <w:divBdr>
                <w:top w:val="none" w:sz="0" w:space="0" w:color="auto"/>
                <w:left w:val="none" w:sz="0" w:space="0" w:color="auto"/>
                <w:bottom w:val="none" w:sz="0" w:space="0" w:color="auto"/>
                <w:right w:val="none" w:sz="0" w:space="0" w:color="auto"/>
              </w:divBdr>
            </w:div>
            <w:div w:id="1513110904">
              <w:marLeft w:val="0"/>
              <w:marRight w:val="0"/>
              <w:marTop w:val="0"/>
              <w:marBottom w:val="0"/>
              <w:divBdr>
                <w:top w:val="none" w:sz="0" w:space="0" w:color="auto"/>
                <w:left w:val="none" w:sz="0" w:space="0" w:color="auto"/>
                <w:bottom w:val="none" w:sz="0" w:space="0" w:color="auto"/>
                <w:right w:val="none" w:sz="0" w:space="0" w:color="auto"/>
              </w:divBdr>
            </w:div>
            <w:div w:id="1122067601">
              <w:marLeft w:val="0"/>
              <w:marRight w:val="0"/>
              <w:marTop w:val="0"/>
              <w:marBottom w:val="0"/>
              <w:divBdr>
                <w:top w:val="none" w:sz="0" w:space="0" w:color="auto"/>
                <w:left w:val="none" w:sz="0" w:space="0" w:color="auto"/>
                <w:bottom w:val="none" w:sz="0" w:space="0" w:color="auto"/>
                <w:right w:val="none" w:sz="0" w:space="0" w:color="auto"/>
              </w:divBdr>
            </w:div>
            <w:div w:id="647901952">
              <w:marLeft w:val="0"/>
              <w:marRight w:val="0"/>
              <w:marTop w:val="0"/>
              <w:marBottom w:val="0"/>
              <w:divBdr>
                <w:top w:val="none" w:sz="0" w:space="0" w:color="auto"/>
                <w:left w:val="none" w:sz="0" w:space="0" w:color="auto"/>
                <w:bottom w:val="none" w:sz="0" w:space="0" w:color="auto"/>
                <w:right w:val="none" w:sz="0" w:space="0" w:color="auto"/>
              </w:divBdr>
            </w:div>
            <w:div w:id="230586198">
              <w:marLeft w:val="0"/>
              <w:marRight w:val="0"/>
              <w:marTop w:val="0"/>
              <w:marBottom w:val="0"/>
              <w:divBdr>
                <w:top w:val="none" w:sz="0" w:space="0" w:color="auto"/>
                <w:left w:val="none" w:sz="0" w:space="0" w:color="auto"/>
                <w:bottom w:val="none" w:sz="0" w:space="0" w:color="auto"/>
                <w:right w:val="none" w:sz="0" w:space="0" w:color="auto"/>
              </w:divBdr>
            </w:div>
            <w:div w:id="10648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53788051">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86121785">
      <w:bodyDiv w:val="1"/>
      <w:marLeft w:val="0"/>
      <w:marRight w:val="0"/>
      <w:marTop w:val="0"/>
      <w:marBottom w:val="0"/>
      <w:divBdr>
        <w:top w:val="none" w:sz="0" w:space="0" w:color="auto"/>
        <w:left w:val="none" w:sz="0" w:space="0" w:color="auto"/>
        <w:bottom w:val="none" w:sz="0" w:space="0" w:color="auto"/>
        <w:right w:val="none" w:sz="0" w:space="0" w:color="auto"/>
      </w:divBdr>
      <w:divsChild>
        <w:div w:id="199896763">
          <w:marLeft w:val="0"/>
          <w:marRight w:val="0"/>
          <w:marTop w:val="0"/>
          <w:marBottom w:val="0"/>
          <w:divBdr>
            <w:top w:val="none" w:sz="0" w:space="0" w:color="auto"/>
            <w:left w:val="none" w:sz="0" w:space="0" w:color="auto"/>
            <w:bottom w:val="none" w:sz="0" w:space="0" w:color="auto"/>
            <w:right w:val="none" w:sz="0" w:space="0" w:color="auto"/>
          </w:divBdr>
          <w:divsChild>
            <w:div w:id="657881735">
              <w:marLeft w:val="0"/>
              <w:marRight w:val="0"/>
              <w:marTop w:val="0"/>
              <w:marBottom w:val="0"/>
              <w:divBdr>
                <w:top w:val="none" w:sz="0" w:space="0" w:color="auto"/>
                <w:left w:val="none" w:sz="0" w:space="0" w:color="auto"/>
                <w:bottom w:val="none" w:sz="0" w:space="0" w:color="auto"/>
                <w:right w:val="none" w:sz="0" w:space="0" w:color="auto"/>
              </w:divBdr>
            </w:div>
            <w:div w:id="1073162379">
              <w:marLeft w:val="0"/>
              <w:marRight w:val="0"/>
              <w:marTop w:val="0"/>
              <w:marBottom w:val="0"/>
              <w:divBdr>
                <w:top w:val="none" w:sz="0" w:space="0" w:color="auto"/>
                <w:left w:val="none" w:sz="0" w:space="0" w:color="auto"/>
                <w:bottom w:val="none" w:sz="0" w:space="0" w:color="auto"/>
                <w:right w:val="none" w:sz="0" w:space="0" w:color="auto"/>
              </w:divBdr>
            </w:div>
            <w:div w:id="1723671721">
              <w:marLeft w:val="0"/>
              <w:marRight w:val="0"/>
              <w:marTop w:val="0"/>
              <w:marBottom w:val="0"/>
              <w:divBdr>
                <w:top w:val="none" w:sz="0" w:space="0" w:color="auto"/>
                <w:left w:val="none" w:sz="0" w:space="0" w:color="auto"/>
                <w:bottom w:val="none" w:sz="0" w:space="0" w:color="auto"/>
                <w:right w:val="none" w:sz="0" w:space="0" w:color="auto"/>
              </w:divBdr>
            </w:div>
            <w:div w:id="107549104">
              <w:marLeft w:val="0"/>
              <w:marRight w:val="0"/>
              <w:marTop w:val="0"/>
              <w:marBottom w:val="0"/>
              <w:divBdr>
                <w:top w:val="none" w:sz="0" w:space="0" w:color="auto"/>
                <w:left w:val="none" w:sz="0" w:space="0" w:color="auto"/>
                <w:bottom w:val="none" w:sz="0" w:space="0" w:color="auto"/>
                <w:right w:val="none" w:sz="0" w:space="0" w:color="auto"/>
              </w:divBdr>
            </w:div>
            <w:div w:id="214390509">
              <w:marLeft w:val="0"/>
              <w:marRight w:val="0"/>
              <w:marTop w:val="0"/>
              <w:marBottom w:val="0"/>
              <w:divBdr>
                <w:top w:val="none" w:sz="0" w:space="0" w:color="auto"/>
                <w:left w:val="none" w:sz="0" w:space="0" w:color="auto"/>
                <w:bottom w:val="none" w:sz="0" w:space="0" w:color="auto"/>
                <w:right w:val="none" w:sz="0" w:space="0" w:color="auto"/>
              </w:divBdr>
            </w:div>
            <w:div w:id="1665814846">
              <w:marLeft w:val="0"/>
              <w:marRight w:val="0"/>
              <w:marTop w:val="0"/>
              <w:marBottom w:val="0"/>
              <w:divBdr>
                <w:top w:val="none" w:sz="0" w:space="0" w:color="auto"/>
                <w:left w:val="none" w:sz="0" w:space="0" w:color="auto"/>
                <w:bottom w:val="none" w:sz="0" w:space="0" w:color="auto"/>
                <w:right w:val="none" w:sz="0" w:space="0" w:color="auto"/>
              </w:divBdr>
            </w:div>
            <w:div w:id="1488091866">
              <w:marLeft w:val="0"/>
              <w:marRight w:val="0"/>
              <w:marTop w:val="0"/>
              <w:marBottom w:val="0"/>
              <w:divBdr>
                <w:top w:val="none" w:sz="0" w:space="0" w:color="auto"/>
                <w:left w:val="none" w:sz="0" w:space="0" w:color="auto"/>
                <w:bottom w:val="none" w:sz="0" w:space="0" w:color="auto"/>
                <w:right w:val="none" w:sz="0" w:space="0" w:color="auto"/>
              </w:divBdr>
            </w:div>
            <w:div w:id="852456313">
              <w:marLeft w:val="0"/>
              <w:marRight w:val="0"/>
              <w:marTop w:val="0"/>
              <w:marBottom w:val="0"/>
              <w:divBdr>
                <w:top w:val="none" w:sz="0" w:space="0" w:color="auto"/>
                <w:left w:val="none" w:sz="0" w:space="0" w:color="auto"/>
                <w:bottom w:val="none" w:sz="0" w:space="0" w:color="auto"/>
                <w:right w:val="none" w:sz="0" w:space="0" w:color="auto"/>
              </w:divBdr>
            </w:div>
            <w:div w:id="141629409">
              <w:marLeft w:val="0"/>
              <w:marRight w:val="0"/>
              <w:marTop w:val="0"/>
              <w:marBottom w:val="0"/>
              <w:divBdr>
                <w:top w:val="none" w:sz="0" w:space="0" w:color="auto"/>
                <w:left w:val="none" w:sz="0" w:space="0" w:color="auto"/>
                <w:bottom w:val="none" w:sz="0" w:space="0" w:color="auto"/>
                <w:right w:val="none" w:sz="0" w:space="0" w:color="auto"/>
              </w:divBdr>
            </w:div>
            <w:div w:id="468402363">
              <w:marLeft w:val="0"/>
              <w:marRight w:val="0"/>
              <w:marTop w:val="0"/>
              <w:marBottom w:val="0"/>
              <w:divBdr>
                <w:top w:val="none" w:sz="0" w:space="0" w:color="auto"/>
                <w:left w:val="none" w:sz="0" w:space="0" w:color="auto"/>
                <w:bottom w:val="none" w:sz="0" w:space="0" w:color="auto"/>
                <w:right w:val="none" w:sz="0" w:space="0" w:color="auto"/>
              </w:divBdr>
            </w:div>
            <w:div w:id="1471247141">
              <w:marLeft w:val="0"/>
              <w:marRight w:val="0"/>
              <w:marTop w:val="0"/>
              <w:marBottom w:val="0"/>
              <w:divBdr>
                <w:top w:val="none" w:sz="0" w:space="0" w:color="auto"/>
                <w:left w:val="none" w:sz="0" w:space="0" w:color="auto"/>
                <w:bottom w:val="none" w:sz="0" w:space="0" w:color="auto"/>
                <w:right w:val="none" w:sz="0" w:space="0" w:color="auto"/>
              </w:divBdr>
            </w:div>
            <w:div w:id="1943419007">
              <w:marLeft w:val="0"/>
              <w:marRight w:val="0"/>
              <w:marTop w:val="0"/>
              <w:marBottom w:val="0"/>
              <w:divBdr>
                <w:top w:val="none" w:sz="0" w:space="0" w:color="auto"/>
                <w:left w:val="none" w:sz="0" w:space="0" w:color="auto"/>
                <w:bottom w:val="none" w:sz="0" w:space="0" w:color="auto"/>
                <w:right w:val="none" w:sz="0" w:space="0" w:color="auto"/>
              </w:divBdr>
            </w:div>
            <w:div w:id="3628071">
              <w:marLeft w:val="0"/>
              <w:marRight w:val="0"/>
              <w:marTop w:val="0"/>
              <w:marBottom w:val="0"/>
              <w:divBdr>
                <w:top w:val="none" w:sz="0" w:space="0" w:color="auto"/>
                <w:left w:val="none" w:sz="0" w:space="0" w:color="auto"/>
                <w:bottom w:val="none" w:sz="0" w:space="0" w:color="auto"/>
                <w:right w:val="none" w:sz="0" w:space="0" w:color="auto"/>
              </w:divBdr>
            </w:div>
            <w:div w:id="1672442037">
              <w:marLeft w:val="0"/>
              <w:marRight w:val="0"/>
              <w:marTop w:val="0"/>
              <w:marBottom w:val="0"/>
              <w:divBdr>
                <w:top w:val="none" w:sz="0" w:space="0" w:color="auto"/>
                <w:left w:val="none" w:sz="0" w:space="0" w:color="auto"/>
                <w:bottom w:val="none" w:sz="0" w:space="0" w:color="auto"/>
                <w:right w:val="none" w:sz="0" w:space="0" w:color="auto"/>
              </w:divBdr>
            </w:div>
            <w:div w:id="1752000383">
              <w:marLeft w:val="0"/>
              <w:marRight w:val="0"/>
              <w:marTop w:val="0"/>
              <w:marBottom w:val="0"/>
              <w:divBdr>
                <w:top w:val="none" w:sz="0" w:space="0" w:color="auto"/>
                <w:left w:val="none" w:sz="0" w:space="0" w:color="auto"/>
                <w:bottom w:val="none" w:sz="0" w:space="0" w:color="auto"/>
                <w:right w:val="none" w:sz="0" w:space="0" w:color="auto"/>
              </w:divBdr>
            </w:div>
            <w:div w:id="325938026">
              <w:marLeft w:val="0"/>
              <w:marRight w:val="0"/>
              <w:marTop w:val="0"/>
              <w:marBottom w:val="0"/>
              <w:divBdr>
                <w:top w:val="none" w:sz="0" w:space="0" w:color="auto"/>
                <w:left w:val="none" w:sz="0" w:space="0" w:color="auto"/>
                <w:bottom w:val="none" w:sz="0" w:space="0" w:color="auto"/>
                <w:right w:val="none" w:sz="0" w:space="0" w:color="auto"/>
              </w:divBdr>
            </w:div>
            <w:div w:id="2060472530">
              <w:marLeft w:val="0"/>
              <w:marRight w:val="0"/>
              <w:marTop w:val="0"/>
              <w:marBottom w:val="0"/>
              <w:divBdr>
                <w:top w:val="none" w:sz="0" w:space="0" w:color="auto"/>
                <w:left w:val="none" w:sz="0" w:space="0" w:color="auto"/>
                <w:bottom w:val="none" w:sz="0" w:space="0" w:color="auto"/>
                <w:right w:val="none" w:sz="0" w:space="0" w:color="auto"/>
              </w:divBdr>
            </w:div>
            <w:div w:id="995300499">
              <w:marLeft w:val="0"/>
              <w:marRight w:val="0"/>
              <w:marTop w:val="0"/>
              <w:marBottom w:val="0"/>
              <w:divBdr>
                <w:top w:val="none" w:sz="0" w:space="0" w:color="auto"/>
                <w:left w:val="none" w:sz="0" w:space="0" w:color="auto"/>
                <w:bottom w:val="none" w:sz="0" w:space="0" w:color="auto"/>
                <w:right w:val="none" w:sz="0" w:space="0" w:color="auto"/>
              </w:divBdr>
            </w:div>
            <w:div w:id="1599871934">
              <w:marLeft w:val="0"/>
              <w:marRight w:val="0"/>
              <w:marTop w:val="0"/>
              <w:marBottom w:val="0"/>
              <w:divBdr>
                <w:top w:val="none" w:sz="0" w:space="0" w:color="auto"/>
                <w:left w:val="none" w:sz="0" w:space="0" w:color="auto"/>
                <w:bottom w:val="none" w:sz="0" w:space="0" w:color="auto"/>
                <w:right w:val="none" w:sz="0" w:space="0" w:color="auto"/>
              </w:divBdr>
            </w:div>
            <w:div w:id="1288051333">
              <w:marLeft w:val="0"/>
              <w:marRight w:val="0"/>
              <w:marTop w:val="0"/>
              <w:marBottom w:val="0"/>
              <w:divBdr>
                <w:top w:val="none" w:sz="0" w:space="0" w:color="auto"/>
                <w:left w:val="none" w:sz="0" w:space="0" w:color="auto"/>
                <w:bottom w:val="none" w:sz="0" w:space="0" w:color="auto"/>
                <w:right w:val="none" w:sz="0" w:space="0" w:color="auto"/>
              </w:divBdr>
            </w:div>
            <w:div w:id="1632982639">
              <w:marLeft w:val="0"/>
              <w:marRight w:val="0"/>
              <w:marTop w:val="0"/>
              <w:marBottom w:val="0"/>
              <w:divBdr>
                <w:top w:val="none" w:sz="0" w:space="0" w:color="auto"/>
                <w:left w:val="none" w:sz="0" w:space="0" w:color="auto"/>
                <w:bottom w:val="none" w:sz="0" w:space="0" w:color="auto"/>
                <w:right w:val="none" w:sz="0" w:space="0" w:color="auto"/>
              </w:divBdr>
            </w:div>
            <w:div w:id="356472692">
              <w:marLeft w:val="0"/>
              <w:marRight w:val="0"/>
              <w:marTop w:val="0"/>
              <w:marBottom w:val="0"/>
              <w:divBdr>
                <w:top w:val="none" w:sz="0" w:space="0" w:color="auto"/>
                <w:left w:val="none" w:sz="0" w:space="0" w:color="auto"/>
                <w:bottom w:val="none" w:sz="0" w:space="0" w:color="auto"/>
                <w:right w:val="none" w:sz="0" w:space="0" w:color="auto"/>
              </w:divBdr>
            </w:div>
            <w:div w:id="6845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0503649">
      <w:bodyDiv w:val="1"/>
      <w:marLeft w:val="0"/>
      <w:marRight w:val="0"/>
      <w:marTop w:val="0"/>
      <w:marBottom w:val="0"/>
      <w:divBdr>
        <w:top w:val="none" w:sz="0" w:space="0" w:color="auto"/>
        <w:left w:val="none" w:sz="0" w:space="0" w:color="auto"/>
        <w:bottom w:val="none" w:sz="0" w:space="0" w:color="auto"/>
        <w:right w:val="none" w:sz="0" w:space="0" w:color="auto"/>
      </w:divBdr>
      <w:divsChild>
        <w:div w:id="1102609112">
          <w:marLeft w:val="0"/>
          <w:marRight w:val="0"/>
          <w:marTop w:val="0"/>
          <w:marBottom w:val="0"/>
          <w:divBdr>
            <w:top w:val="none" w:sz="0" w:space="0" w:color="auto"/>
            <w:left w:val="none" w:sz="0" w:space="0" w:color="auto"/>
            <w:bottom w:val="none" w:sz="0" w:space="0" w:color="auto"/>
            <w:right w:val="none" w:sz="0" w:space="0" w:color="auto"/>
          </w:divBdr>
          <w:divsChild>
            <w:div w:id="22676484">
              <w:marLeft w:val="0"/>
              <w:marRight w:val="0"/>
              <w:marTop w:val="0"/>
              <w:marBottom w:val="0"/>
              <w:divBdr>
                <w:top w:val="none" w:sz="0" w:space="0" w:color="auto"/>
                <w:left w:val="none" w:sz="0" w:space="0" w:color="auto"/>
                <w:bottom w:val="none" w:sz="0" w:space="0" w:color="auto"/>
                <w:right w:val="none" w:sz="0" w:space="0" w:color="auto"/>
              </w:divBdr>
            </w:div>
            <w:div w:id="553851607">
              <w:marLeft w:val="0"/>
              <w:marRight w:val="0"/>
              <w:marTop w:val="0"/>
              <w:marBottom w:val="0"/>
              <w:divBdr>
                <w:top w:val="none" w:sz="0" w:space="0" w:color="auto"/>
                <w:left w:val="none" w:sz="0" w:space="0" w:color="auto"/>
                <w:bottom w:val="none" w:sz="0" w:space="0" w:color="auto"/>
                <w:right w:val="none" w:sz="0" w:space="0" w:color="auto"/>
              </w:divBdr>
            </w:div>
            <w:div w:id="14661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1531">
      <w:bodyDiv w:val="1"/>
      <w:marLeft w:val="0"/>
      <w:marRight w:val="0"/>
      <w:marTop w:val="0"/>
      <w:marBottom w:val="0"/>
      <w:divBdr>
        <w:top w:val="none" w:sz="0" w:space="0" w:color="auto"/>
        <w:left w:val="none" w:sz="0" w:space="0" w:color="auto"/>
        <w:bottom w:val="none" w:sz="0" w:space="0" w:color="auto"/>
        <w:right w:val="none" w:sz="0" w:space="0" w:color="auto"/>
      </w:divBdr>
      <w:divsChild>
        <w:div w:id="405080854">
          <w:marLeft w:val="0"/>
          <w:marRight w:val="0"/>
          <w:marTop w:val="0"/>
          <w:marBottom w:val="0"/>
          <w:divBdr>
            <w:top w:val="none" w:sz="0" w:space="0" w:color="auto"/>
            <w:left w:val="none" w:sz="0" w:space="0" w:color="auto"/>
            <w:bottom w:val="none" w:sz="0" w:space="0" w:color="auto"/>
            <w:right w:val="none" w:sz="0" w:space="0" w:color="auto"/>
          </w:divBdr>
          <w:divsChild>
            <w:div w:id="1510215714">
              <w:marLeft w:val="0"/>
              <w:marRight w:val="0"/>
              <w:marTop w:val="0"/>
              <w:marBottom w:val="0"/>
              <w:divBdr>
                <w:top w:val="none" w:sz="0" w:space="0" w:color="auto"/>
                <w:left w:val="none" w:sz="0" w:space="0" w:color="auto"/>
                <w:bottom w:val="none" w:sz="0" w:space="0" w:color="auto"/>
                <w:right w:val="none" w:sz="0" w:space="0" w:color="auto"/>
              </w:divBdr>
            </w:div>
            <w:div w:id="1691104083">
              <w:marLeft w:val="0"/>
              <w:marRight w:val="0"/>
              <w:marTop w:val="0"/>
              <w:marBottom w:val="0"/>
              <w:divBdr>
                <w:top w:val="none" w:sz="0" w:space="0" w:color="auto"/>
                <w:left w:val="none" w:sz="0" w:space="0" w:color="auto"/>
                <w:bottom w:val="none" w:sz="0" w:space="0" w:color="auto"/>
                <w:right w:val="none" w:sz="0" w:space="0" w:color="auto"/>
              </w:divBdr>
            </w:div>
            <w:div w:id="2069452400">
              <w:marLeft w:val="0"/>
              <w:marRight w:val="0"/>
              <w:marTop w:val="0"/>
              <w:marBottom w:val="0"/>
              <w:divBdr>
                <w:top w:val="none" w:sz="0" w:space="0" w:color="auto"/>
                <w:left w:val="none" w:sz="0" w:space="0" w:color="auto"/>
                <w:bottom w:val="none" w:sz="0" w:space="0" w:color="auto"/>
                <w:right w:val="none" w:sz="0" w:space="0" w:color="auto"/>
              </w:divBdr>
            </w:div>
            <w:div w:id="955021062">
              <w:marLeft w:val="0"/>
              <w:marRight w:val="0"/>
              <w:marTop w:val="0"/>
              <w:marBottom w:val="0"/>
              <w:divBdr>
                <w:top w:val="none" w:sz="0" w:space="0" w:color="auto"/>
                <w:left w:val="none" w:sz="0" w:space="0" w:color="auto"/>
                <w:bottom w:val="none" w:sz="0" w:space="0" w:color="auto"/>
                <w:right w:val="none" w:sz="0" w:space="0" w:color="auto"/>
              </w:divBdr>
            </w:div>
            <w:div w:id="1242329991">
              <w:marLeft w:val="0"/>
              <w:marRight w:val="0"/>
              <w:marTop w:val="0"/>
              <w:marBottom w:val="0"/>
              <w:divBdr>
                <w:top w:val="none" w:sz="0" w:space="0" w:color="auto"/>
                <w:left w:val="none" w:sz="0" w:space="0" w:color="auto"/>
                <w:bottom w:val="none" w:sz="0" w:space="0" w:color="auto"/>
                <w:right w:val="none" w:sz="0" w:space="0" w:color="auto"/>
              </w:divBdr>
            </w:div>
            <w:div w:id="1049765269">
              <w:marLeft w:val="0"/>
              <w:marRight w:val="0"/>
              <w:marTop w:val="0"/>
              <w:marBottom w:val="0"/>
              <w:divBdr>
                <w:top w:val="none" w:sz="0" w:space="0" w:color="auto"/>
                <w:left w:val="none" w:sz="0" w:space="0" w:color="auto"/>
                <w:bottom w:val="none" w:sz="0" w:space="0" w:color="auto"/>
                <w:right w:val="none" w:sz="0" w:space="0" w:color="auto"/>
              </w:divBdr>
            </w:div>
            <w:div w:id="1202865506">
              <w:marLeft w:val="0"/>
              <w:marRight w:val="0"/>
              <w:marTop w:val="0"/>
              <w:marBottom w:val="0"/>
              <w:divBdr>
                <w:top w:val="none" w:sz="0" w:space="0" w:color="auto"/>
                <w:left w:val="none" w:sz="0" w:space="0" w:color="auto"/>
                <w:bottom w:val="none" w:sz="0" w:space="0" w:color="auto"/>
                <w:right w:val="none" w:sz="0" w:space="0" w:color="auto"/>
              </w:divBdr>
            </w:div>
            <w:div w:id="1857384180">
              <w:marLeft w:val="0"/>
              <w:marRight w:val="0"/>
              <w:marTop w:val="0"/>
              <w:marBottom w:val="0"/>
              <w:divBdr>
                <w:top w:val="none" w:sz="0" w:space="0" w:color="auto"/>
                <w:left w:val="none" w:sz="0" w:space="0" w:color="auto"/>
                <w:bottom w:val="none" w:sz="0" w:space="0" w:color="auto"/>
                <w:right w:val="none" w:sz="0" w:space="0" w:color="auto"/>
              </w:divBdr>
            </w:div>
            <w:div w:id="1071391454">
              <w:marLeft w:val="0"/>
              <w:marRight w:val="0"/>
              <w:marTop w:val="0"/>
              <w:marBottom w:val="0"/>
              <w:divBdr>
                <w:top w:val="none" w:sz="0" w:space="0" w:color="auto"/>
                <w:left w:val="none" w:sz="0" w:space="0" w:color="auto"/>
                <w:bottom w:val="none" w:sz="0" w:space="0" w:color="auto"/>
                <w:right w:val="none" w:sz="0" w:space="0" w:color="auto"/>
              </w:divBdr>
            </w:div>
            <w:div w:id="795218540">
              <w:marLeft w:val="0"/>
              <w:marRight w:val="0"/>
              <w:marTop w:val="0"/>
              <w:marBottom w:val="0"/>
              <w:divBdr>
                <w:top w:val="none" w:sz="0" w:space="0" w:color="auto"/>
                <w:left w:val="none" w:sz="0" w:space="0" w:color="auto"/>
                <w:bottom w:val="none" w:sz="0" w:space="0" w:color="auto"/>
                <w:right w:val="none" w:sz="0" w:space="0" w:color="auto"/>
              </w:divBdr>
            </w:div>
            <w:div w:id="1387336602">
              <w:marLeft w:val="0"/>
              <w:marRight w:val="0"/>
              <w:marTop w:val="0"/>
              <w:marBottom w:val="0"/>
              <w:divBdr>
                <w:top w:val="none" w:sz="0" w:space="0" w:color="auto"/>
                <w:left w:val="none" w:sz="0" w:space="0" w:color="auto"/>
                <w:bottom w:val="none" w:sz="0" w:space="0" w:color="auto"/>
                <w:right w:val="none" w:sz="0" w:space="0" w:color="auto"/>
              </w:divBdr>
            </w:div>
            <w:div w:id="293826492">
              <w:marLeft w:val="0"/>
              <w:marRight w:val="0"/>
              <w:marTop w:val="0"/>
              <w:marBottom w:val="0"/>
              <w:divBdr>
                <w:top w:val="none" w:sz="0" w:space="0" w:color="auto"/>
                <w:left w:val="none" w:sz="0" w:space="0" w:color="auto"/>
                <w:bottom w:val="none" w:sz="0" w:space="0" w:color="auto"/>
                <w:right w:val="none" w:sz="0" w:space="0" w:color="auto"/>
              </w:divBdr>
            </w:div>
            <w:div w:id="70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34409255">
      <w:bodyDiv w:val="1"/>
      <w:marLeft w:val="0"/>
      <w:marRight w:val="0"/>
      <w:marTop w:val="0"/>
      <w:marBottom w:val="0"/>
      <w:divBdr>
        <w:top w:val="none" w:sz="0" w:space="0" w:color="auto"/>
        <w:left w:val="none" w:sz="0" w:space="0" w:color="auto"/>
        <w:bottom w:val="none" w:sz="0" w:space="0" w:color="auto"/>
        <w:right w:val="none" w:sz="0" w:space="0" w:color="auto"/>
      </w:divBdr>
      <w:divsChild>
        <w:div w:id="484397481">
          <w:marLeft w:val="0"/>
          <w:marRight w:val="0"/>
          <w:marTop w:val="0"/>
          <w:marBottom w:val="0"/>
          <w:divBdr>
            <w:top w:val="none" w:sz="0" w:space="0" w:color="auto"/>
            <w:left w:val="none" w:sz="0" w:space="0" w:color="auto"/>
            <w:bottom w:val="none" w:sz="0" w:space="0" w:color="auto"/>
            <w:right w:val="none" w:sz="0" w:space="0" w:color="auto"/>
          </w:divBdr>
          <w:divsChild>
            <w:div w:id="1246111346">
              <w:marLeft w:val="0"/>
              <w:marRight w:val="0"/>
              <w:marTop w:val="0"/>
              <w:marBottom w:val="0"/>
              <w:divBdr>
                <w:top w:val="none" w:sz="0" w:space="0" w:color="auto"/>
                <w:left w:val="none" w:sz="0" w:space="0" w:color="auto"/>
                <w:bottom w:val="none" w:sz="0" w:space="0" w:color="auto"/>
                <w:right w:val="none" w:sz="0" w:space="0" w:color="auto"/>
              </w:divBdr>
            </w:div>
            <w:div w:id="1718629515">
              <w:marLeft w:val="0"/>
              <w:marRight w:val="0"/>
              <w:marTop w:val="0"/>
              <w:marBottom w:val="0"/>
              <w:divBdr>
                <w:top w:val="none" w:sz="0" w:space="0" w:color="auto"/>
                <w:left w:val="none" w:sz="0" w:space="0" w:color="auto"/>
                <w:bottom w:val="none" w:sz="0" w:space="0" w:color="auto"/>
                <w:right w:val="none" w:sz="0" w:space="0" w:color="auto"/>
              </w:divBdr>
            </w:div>
            <w:div w:id="1050543708">
              <w:marLeft w:val="0"/>
              <w:marRight w:val="0"/>
              <w:marTop w:val="0"/>
              <w:marBottom w:val="0"/>
              <w:divBdr>
                <w:top w:val="none" w:sz="0" w:space="0" w:color="auto"/>
                <w:left w:val="none" w:sz="0" w:space="0" w:color="auto"/>
                <w:bottom w:val="none" w:sz="0" w:space="0" w:color="auto"/>
                <w:right w:val="none" w:sz="0" w:space="0" w:color="auto"/>
              </w:divBdr>
            </w:div>
            <w:div w:id="297230019">
              <w:marLeft w:val="0"/>
              <w:marRight w:val="0"/>
              <w:marTop w:val="0"/>
              <w:marBottom w:val="0"/>
              <w:divBdr>
                <w:top w:val="none" w:sz="0" w:space="0" w:color="auto"/>
                <w:left w:val="none" w:sz="0" w:space="0" w:color="auto"/>
                <w:bottom w:val="none" w:sz="0" w:space="0" w:color="auto"/>
                <w:right w:val="none" w:sz="0" w:space="0" w:color="auto"/>
              </w:divBdr>
            </w:div>
            <w:div w:id="94372344">
              <w:marLeft w:val="0"/>
              <w:marRight w:val="0"/>
              <w:marTop w:val="0"/>
              <w:marBottom w:val="0"/>
              <w:divBdr>
                <w:top w:val="none" w:sz="0" w:space="0" w:color="auto"/>
                <w:left w:val="none" w:sz="0" w:space="0" w:color="auto"/>
                <w:bottom w:val="none" w:sz="0" w:space="0" w:color="auto"/>
                <w:right w:val="none" w:sz="0" w:space="0" w:color="auto"/>
              </w:divBdr>
            </w:div>
            <w:div w:id="555161348">
              <w:marLeft w:val="0"/>
              <w:marRight w:val="0"/>
              <w:marTop w:val="0"/>
              <w:marBottom w:val="0"/>
              <w:divBdr>
                <w:top w:val="none" w:sz="0" w:space="0" w:color="auto"/>
                <w:left w:val="none" w:sz="0" w:space="0" w:color="auto"/>
                <w:bottom w:val="none" w:sz="0" w:space="0" w:color="auto"/>
                <w:right w:val="none" w:sz="0" w:space="0" w:color="auto"/>
              </w:divBdr>
            </w:div>
            <w:div w:id="1966305398">
              <w:marLeft w:val="0"/>
              <w:marRight w:val="0"/>
              <w:marTop w:val="0"/>
              <w:marBottom w:val="0"/>
              <w:divBdr>
                <w:top w:val="none" w:sz="0" w:space="0" w:color="auto"/>
                <w:left w:val="none" w:sz="0" w:space="0" w:color="auto"/>
                <w:bottom w:val="none" w:sz="0" w:space="0" w:color="auto"/>
                <w:right w:val="none" w:sz="0" w:space="0" w:color="auto"/>
              </w:divBdr>
            </w:div>
            <w:div w:id="2004235221">
              <w:marLeft w:val="0"/>
              <w:marRight w:val="0"/>
              <w:marTop w:val="0"/>
              <w:marBottom w:val="0"/>
              <w:divBdr>
                <w:top w:val="none" w:sz="0" w:space="0" w:color="auto"/>
                <w:left w:val="none" w:sz="0" w:space="0" w:color="auto"/>
                <w:bottom w:val="none" w:sz="0" w:space="0" w:color="auto"/>
                <w:right w:val="none" w:sz="0" w:space="0" w:color="auto"/>
              </w:divBdr>
            </w:div>
            <w:div w:id="484973849">
              <w:marLeft w:val="0"/>
              <w:marRight w:val="0"/>
              <w:marTop w:val="0"/>
              <w:marBottom w:val="0"/>
              <w:divBdr>
                <w:top w:val="none" w:sz="0" w:space="0" w:color="auto"/>
                <w:left w:val="none" w:sz="0" w:space="0" w:color="auto"/>
                <w:bottom w:val="none" w:sz="0" w:space="0" w:color="auto"/>
                <w:right w:val="none" w:sz="0" w:space="0" w:color="auto"/>
              </w:divBdr>
            </w:div>
            <w:div w:id="1450856595">
              <w:marLeft w:val="0"/>
              <w:marRight w:val="0"/>
              <w:marTop w:val="0"/>
              <w:marBottom w:val="0"/>
              <w:divBdr>
                <w:top w:val="none" w:sz="0" w:space="0" w:color="auto"/>
                <w:left w:val="none" w:sz="0" w:space="0" w:color="auto"/>
                <w:bottom w:val="none" w:sz="0" w:space="0" w:color="auto"/>
                <w:right w:val="none" w:sz="0" w:space="0" w:color="auto"/>
              </w:divBdr>
            </w:div>
            <w:div w:id="662393748">
              <w:marLeft w:val="0"/>
              <w:marRight w:val="0"/>
              <w:marTop w:val="0"/>
              <w:marBottom w:val="0"/>
              <w:divBdr>
                <w:top w:val="none" w:sz="0" w:space="0" w:color="auto"/>
                <w:left w:val="none" w:sz="0" w:space="0" w:color="auto"/>
                <w:bottom w:val="none" w:sz="0" w:space="0" w:color="auto"/>
                <w:right w:val="none" w:sz="0" w:space="0" w:color="auto"/>
              </w:divBdr>
            </w:div>
            <w:div w:id="2066440889">
              <w:marLeft w:val="0"/>
              <w:marRight w:val="0"/>
              <w:marTop w:val="0"/>
              <w:marBottom w:val="0"/>
              <w:divBdr>
                <w:top w:val="none" w:sz="0" w:space="0" w:color="auto"/>
                <w:left w:val="none" w:sz="0" w:space="0" w:color="auto"/>
                <w:bottom w:val="none" w:sz="0" w:space="0" w:color="auto"/>
                <w:right w:val="none" w:sz="0" w:space="0" w:color="auto"/>
              </w:divBdr>
            </w:div>
            <w:div w:id="97145889">
              <w:marLeft w:val="0"/>
              <w:marRight w:val="0"/>
              <w:marTop w:val="0"/>
              <w:marBottom w:val="0"/>
              <w:divBdr>
                <w:top w:val="none" w:sz="0" w:space="0" w:color="auto"/>
                <w:left w:val="none" w:sz="0" w:space="0" w:color="auto"/>
                <w:bottom w:val="none" w:sz="0" w:space="0" w:color="auto"/>
                <w:right w:val="none" w:sz="0" w:space="0" w:color="auto"/>
              </w:divBdr>
            </w:div>
            <w:div w:id="708069175">
              <w:marLeft w:val="0"/>
              <w:marRight w:val="0"/>
              <w:marTop w:val="0"/>
              <w:marBottom w:val="0"/>
              <w:divBdr>
                <w:top w:val="none" w:sz="0" w:space="0" w:color="auto"/>
                <w:left w:val="none" w:sz="0" w:space="0" w:color="auto"/>
                <w:bottom w:val="none" w:sz="0" w:space="0" w:color="auto"/>
                <w:right w:val="none" w:sz="0" w:space="0" w:color="auto"/>
              </w:divBdr>
            </w:div>
            <w:div w:id="665011896">
              <w:marLeft w:val="0"/>
              <w:marRight w:val="0"/>
              <w:marTop w:val="0"/>
              <w:marBottom w:val="0"/>
              <w:divBdr>
                <w:top w:val="none" w:sz="0" w:space="0" w:color="auto"/>
                <w:left w:val="none" w:sz="0" w:space="0" w:color="auto"/>
                <w:bottom w:val="none" w:sz="0" w:space="0" w:color="auto"/>
                <w:right w:val="none" w:sz="0" w:space="0" w:color="auto"/>
              </w:divBdr>
            </w:div>
            <w:div w:id="560603693">
              <w:marLeft w:val="0"/>
              <w:marRight w:val="0"/>
              <w:marTop w:val="0"/>
              <w:marBottom w:val="0"/>
              <w:divBdr>
                <w:top w:val="none" w:sz="0" w:space="0" w:color="auto"/>
                <w:left w:val="none" w:sz="0" w:space="0" w:color="auto"/>
                <w:bottom w:val="none" w:sz="0" w:space="0" w:color="auto"/>
                <w:right w:val="none" w:sz="0" w:space="0" w:color="auto"/>
              </w:divBdr>
            </w:div>
            <w:div w:id="1022588981">
              <w:marLeft w:val="0"/>
              <w:marRight w:val="0"/>
              <w:marTop w:val="0"/>
              <w:marBottom w:val="0"/>
              <w:divBdr>
                <w:top w:val="none" w:sz="0" w:space="0" w:color="auto"/>
                <w:left w:val="none" w:sz="0" w:space="0" w:color="auto"/>
                <w:bottom w:val="none" w:sz="0" w:space="0" w:color="auto"/>
                <w:right w:val="none" w:sz="0" w:space="0" w:color="auto"/>
              </w:divBdr>
            </w:div>
            <w:div w:id="1127162917">
              <w:marLeft w:val="0"/>
              <w:marRight w:val="0"/>
              <w:marTop w:val="0"/>
              <w:marBottom w:val="0"/>
              <w:divBdr>
                <w:top w:val="none" w:sz="0" w:space="0" w:color="auto"/>
                <w:left w:val="none" w:sz="0" w:space="0" w:color="auto"/>
                <w:bottom w:val="none" w:sz="0" w:space="0" w:color="auto"/>
                <w:right w:val="none" w:sz="0" w:space="0" w:color="auto"/>
              </w:divBdr>
            </w:div>
            <w:div w:id="7333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10297887">
      <w:bodyDiv w:val="1"/>
      <w:marLeft w:val="0"/>
      <w:marRight w:val="0"/>
      <w:marTop w:val="0"/>
      <w:marBottom w:val="0"/>
      <w:divBdr>
        <w:top w:val="none" w:sz="0" w:space="0" w:color="auto"/>
        <w:left w:val="none" w:sz="0" w:space="0" w:color="auto"/>
        <w:bottom w:val="none" w:sz="0" w:space="0" w:color="auto"/>
        <w:right w:val="none" w:sz="0" w:space="0" w:color="auto"/>
      </w:divBdr>
      <w:divsChild>
        <w:div w:id="876426176">
          <w:marLeft w:val="0"/>
          <w:marRight w:val="0"/>
          <w:marTop w:val="0"/>
          <w:marBottom w:val="0"/>
          <w:divBdr>
            <w:top w:val="none" w:sz="0" w:space="0" w:color="auto"/>
            <w:left w:val="none" w:sz="0" w:space="0" w:color="auto"/>
            <w:bottom w:val="none" w:sz="0" w:space="0" w:color="auto"/>
            <w:right w:val="none" w:sz="0" w:space="0" w:color="auto"/>
          </w:divBdr>
          <w:divsChild>
            <w:div w:id="11290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67014358">
      <w:bodyDiv w:val="1"/>
      <w:marLeft w:val="0"/>
      <w:marRight w:val="0"/>
      <w:marTop w:val="0"/>
      <w:marBottom w:val="0"/>
      <w:divBdr>
        <w:top w:val="none" w:sz="0" w:space="0" w:color="auto"/>
        <w:left w:val="none" w:sz="0" w:space="0" w:color="auto"/>
        <w:bottom w:val="none" w:sz="0" w:space="0" w:color="auto"/>
        <w:right w:val="none" w:sz="0" w:space="0" w:color="auto"/>
      </w:divBdr>
      <w:divsChild>
        <w:div w:id="1027680525">
          <w:marLeft w:val="0"/>
          <w:marRight w:val="0"/>
          <w:marTop w:val="0"/>
          <w:marBottom w:val="0"/>
          <w:divBdr>
            <w:top w:val="none" w:sz="0" w:space="0" w:color="auto"/>
            <w:left w:val="none" w:sz="0" w:space="0" w:color="auto"/>
            <w:bottom w:val="none" w:sz="0" w:space="0" w:color="auto"/>
            <w:right w:val="none" w:sz="0" w:space="0" w:color="auto"/>
          </w:divBdr>
          <w:divsChild>
            <w:div w:id="1827817547">
              <w:marLeft w:val="0"/>
              <w:marRight w:val="0"/>
              <w:marTop w:val="0"/>
              <w:marBottom w:val="0"/>
              <w:divBdr>
                <w:top w:val="none" w:sz="0" w:space="0" w:color="auto"/>
                <w:left w:val="none" w:sz="0" w:space="0" w:color="auto"/>
                <w:bottom w:val="none" w:sz="0" w:space="0" w:color="auto"/>
                <w:right w:val="none" w:sz="0" w:space="0" w:color="auto"/>
              </w:divBdr>
            </w:div>
            <w:div w:id="166286222">
              <w:marLeft w:val="0"/>
              <w:marRight w:val="0"/>
              <w:marTop w:val="0"/>
              <w:marBottom w:val="0"/>
              <w:divBdr>
                <w:top w:val="none" w:sz="0" w:space="0" w:color="auto"/>
                <w:left w:val="none" w:sz="0" w:space="0" w:color="auto"/>
                <w:bottom w:val="none" w:sz="0" w:space="0" w:color="auto"/>
                <w:right w:val="none" w:sz="0" w:space="0" w:color="auto"/>
              </w:divBdr>
            </w:div>
            <w:div w:id="509028195">
              <w:marLeft w:val="0"/>
              <w:marRight w:val="0"/>
              <w:marTop w:val="0"/>
              <w:marBottom w:val="0"/>
              <w:divBdr>
                <w:top w:val="none" w:sz="0" w:space="0" w:color="auto"/>
                <w:left w:val="none" w:sz="0" w:space="0" w:color="auto"/>
                <w:bottom w:val="none" w:sz="0" w:space="0" w:color="auto"/>
                <w:right w:val="none" w:sz="0" w:space="0" w:color="auto"/>
              </w:divBdr>
            </w:div>
            <w:div w:id="659890425">
              <w:marLeft w:val="0"/>
              <w:marRight w:val="0"/>
              <w:marTop w:val="0"/>
              <w:marBottom w:val="0"/>
              <w:divBdr>
                <w:top w:val="none" w:sz="0" w:space="0" w:color="auto"/>
                <w:left w:val="none" w:sz="0" w:space="0" w:color="auto"/>
                <w:bottom w:val="none" w:sz="0" w:space="0" w:color="auto"/>
                <w:right w:val="none" w:sz="0" w:space="0" w:color="auto"/>
              </w:divBdr>
            </w:div>
            <w:div w:id="2052655998">
              <w:marLeft w:val="0"/>
              <w:marRight w:val="0"/>
              <w:marTop w:val="0"/>
              <w:marBottom w:val="0"/>
              <w:divBdr>
                <w:top w:val="none" w:sz="0" w:space="0" w:color="auto"/>
                <w:left w:val="none" w:sz="0" w:space="0" w:color="auto"/>
                <w:bottom w:val="none" w:sz="0" w:space="0" w:color="auto"/>
                <w:right w:val="none" w:sz="0" w:space="0" w:color="auto"/>
              </w:divBdr>
            </w:div>
            <w:div w:id="2023318559">
              <w:marLeft w:val="0"/>
              <w:marRight w:val="0"/>
              <w:marTop w:val="0"/>
              <w:marBottom w:val="0"/>
              <w:divBdr>
                <w:top w:val="none" w:sz="0" w:space="0" w:color="auto"/>
                <w:left w:val="none" w:sz="0" w:space="0" w:color="auto"/>
                <w:bottom w:val="none" w:sz="0" w:space="0" w:color="auto"/>
                <w:right w:val="none" w:sz="0" w:space="0" w:color="auto"/>
              </w:divBdr>
            </w:div>
            <w:div w:id="500778784">
              <w:marLeft w:val="0"/>
              <w:marRight w:val="0"/>
              <w:marTop w:val="0"/>
              <w:marBottom w:val="0"/>
              <w:divBdr>
                <w:top w:val="none" w:sz="0" w:space="0" w:color="auto"/>
                <w:left w:val="none" w:sz="0" w:space="0" w:color="auto"/>
                <w:bottom w:val="none" w:sz="0" w:space="0" w:color="auto"/>
                <w:right w:val="none" w:sz="0" w:space="0" w:color="auto"/>
              </w:divBdr>
            </w:div>
            <w:div w:id="574512476">
              <w:marLeft w:val="0"/>
              <w:marRight w:val="0"/>
              <w:marTop w:val="0"/>
              <w:marBottom w:val="0"/>
              <w:divBdr>
                <w:top w:val="none" w:sz="0" w:space="0" w:color="auto"/>
                <w:left w:val="none" w:sz="0" w:space="0" w:color="auto"/>
                <w:bottom w:val="none" w:sz="0" w:space="0" w:color="auto"/>
                <w:right w:val="none" w:sz="0" w:space="0" w:color="auto"/>
              </w:divBdr>
            </w:div>
            <w:div w:id="718016884">
              <w:marLeft w:val="0"/>
              <w:marRight w:val="0"/>
              <w:marTop w:val="0"/>
              <w:marBottom w:val="0"/>
              <w:divBdr>
                <w:top w:val="none" w:sz="0" w:space="0" w:color="auto"/>
                <w:left w:val="none" w:sz="0" w:space="0" w:color="auto"/>
                <w:bottom w:val="none" w:sz="0" w:space="0" w:color="auto"/>
                <w:right w:val="none" w:sz="0" w:space="0" w:color="auto"/>
              </w:divBdr>
            </w:div>
            <w:div w:id="306787399">
              <w:marLeft w:val="0"/>
              <w:marRight w:val="0"/>
              <w:marTop w:val="0"/>
              <w:marBottom w:val="0"/>
              <w:divBdr>
                <w:top w:val="none" w:sz="0" w:space="0" w:color="auto"/>
                <w:left w:val="none" w:sz="0" w:space="0" w:color="auto"/>
                <w:bottom w:val="none" w:sz="0" w:space="0" w:color="auto"/>
                <w:right w:val="none" w:sz="0" w:space="0" w:color="auto"/>
              </w:divBdr>
            </w:div>
            <w:div w:id="631327677">
              <w:marLeft w:val="0"/>
              <w:marRight w:val="0"/>
              <w:marTop w:val="0"/>
              <w:marBottom w:val="0"/>
              <w:divBdr>
                <w:top w:val="none" w:sz="0" w:space="0" w:color="auto"/>
                <w:left w:val="none" w:sz="0" w:space="0" w:color="auto"/>
                <w:bottom w:val="none" w:sz="0" w:space="0" w:color="auto"/>
                <w:right w:val="none" w:sz="0" w:space="0" w:color="auto"/>
              </w:divBdr>
            </w:div>
            <w:div w:id="798036567">
              <w:marLeft w:val="0"/>
              <w:marRight w:val="0"/>
              <w:marTop w:val="0"/>
              <w:marBottom w:val="0"/>
              <w:divBdr>
                <w:top w:val="none" w:sz="0" w:space="0" w:color="auto"/>
                <w:left w:val="none" w:sz="0" w:space="0" w:color="auto"/>
                <w:bottom w:val="none" w:sz="0" w:space="0" w:color="auto"/>
                <w:right w:val="none" w:sz="0" w:space="0" w:color="auto"/>
              </w:divBdr>
            </w:div>
            <w:div w:id="324629193">
              <w:marLeft w:val="0"/>
              <w:marRight w:val="0"/>
              <w:marTop w:val="0"/>
              <w:marBottom w:val="0"/>
              <w:divBdr>
                <w:top w:val="none" w:sz="0" w:space="0" w:color="auto"/>
                <w:left w:val="none" w:sz="0" w:space="0" w:color="auto"/>
                <w:bottom w:val="none" w:sz="0" w:space="0" w:color="auto"/>
                <w:right w:val="none" w:sz="0" w:space="0" w:color="auto"/>
              </w:divBdr>
            </w:div>
            <w:div w:id="1157453287">
              <w:marLeft w:val="0"/>
              <w:marRight w:val="0"/>
              <w:marTop w:val="0"/>
              <w:marBottom w:val="0"/>
              <w:divBdr>
                <w:top w:val="none" w:sz="0" w:space="0" w:color="auto"/>
                <w:left w:val="none" w:sz="0" w:space="0" w:color="auto"/>
                <w:bottom w:val="none" w:sz="0" w:space="0" w:color="auto"/>
                <w:right w:val="none" w:sz="0" w:space="0" w:color="auto"/>
              </w:divBdr>
            </w:div>
            <w:div w:id="499081697">
              <w:marLeft w:val="0"/>
              <w:marRight w:val="0"/>
              <w:marTop w:val="0"/>
              <w:marBottom w:val="0"/>
              <w:divBdr>
                <w:top w:val="none" w:sz="0" w:space="0" w:color="auto"/>
                <w:left w:val="none" w:sz="0" w:space="0" w:color="auto"/>
                <w:bottom w:val="none" w:sz="0" w:space="0" w:color="auto"/>
                <w:right w:val="none" w:sz="0" w:space="0" w:color="auto"/>
              </w:divBdr>
            </w:div>
            <w:div w:id="3168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52664796">
      <w:bodyDiv w:val="1"/>
      <w:marLeft w:val="0"/>
      <w:marRight w:val="0"/>
      <w:marTop w:val="0"/>
      <w:marBottom w:val="0"/>
      <w:divBdr>
        <w:top w:val="none" w:sz="0" w:space="0" w:color="auto"/>
        <w:left w:val="none" w:sz="0" w:space="0" w:color="auto"/>
        <w:bottom w:val="none" w:sz="0" w:space="0" w:color="auto"/>
        <w:right w:val="none" w:sz="0" w:space="0" w:color="auto"/>
      </w:divBdr>
      <w:divsChild>
        <w:div w:id="756170532">
          <w:marLeft w:val="0"/>
          <w:marRight w:val="0"/>
          <w:marTop w:val="0"/>
          <w:marBottom w:val="0"/>
          <w:divBdr>
            <w:top w:val="none" w:sz="0" w:space="0" w:color="auto"/>
            <w:left w:val="none" w:sz="0" w:space="0" w:color="auto"/>
            <w:bottom w:val="none" w:sz="0" w:space="0" w:color="auto"/>
            <w:right w:val="none" w:sz="0" w:space="0" w:color="auto"/>
          </w:divBdr>
          <w:divsChild>
            <w:div w:id="1703286485">
              <w:marLeft w:val="0"/>
              <w:marRight w:val="0"/>
              <w:marTop w:val="0"/>
              <w:marBottom w:val="0"/>
              <w:divBdr>
                <w:top w:val="none" w:sz="0" w:space="0" w:color="auto"/>
                <w:left w:val="none" w:sz="0" w:space="0" w:color="auto"/>
                <w:bottom w:val="none" w:sz="0" w:space="0" w:color="auto"/>
                <w:right w:val="none" w:sz="0" w:space="0" w:color="auto"/>
              </w:divBdr>
            </w:div>
            <w:div w:id="1883713887">
              <w:marLeft w:val="0"/>
              <w:marRight w:val="0"/>
              <w:marTop w:val="0"/>
              <w:marBottom w:val="0"/>
              <w:divBdr>
                <w:top w:val="none" w:sz="0" w:space="0" w:color="auto"/>
                <w:left w:val="none" w:sz="0" w:space="0" w:color="auto"/>
                <w:bottom w:val="none" w:sz="0" w:space="0" w:color="auto"/>
                <w:right w:val="none" w:sz="0" w:space="0" w:color="auto"/>
              </w:divBdr>
            </w:div>
            <w:div w:id="552035956">
              <w:marLeft w:val="0"/>
              <w:marRight w:val="0"/>
              <w:marTop w:val="0"/>
              <w:marBottom w:val="0"/>
              <w:divBdr>
                <w:top w:val="none" w:sz="0" w:space="0" w:color="auto"/>
                <w:left w:val="none" w:sz="0" w:space="0" w:color="auto"/>
                <w:bottom w:val="none" w:sz="0" w:space="0" w:color="auto"/>
                <w:right w:val="none" w:sz="0" w:space="0" w:color="auto"/>
              </w:divBdr>
            </w:div>
            <w:div w:id="679242074">
              <w:marLeft w:val="0"/>
              <w:marRight w:val="0"/>
              <w:marTop w:val="0"/>
              <w:marBottom w:val="0"/>
              <w:divBdr>
                <w:top w:val="none" w:sz="0" w:space="0" w:color="auto"/>
                <w:left w:val="none" w:sz="0" w:space="0" w:color="auto"/>
                <w:bottom w:val="none" w:sz="0" w:space="0" w:color="auto"/>
                <w:right w:val="none" w:sz="0" w:space="0" w:color="auto"/>
              </w:divBdr>
            </w:div>
            <w:div w:id="1281717487">
              <w:marLeft w:val="0"/>
              <w:marRight w:val="0"/>
              <w:marTop w:val="0"/>
              <w:marBottom w:val="0"/>
              <w:divBdr>
                <w:top w:val="none" w:sz="0" w:space="0" w:color="auto"/>
                <w:left w:val="none" w:sz="0" w:space="0" w:color="auto"/>
                <w:bottom w:val="none" w:sz="0" w:space="0" w:color="auto"/>
                <w:right w:val="none" w:sz="0" w:space="0" w:color="auto"/>
              </w:divBdr>
            </w:div>
            <w:div w:id="299963072">
              <w:marLeft w:val="0"/>
              <w:marRight w:val="0"/>
              <w:marTop w:val="0"/>
              <w:marBottom w:val="0"/>
              <w:divBdr>
                <w:top w:val="none" w:sz="0" w:space="0" w:color="auto"/>
                <w:left w:val="none" w:sz="0" w:space="0" w:color="auto"/>
                <w:bottom w:val="none" w:sz="0" w:space="0" w:color="auto"/>
                <w:right w:val="none" w:sz="0" w:space="0" w:color="auto"/>
              </w:divBdr>
            </w:div>
            <w:div w:id="1839693304">
              <w:marLeft w:val="0"/>
              <w:marRight w:val="0"/>
              <w:marTop w:val="0"/>
              <w:marBottom w:val="0"/>
              <w:divBdr>
                <w:top w:val="none" w:sz="0" w:space="0" w:color="auto"/>
                <w:left w:val="none" w:sz="0" w:space="0" w:color="auto"/>
                <w:bottom w:val="none" w:sz="0" w:space="0" w:color="auto"/>
                <w:right w:val="none" w:sz="0" w:space="0" w:color="auto"/>
              </w:divBdr>
            </w:div>
            <w:div w:id="1086654593">
              <w:marLeft w:val="0"/>
              <w:marRight w:val="0"/>
              <w:marTop w:val="0"/>
              <w:marBottom w:val="0"/>
              <w:divBdr>
                <w:top w:val="none" w:sz="0" w:space="0" w:color="auto"/>
                <w:left w:val="none" w:sz="0" w:space="0" w:color="auto"/>
                <w:bottom w:val="none" w:sz="0" w:space="0" w:color="auto"/>
                <w:right w:val="none" w:sz="0" w:space="0" w:color="auto"/>
              </w:divBdr>
            </w:div>
            <w:div w:id="13288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2011253196">
      <w:bodyDiv w:val="1"/>
      <w:marLeft w:val="0"/>
      <w:marRight w:val="0"/>
      <w:marTop w:val="0"/>
      <w:marBottom w:val="0"/>
      <w:divBdr>
        <w:top w:val="none" w:sz="0" w:space="0" w:color="auto"/>
        <w:left w:val="none" w:sz="0" w:space="0" w:color="auto"/>
        <w:bottom w:val="none" w:sz="0" w:space="0" w:color="auto"/>
        <w:right w:val="none" w:sz="0" w:space="0" w:color="auto"/>
      </w:divBdr>
    </w:div>
    <w:div w:id="2023585941">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6.gi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footnotes" Target="foot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
    <b:Tag>Han21</b:Tag>
    <b:SourceType>InternetSite</b:SourceType>
    <b:Guid>{7EC189B8-406B-4716-B4BC-75C5E2CCAE54}</b:Guid>
    <b:Title>Handwriting Recognition | Kaggle</b:Title>
    <b:YearAccessed>2021</b:YearAccessed>
    <b:MonthAccessed>9</b:MonthAccessed>
    <b:DayAccessed>3</b:DayAccessed>
    <b:URL>https://www.kaggle.com/landlord/handwriting-recognition</b:URL>
    <b:RefOrder>13</b:RefOrder>
  </b:Source>
  <b:Source>
    <b:Tag>Ofd</b:Tag>
    <b:SourceType>InternetSite</b:SourceType>
    <b:Guid>{971BC254-E19A-46F5-B628-70DB70D6E3F7}</b:Guid>
    <b:Title>Oxford - Data set</b:Title>
    <b:URL>https://www.oxfordlearnersdictionaries.com/definition/english/data-set?q=data+set</b:URL>
    <b:RefOrder>12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2.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A800483-2AC9-4742-A6D7-F85BB8C6E2D0}">
  <ds:schemaRefs>
    <ds:schemaRef ds:uri="http://schemas.openxmlformats.org/officeDocument/2006/bibliography"/>
  </ds:schemaRefs>
</ds:datastoreItem>
</file>

<file path=customXml/itemProps4.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6109</TotalTime>
  <Pages>44</Pages>
  <Words>9544</Words>
  <Characters>54402</Characters>
  <Application>Microsoft Office Word</Application>
  <DocSecurity>0</DocSecurity>
  <Lines>453</Lines>
  <Paragraphs>127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63819</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29</cp:revision>
  <dcterms:created xsi:type="dcterms:W3CDTF">2021-08-31T22:10:00Z</dcterms:created>
  <dcterms:modified xsi:type="dcterms:W3CDTF">2022-02-17T12:31:00Z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