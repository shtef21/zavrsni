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spacing w:val="0"/>
          <w:sz w:val="28"/>
          <w:szCs w:val="32"/>
        </w:rPr>
        <w:id w:val="1195195343"/>
        <w:docPartObj>
          <w:docPartGallery w:val="Cover Pages"/>
          <w:docPartUnique/>
        </w:docPartObj>
      </w:sdtPr>
      <w:sdtEndPr>
        <w:rPr>
          <w:szCs w:val="24"/>
        </w:rPr>
      </w:sdtEndPr>
      <w:sdtContent>
        <w:p w14:paraId="74312C4F" w14:textId="7D08B5B8" w:rsidR="005C0BCE" w:rsidRPr="00395B9F" w:rsidRDefault="00395B9F" w:rsidP="005C0BCE">
          <w:pPr>
            <w:pStyle w:val="4Tekst"/>
            <w:spacing w:after="0"/>
            <w:jc w:val="center"/>
            <w:rPr>
              <w:rFonts w:cs="Times New Roman"/>
              <w:b/>
              <w:bCs/>
              <w:sz w:val="36"/>
              <w:szCs w:val="32"/>
            </w:rPr>
          </w:pPr>
          <w:r w:rsidRPr="00395B9F">
            <w:rPr>
              <w:rFonts w:cs="Times New Roman"/>
              <w:b/>
              <w:bCs/>
              <w:sz w:val="36"/>
              <w:szCs w:val="32"/>
            </w:rPr>
            <w:t>TEHNIČKO VELEUČILIŠTE U ZAGREBU</w:t>
          </w:r>
        </w:p>
        <w:p w14:paraId="1D7DB708" w14:textId="23B05B20" w:rsidR="005C0BCE" w:rsidRPr="00076639" w:rsidRDefault="00395B9F" w:rsidP="005C0BCE">
          <w:pPr>
            <w:pStyle w:val="4Tekst"/>
            <w:spacing w:after="0"/>
            <w:jc w:val="center"/>
            <w:rPr>
              <w:rFonts w:ascii="Arial" w:hAnsi="Arial" w:cs="Arial"/>
              <w:b/>
              <w:bCs/>
              <w:sz w:val="32"/>
              <w:szCs w:val="28"/>
            </w:rPr>
          </w:pPr>
          <w:r w:rsidRPr="00395B9F">
            <w:rPr>
              <w:rFonts w:cs="Times New Roman"/>
              <w:b/>
              <w:bCs/>
              <w:sz w:val="32"/>
              <w:szCs w:val="28"/>
            </w:rPr>
            <w:t>STRUČNI STUDIJ RAČUNARSTVA</w:t>
          </w:r>
        </w:p>
        <w:p w14:paraId="7AE369C5" w14:textId="77777777" w:rsidR="005C0BCE" w:rsidRDefault="005C0BCE" w:rsidP="005C0BCE">
          <w:pPr>
            <w:pStyle w:val="4Tekst"/>
          </w:pPr>
        </w:p>
        <w:p w14:paraId="015DAFCB" w14:textId="77777777" w:rsidR="005C0BCE" w:rsidRDefault="005C0BCE" w:rsidP="005C0BCE">
          <w:pPr>
            <w:pStyle w:val="4Tekst"/>
          </w:pPr>
        </w:p>
        <w:p w14:paraId="022DB0BA" w14:textId="77777777" w:rsidR="005C0BCE" w:rsidRDefault="005C0BCE" w:rsidP="005C0BCE">
          <w:pPr>
            <w:pStyle w:val="4Tekst"/>
          </w:pPr>
        </w:p>
        <w:p w14:paraId="2DE188F8" w14:textId="5F6CA244" w:rsidR="005C0BCE" w:rsidRDefault="005C0BCE" w:rsidP="005C0BCE">
          <w:pPr>
            <w:pStyle w:val="4Tekst"/>
          </w:pPr>
        </w:p>
        <w:p w14:paraId="659A06EF" w14:textId="6108DECE" w:rsidR="00395B9F" w:rsidRDefault="00395B9F" w:rsidP="005C0BCE">
          <w:pPr>
            <w:pStyle w:val="4Tekst"/>
          </w:pPr>
        </w:p>
        <w:p w14:paraId="2C5878D4" w14:textId="77777777" w:rsidR="00395B9F" w:rsidRDefault="00395B9F" w:rsidP="005C0BCE">
          <w:pPr>
            <w:pStyle w:val="4Tekst"/>
          </w:pPr>
        </w:p>
        <w:p w14:paraId="224612C3" w14:textId="21A6CE50" w:rsidR="00395B9F" w:rsidRPr="00395B9F" w:rsidRDefault="00395B9F" w:rsidP="00395B9F">
          <w:pPr>
            <w:pStyle w:val="Naslovnica"/>
            <w:rPr>
              <w:rFonts w:ascii="Times New Roman" w:hAnsi="Times New Roman" w:cs="Times New Roman"/>
              <w:b w:val="0"/>
            </w:rPr>
          </w:pPr>
          <w:r w:rsidRPr="00395B9F">
            <w:rPr>
              <w:rFonts w:ascii="Times New Roman" w:hAnsi="Times New Roman" w:cs="Times New Roman"/>
              <w:b w:val="0"/>
            </w:rPr>
            <w:t>Stjepan Salopek</w:t>
          </w:r>
        </w:p>
        <w:p w14:paraId="754A8EAA" w14:textId="79C705EC" w:rsidR="00395B9F" w:rsidRPr="00395B9F" w:rsidDel="00093114" w:rsidRDefault="00395B9F" w:rsidP="00395B9F">
          <w:pPr>
            <w:pStyle w:val="Naslovnica"/>
            <w:rPr>
              <w:del w:id="3" w:author="Stjepan Salopek (ssalopek)" w:date="2021-09-09T14:11:00Z"/>
              <w:rFonts w:ascii="Times New Roman" w:hAnsi="Times New Roman" w:cs="Times New Roman"/>
              <w:b w:val="0"/>
            </w:rPr>
          </w:pPr>
          <w:del w:id="4" w:author="Stjepan Salopek (ssalopek)" w:date="2021-09-09T14:11:00Z">
            <w:r w:rsidRPr="00395B9F" w:rsidDel="00093114">
              <w:rPr>
                <w:rFonts w:ascii="Times New Roman" w:hAnsi="Times New Roman" w:cs="Times New Roman"/>
                <w:b w:val="0"/>
              </w:rPr>
              <w:delText>JMBAG:</w:delText>
            </w:r>
            <w:r w:rsidDel="00093114">
              <w:rPr>
                <w:rFonts w:ascii="Times New Roman" w:hAnsi="Times New Roman" w:cs="Times New Roman"/>
                <w:b w:val="0"/>
              </w:rPr>
              <w:delText xml:space="preserve"> 0246084632</w:delText>
            </w:r>
          </w:del>
        </w:p>
        <w:p w14:paraId="48500911" w14:textId="6B9E135C" w:rsidR="00395B9F" w:rsidRPr="00395B9F" w:rsidRDefault="007F44E2" w:rsidP="00395B9F">
          <w:pPr>
            <w:pStyle w:val="Naslovnica"/>
            <w:rPr>
              <w:rFonts w:ascii="Times New Roman" w:hAnsi="Times New Roman" w:cs="Times New Roman"/>
              <w:sz w:val="40"/>
              <w:szCs w:val="40"/>
            </w:rPr>
          </w:pPr>
          <w:r w:rsidRPr="007F44E2">
            <w:rPr>
              <w:rFonts w:ascii="Times New Roman" w:hAnsi="Times New Roman" w:cs="Times New Roman"/>
              <w:sz w:val="40"/>
              <w:szCs w:val="40"/>
            </w:rPr>
            <w:t>PREPOZNAVANJE TEKSTA RAČUNALNIM VIDOM</w:t>
          </w:r>
          <w:r w:rsidR="00395B9F" w:rsidRPr="00395B9F">
            <w:rPr>
              <w:rFonts w:ascii="Times New Roman" w:hAnsi="Times New Roman" w:cs="Times New Roman"/>
              <w:sz w:val="40"/>
              <w:szCs w:val="40"/>
            </w:rPr>
            <w:fldChar w:fldCharType="begin"/>
          </w:r>
          <w:r w:rsidR="00395B9F" w:rsidRPr="00395B9F">
            <w:rPr>
              <w:rFonts w:ascii="Times New Roman" w:hAnsi="Times New Roman" w:cs="Times New Roman"/>
              <w:sz w:val="40"/>
              <w:szCs w:val="40"/>
            </w:rPr>
            <w:instrText xml:space="preserve"> INFO  Title "NASLOV DIPLOMSKOG RADA"  \* MERGEFORMAT </w:instrText>
          </w:r>
          <w:r w:rsidR="005D28E5">
            <w:rPr>
              <w:rFonts w:ascii="Times New Roman" w:hAnsi="Times New Roman" w:cs="Times New Roman"/>
              <w:sz w:val="40"/>
              <w:szCs w:val="40"/>
            </w:rPr>
            <w:fldChar w:fldCharType="separate"/>
          </w:r>
          <w:r w:rsidR="00395B9F" w:rsidRPr="00395B9F">
            <w:rPr>
              <w:rFonts w:ascii="Times New Roman" w:hAnsi="Times New Roman" w:cs="Times New Roman"/>
              <w:sz w:val="40"/>
              <w:szCs w:val="40"/>
            </w:rPr>
            <w:fldChar w:fldCharType="end"/>
          </w:r>
        </w:p>
        <w:p w14:paraId="4178AE03" w14:textId="77777777" w:rsidR="00395B9F" w:rsidRPr="00395B9F" w:rsidRDefault="00395B9F" w:rsidP="00395B9F">
          <w:pPr>
            <w:pStyle w:val="Ostalo"/>
            <w:jc w:val="center"/>
            <w:rPr>
              <w:rFonts w:ascii="Times New Roman" w:hAnsi="Times New Roman" w:cs="Times New Roman"/>
            </w:rPr>
          </w:pPr>
          <w:r w:rsidRPr="00395B9F">
            <w:rPr>
              <w:rFonts w:ascii="Times New Roman" w:hAnsi="Times New Roman" w:cs="Times New Roman"/>
              <w:b w:val="0"/>
            </w:rPr>
            <w:t>ZAVRŠNI RAD br. broj</w:t>
          </w:r>
        </w:p>
        <w:p w14:paraId="650C1FCD" w14:textId="248BCD0C" w:rsidR="005C0BCE" w:rsidRPr="00395B9F" w:rsidRDefault="005C0BCE" w:rsidP="005C0BCE">
          <w:pPr>
            <w:pStyle w:val="4Tekst"/>
            <w:jc w:val="center"/>
            <w:rPr>
              <w:rFonts w:cs="Times New Roman"/>
              <w:sz w:val="28"/>
              <w:szCs w:val="24"/>
            </w:rPr>
          </w:pPr>
        </w:p>
        <w:p w14:paraId="1D2CF0D0" w14:textId="77777777" w:rsidR="005C0BCE" w:rsidRPr="00395B9F" w:rsidRDefault="005C0BCE" w:rsidP="005C0BCE">
          <w:pPr>
            <w:pStyle w:val="4Tekst"/>
            <w:rPr>
              <w:rFonts w:cs="Times New Roman"/>
              <w:sz w:val="28"/>
              <w:szCs w:val="24"/>
            </w:rPr>
          </w:pPr>
        </w:p>
        <w:p w14:paraId="601F2045" w14:textId="77777777" w:rsidR="005C0BCE" w:rsidRPr="00395B9F" w:rsidRDefault="005C0BCE" w:rsidP="005C0BCE">
          <w:pPr>
            <w:pStyle w:val="4Tekst"/>
            <w:rPr>
              <w:rFonts w:cs="Times New Roman"/>
              <w:sz w:val="28"/>
              <w:szCs w:val="24"/>
            </w:rPr>
          </w:pPr>
        </w:p>
        <w:p w14:paraId="2525E690" w14:textId="77777777" w:rsidR="005C0BCE" w:rsidRPr="00395B9F" w:rsidRDefault="005C0BCE" w:rsidP="005C0BCE">
          <w:pPr>
            <w:pStyle w:val="4Tekst"/>
            <w:rPr>
              <w:rFonts w:cs="Times New Roman"/>
              <w:sz w:val="28"/>
              <w:szCs w:val="24"/>
            </w:rPr>
          </w:pPr>
        </w:p>
        <w:p w14:paraId="3A0AE094" w14:textId="77777777" w:rsidR="005C0BCE" w:rsidRPr="00395B9F" w:rsidRDefault="005C0BCE" w:rsidP="005C0BCE">
          <w:pPr>
            <w:pStyle w:val="4Tekst"/>
            <w:rPr>
              <w:rFonts w:cs="Times New Roman"/>
              <w:sz w:val="28"/>
              <w:szCs w:val="24"/>
            </w:rPr>
          </w:pPr>
        </w:p>
        <w:p w14:paraId="4E56656E" w14:textId="77777777" w:rsidR="005C0BCE" w:rsidRPr="00395B9F" w:rsidRDefault="005C0BCE" w:rsidP="005C0BCE">
          <w:pPr>
            <w:pStyle w:val="4Tekst"/>
            <w:rPr>
              <w:rFonts w:cs="Times New Roman"/>
              <w:sz w:val="28"/>
              <w:szCs w:val="24"/>
            </w:rPr>
          </w:pPr>
        </w:p>
        <w:p w14:paraId="5AE4BBCB" w14:textId="77777777" w:rsidR="005C0BCE" w:rsidRPr="00395B9F" w:rsidRDefault="005C0BCE" w:rsidP="005C0BCE">
          <w:pPr>
            <w:pStyle w:val="4Tekst"/>
            <w:rPr>
              <w:rFonts w:cs="Times New Roman"/>
              <w:sz w:val="28"/>
              <w:szCs w:val="24"/>
            </w:rPr>
          </w:pPr>
        </w:p>
        <w:p w14:paraId="14053B8E" w14:textId="77777777" w:rsidR="005C0BCE" w:rsidRPr="00395B9F" w:rsidRDefault="005C0BCE" w:rsidP="005C0BCE">
          <w:pPr>
            <w:pStyle w:val="4Tekst"/>
            <w:rPr>
              <w:rFonts w:cs="Times New Roman"/>
              <w:sz w:val="28"/>
              <w:szCs w:val="24"/>
            </w:rPr>
          </w:pPr>
        </w:p>
        <w:p w14:paraId="27CA8423" w14:textId="77777777" w:rsidR="005C0BCE" w:rsidRPr="00395B9F" w:rsidRDefault="005C0BCE" w:rsidP="005C0BCE">
          <w:pPr>
            <w:pStyle w:val="4Tekst"/>
            <w:rPr>
              <w:rFonts w:cs="Times New Roman"/>
              <w:sz w:val="28"/>
              <w:szCs w:val="24"/>
            </w:rPr>
          </w:pPr>
        </w:p>
        <w:p w14:paraId="1F3C0C7B" w14:textId="48F9E161" w:rsidR="005C0BCE" w:rsidRPr="00395B9F" w:rsidDel="00093114" w:rsidRDefault="005C0BCE" w:rsidP="005C0BCE">
          <w:pPr>
            <w:pStyle w:val="4Tekst"/>
            <w:rPr>
              <w:del w:id="5" w:author="Stjepan Salopek (ssalopek)" w:date="2021-09-09T14:11:00Z"/>
              <w:rFonts w:cs="Times New Roman"/>
              <w:sz w:val="28"/>
              <w:szCs w:val="24"/>
            </w:rPr>
          </w:pPr>
        </w:p>
        <w:p w14:paraId="5DB79563" w14:textId="64812EAC" w:rsidR="005C0BCE" w:rsidRDefault="005D2825" w:rsidP="005C0BCE">
          <w:pPr>
            <w:pStyle w:val="4Tekst"/>
            <w:jc w:val="center"/>
            <w:rPr>
              <w:ins w:id="6" w:author="Stjepan Salopek (ssalopek)" w:date="2021-09-09T14:11:00Z"/>
              <w:rFonts w:cs="Times New Roman"/>
              <w:sz w:val="28"/>
              <w:szCs w:val="24"/>
            </w:rPr>
          </w:pPr>
          <w:r>
            <w:rPr>
              <w:rFonts w:cs="Times New Roman"/>
              <w:sz w:val="28"/>
              <w:szCs w:val="24"/>
            </w:rPr>
            <w:t xml:space="preserve">Zagreb, </w:t>
          </w:r>
          <w:r w:rsidR="00EE6722">
            <w:rPr>
              <w:rFonts w:cs="Times New Roman"/>
              <w:sz w:val="28"/>
              <w:szCs w:val="24"/>
            </w:rPr>
            <w:t>veljača</w:t>
          </w:r>
          <w:r w:rsidR="00395B9F" w:rsidRPr="00395B9F">
            <w:rPr>
              <w:rFonts w:cs="Times New Roman"/>
              <w:sz w:val="28"/>
              <w:szCs w:val="24"/>
            </w:rPr>
            <w:t>,</w:t>
          </w:r>
          <w:r w:rsidR="005C0BCE" w:rsidRPr="00395B9F">
            <w:rPr>
              <w:rFonts w:cs="Times New Roman"/>
              <w:sz w:val="28"/>
              <w:szCs w:val="24"/>
            </w:rPr>
            <w:t xml:space="preserve"> 202</w:t>
          </w:r>
          <w:r w:rsidR="00EE6722">
            <w:rPr>
              <w:rFonts w:cs="Times New Roman"/>
              <w:sz w:val="28"/>
              <w:szCs w:val="24"/>
            </w:rPr>
            <w:t>2</w:t>
          </w:r>
          <w:r w:rsidR="005C0BCE" w:rsidRPr="00395B9F">
            <w:rPr>
              <w:rFonts w:cs="Times New Roman"/>
              <w:sz w:val="28"/>
              <w:szCs w:val="24"/>
            </w:rPr>
            <w:t>.</w:t>
          </w:r>
        </w:p>
        <w:p w14:paraId="7B91E628" w14:textId="77777777" w:rsidR="00093114" w:rsidRPr="00395B9F" w:rsidRDefault="00093114" w:rsidP="00093114">
          <w:pPr>
            <w:pStyle w:val="4Tekst"/>
            <w:spacing w:after="0"/>
            <w:jc w:val="center"/>
            <w:rPr>
              <w:ins w:id="7" w:author="Stjepan Salopek (ssalopek)" w:date="2021-09-09T14:11:00Z"/>
              <w:rFonts w:cs="Times New Roman"/>
              <w:b/>
              <w:bCs/>
              <w:sz w:val="36"/>
              <w:szCs w:val="32"/>
            </w:rPr>
          </w:pPr>
          <w:ins w:id="8" w:author="Stjepan Salopek (ssalopek)" w:date="2021-09-09T14:11:00Z">
            <w:r w:rsidRPr="00395B9F">
              <w:rPr>
                <w:rFonts w:cs="Times New Roman"/>
                <w:b/>
                <w:bCs/>
                <w:sz w:val="36"/>
                <w:szCs w:val="32"/>
              </w:rPr>
              <w:lastRenderedPageBreak/>
              <w:t>TEHNIČKO VELEUČILIŠTE U ZAGREBU</w:t>
            </w:r>
          </w:ins>
        </w:p>
        <w:p w14:paraId="27379281" w14:textId="77777777" w:rsidR="00093114" w:rsidRPr="00076639" w:rsidRDefault="00093114" w:rsidP="00093114">
          <w:pPr>
            <w:pStyle w:val="4Tekst"/>
            <w:spacing w:after="0"/>
            <w:jc w:val="center"/>
            <w:rPr>
              <w:ins w:id="9" w:author="Stjepan Salopek (ssalopek)" w:date="2021-09-09T14:11:00Z"/>
              <w:rFonts w:ascii="Arial" w:hAnsi="Arial" w:cs="Arial"/>
              <w:b/>
              <w:bCs/>
              <w:sz w:val="32"/>
              <w:szCs w:val="28"/>
            </w:rPr>
          </w:pPr>
          <w:ins w:id="10" w:author="Stjepan Salopek (ssalopek)" w:date="2021-09-09T14:11:00Z">
            <w:r w:rsidRPr="00395B9F">
              <w:rPr>
                <w:rFonts w:cs="Times New Roman"/>
                <w:b/>
                <w:bCs/>
                <w:sz w:val="32"/>
                <w:szCs w:val="28"/>
              </w:rPr>
              <w:t>STRUČNI STUDIJ RAČUNARSTVA</w:t>
            </w:r>
          </w:ins>
        </w:p>
        <w:p w14:paraId="19FC3003" w14:textId="77777777" w:rsidR="00093114" w:rsidRDefault="00093114" w:rsidP="00093114">
          <w:pPr>
            <w:pStyle w:val="4Tekst"/>
            <w:rPr>
              <w:ins w:id="11" w:author="Stjepan Salopek (ssalopek)" w:date="2021-09-09T14:11:00Z"/>
            </w:rPr>
          </w:pPr>
        </w:p>
        <w:p w14:paraId="7ACAB210" w14:textId="77777777" w:rsidR="00093114" w:rsidRDefault="00093114" w:rsidP="00093114">
          <w:pPr>
            <w:pStyle w:val="4Tekst"/>
            <w:rPr>
              <w:ins w:id="12" w:author="Stjepan Salopek (ssalopek)" w:date="2021-09-09T14:11:00Z"/>
            </w:rPr>
          </w:pPr>
        </w:p>
        <w:p w14:paraId="4D1DFAE2" w14:textId="77777777" w:rsidR="00093114" w:rsidRDefault="00093114" w:rsidP="00093114">
          <w:pPr>
            <w:pStyle w:val="4Tekst"/>
            <w:rPr>
              <w:ins w:id="13" w:author="Stjepan Salopek (ssalopek)" w:date="2021-09-09T14:11:00Z"/>
            </w:rPr>
          </w:pPr>
        </w:p>
        <w:p w14:paraId="122E9FAC" w14:textId="77777777" w:rsidR="00093114" w:rsidRDefault="00093114" w:rsidP="00093114">
          <w:pPr>
            <w:pStyle w:val="4Tekst"/>
            <w:rPr>
              <w:ins w:id="14" w:author="Stjepan Salopek (ssalopek)" w:date="2021-09-09T14:11:00Z"/>
            </w:rPr>
          </w:pPr>
        </w:p>
        <w:p w14:paraId="21B04EB8" w14:textId="77777777" w:rsidR="00093114" w:rsidRDefault="00093114" w:rsidP="00093114">
          <w:pPr>
            <w:pStyle w:val="4Tekst"/>
            <w:rPr>
              <w:ins w:id="15" w:author="Stjepan Salopek (ssalopek)" w:date="2021-09-09T14:11:00Z"/>
            </w:rPr>
          </w:pPr>
        </w:p>
        <w:p w14:paraId="03C8BC65" w14:textId="77777777" w:rsidR="00093114" w:rsidRDefault="00093114" w:rsidP="00093114">
          <w:pPr>
            <w:pStyle w:val="4Tekst"/>
            <w:rPr>
              <w:ins w:id="16" w:author="Stjepan Salopek (ssalopek)" w:date="2021-09-09T14:11:00Z"/>
            </w:rPr>
          </w:pPr>
        </w:p>
        <w:p w14:paraId="46F0101C" w14:textId="77777777" w:rsidR="00093114" w:rsidRPr="00395B9F" w:rsidRDefault="00093114" w:rsidP="00093114">
          <w:pPr>
            <w:pStyle w:val="Naslovnica"/>
            <w:rPr>
              <w:ins w:id="17" w:author="Stjepan Salopek (ssalopek)" w:date="2021-09-09T14:11:00Z"/>
              <w:rFonts w:ascii="Times New Roman" w:hAnsi="Times New Roman" w:cs="Times New Roman"/>
              <w:b w:val="0"/>
            </w:rPr>
          </w:pPr>
          <w:ins w:id="18" w:author="Stjepan Salopek (ssalopek)" w:date="2021-09-09T14:11:00Z">
            <w:r w:rsidRPr="00395B9F">
              <w:rPr>
                <w:rFonts w:ascii="Times New Roman" w:hAnsi="Times New Roman" w:cs="Times New Roman"/>
                <w:b w:val="0"/>
              </w:rPr>
              <w:t>Stjepan Salopek</w:t>
            </w:r>
          </w:ins>
        </w:p>
        <w:p w14:paraId="02A6DC77" w14:textId="77777777" w:rsidR="00093114" w:rsidRPr="00395B9F" w:rsidRDefault="00093114" w:rsidP="00093114">
          <w:pPr>
            <w:pStyle w:val="Naslovnica"/>
            <w:rPr>
              <w:ins w:id="19" w:author="Stjepan Salopek (ssalopek)" w:date="2021-09-09T14:11:00Z"/>
              <w:rFonts w:ascii="Times New Roman" w:hAnsi="Times New Roman" w:cs="Times New Roman"/>
              <w:b w:val="0"/>
            </w:rPr>
          </w:pPr>
          <w:ins w:id="20" w:author="Stjepan Salopek (ssalopek)" w:date="2021-09-09T14:11:00Z">
            <w:r w:rsidRPr="00395B9F">
              <w:rPr>
                <w:rFonts w:ascii="Times New Roman" w:hAnsi="Times New Roman" w:cs="Times New Roman"/>
                <w:b w:val="0"/>
              </w:rPr>
              <w:t>JMBAG:</w:t>
            </w:r>
            <w:r>
              <w:rPr>
                <w:rFonts w:ascii="Times New Roman" w:hAnsi="Times New Roman" w:cs="Times New Roman"/>
                <w:b w:val="0"/>
              </w:rPr>
              <w:t xml:space="preserve"> 0246084632</w:t>
            </w:r>
          </w:ins>
        </w:p>
        <w:p w14:paraId="56646FFC" w14:textId="77777777" w:rsidR="00093114" w:rsidRPr="00395B9F" w:rsidRDefault="00093114" w:rsidP="00093114">
          <w:pPr>
            <w:pStyle w:val="Naslovnica"/>
            <w:rPr>
              <w:ins w:id="21" w:author="Stjepan Salopek (ssalopek)" w:date="2021-09-09T14:11:00Z"/>
              <w:rFonts w:ascii="Times New Roman" w:hAnsi="Times New Roman" w:cs="Times New Roman"/>
              <w:sz w:val="40"/>
              <w:szCs w:val="40"/>
            </w:rPr>
          </w:pPr>
          <w:ins w:id="22" w:author="Stjepan Salopek (ssalopek)" w:date="2021-09-09T14:11:00Z">
            <w:r w:rsidRPr="007F44E2">
              <w:rPr>
                <w:rFonts w:ascii="Times New Roman" w:hAnsi="Times New Roman" w:cs="Times New Roman"/>
                <w:sz w:val="40"/>
                <w:szCs w:val="40"/>
              </w:rPr>
              <w:t>PREPOZNAVANJE TEKSTA RAČUNALNIM VIDOM</w:t>
            </w:r>
            <w:r w:rsidRPr="00395B9F">
              <w:rPr>
                <w:rFonts w:ascii="Times New Roman" w:hAnsi="Times New Roman" w:cs="Times New Roman"/>
                <w:sz w:val="40"/>
                <w:szCs w:val="40"/>
              </w:rPr>
              <w:fldChar w:fldCharType="begin"/>
            </w:r>
            <w:r w:rsidRPr="00395B9F">
              <w:rPr>
                <w:rFonts w:ascii="Times New Roman" w:hAnsi="Times New Roman" w:cs="Times New Roman"/>
                <w:sz w:val="40"/>
                <w:szCs w:val="40"/>
              </w:rPr>
              <w:instrText xml:space="preserve"> INFO  Title "NASLOV DIPLOMSKOG RADA"  \* MERGEFORMAT </w:instrText>
            </w:r>
            <w:r w:rsidR="005D28E5">
              <w:rPr>
                <w:rFonts w:ascii="Times New Roman" w:hAnsi="Times New Roman" w:cs="Times New Roman"/>
                <w:sz w:val="40"/>
                <w:szCs w:val="40"/>
              </w:rPr>
              <w:fldChar w:fldCharType="separate"/>
            </w:r>
            <w:r w:rsidRPr="00395B9F">
              <w:rPr>
                <w:rFonts w:ascii="Times New Roman" w:hAnsi="Times New Roman" w:cs="Times New Roman"/>
                <w:sz w:val="40"/>
                <w:szCs w:val="40"/>
              </w:rPr>
              <w:fldChar w:fldCharType="end"/>
            </w:r>
          </w:ins>
        </w:p>
        <w:p w14:paraId="6628FD93" w14:textId="77777777" w:rsidR="00093114" w:rsidRPr="00395B9F" w:rsidRDefault="00093114" w:rsidP="00093114">
          <w:pPr>
            <w:pStyle w:val="Ostalo"/>
            <w:jc w:val="center"/>
            <w:rPr>
              <w:ins w:id="23" w:author="Stjepan Salopek (ssalopek)" w:date="2021-09-09T14:11:00Z"/>
              <w:rFonts w:ascii="Times New Roman" w:hAnsi="Times New Roman" w:cs="Times New Roman"/>
            </w:rPr>
          </w:pPr>
          <w:ins w:id="24" w:author="Stjepan Salopek (ssalopek)" w:date="2021-09-09T14:11:00Z">
            <w:r w:rsidRPr="00395B9F">
              <w:rPr>
                <w:rFonts w:ascii="Times New Roman" w:hAnsi="Times New Roman" w:cs="Times New Roman"/>
                <w:b w:val="0"/>
              </w:rPr>
              <w:t>ZAVRŠNI RAD br. broj</w:t>
            </w:r>
          </w:ins>
        </w:p>
        <w:p w14:paraId="4D94D7E1" w14:textId="77777777" w:rsidR="00093114" w:rsidRPr="00395B9F" w:rsidRDefault="00093114" w:rsidP="00093114">
          <w:pPr>
            <w:pStyle w:val="4Tekst"/>
            <w:jc w:val="center"/>
            <w:rPr>
              <w:ins w:id="25" w:author="Stjepan Salopek (ssalopek)" w:date="2021-09-09T14:11:00Z"/>
              <w:rFonts w:cs="Times New Roman"/>
              <w:sz w:val="28"/>
              <w:szCs w:val="24"/>
            </w:rPr>
          </w:pPr>
        </w:p>
        <w:p w14:paraId="622AA6A8" w14:textId="77777777" w:rsidR="00093114" w:rsidRPr="00395B9F" w:rsidRDefault="00093114" w:rsidP="00093114">
          <w:pPr>
            <w:pStyle w:val="4Tekst"/>
            <w:rPr>
              <w:ins w:id="26" w:author="Stjepan Salopek (ssalopek)" w:date="2021-09-09T14:11:00Z"/>
              <w:rFonts w:cs="Times New Roman"/>
              <w:sz w:val="28"/>
              <w:szCs w:val="24"/>
            </w:rPr>
          </w:pPr>
        </w:p>
        <w:p w14:paraId="194865A8" w14:textId="77777777" w:rsidR="00093114" w:rsidRPr="00395B9F" w:rsidRDefault="00093114" w:rsidP="00093114">
          <w:pPr>
            <w:pStyle w:val="4Tekst"/>
            <w:rPr>
              <w:ins w:id="27" w:author="Stjepan Salopek (ssalopek)" w:date="2021-09-09T14:11:00Z"/>
              <w:rFonts w:cs="Times New Roman"/>
              <w:sz w:val="28"/>
              <w:szCs w:val="24"/>
            </w:rPr>
          </w:pPr>
        </w:p>
        <w:p w14:paraId="0970A3B8" w14:textId="77777777" w:rsidR="00093114" w:rsidRPr="00395B9F" w:rsidRDefault="00093114" w:rsidP="00093114">
          <w:pPr>
            <w:pStyle w:val="4Tekst"/>
            <w:rPr>
              <w:ins w:id="28" w:author="Stjepan Salopek (ssalopek)" w:date="2021-09-09T14:11:00Z"/>
              <w:rFonts w:cs="Times New Roman"/>
              <w:sz w:val="28"/>
              <w:szCs w:val="24"/>
            </w:rPr>
          </w:pPr>
        </w:p>
        <w:p w14:paraId="41457A79" w14:textId="77777777" w:rsidR="00093114" w:rsidRPr="00395B9F" w:rsidRDefault="00093114" w:rsidP="00093114">
          <w:pPr>
            <w:pStyle w:val="4Tekst"/>
            <w:rPr>
              <w:ins w:id="29" w:author="Stjepan Salopek (ssalopek)" w:date="2021-09-09T14:11:00Z"/>
              <w:rFonts w:cs="Times New Roman"/>
              <w:sz w:val="28"/>
              <w:szCs w:val="24"/>
            </w:rPr>
          </w:pPr>
        </w:p>
        <w:p w14:paraId="21784961" w14:textId="77777777" w:rsidR="00093114" w:rsidRPr="00395B9F" w:rsidRDefault="00093114" w:rsidP="00093114">
          <w:pPr>
            <w:pStyle w:val="4Tekst"/>
            <w:rPr>
              <w:ins w:id="30" w:author="Stjepan Salopek (ssalopek)" w:date="2021-09-09T14:11:00Z"/>
              <w:rFonts w:cs="Times New Roman"/>
              <w:sz w:val="28"/>
              <w:szCs w:val="24"/>
            </w:rPr>
          </w:pPr>
        </w:p>
        <w:p w14:paraId="1EA3C46A" w14:textId="77777777" w:rsidR="00093114" w:rsidRPr="00395B9F" w:rsidRDefault="00093114" w:rsidP="00093114">
          <w:pPr>
            <w:pStyle w:val="4Tekst"/>
            <w:rPr>
              <w:ins w:id="31" w:author="Stjepan Salopek (ssalopek)" w:date="2021-09-09T14:11:00Z"/>
              <w:rFonts w:cs="Times New Roman"/>
              <w:sz w:val="28"/>
              <w:szCs w:val="24"/>
            </w:rPr>
          </w:pPr>
        </w:p>
        <w:p w14:paraId="0BB2D680" w14:textId="77777777" w:rsidR="00093114" w:rsidRPr="00395B9F" w:rsidRDefault="00093114" w:rsidP="00093114">
          <w:pPr>
            <w:pStyle w:val="4Tekst"/>
            <w:rPr>
              <w:ins w:id="32" w:author="Stjepan Salopek (ssalopek)" w:date="2021-09-09T14:11:00Z"/>
              <w:rFonts w:cs="Times New Roman"/>
              <w:sz w:val="28"/>
              <w:szCs w:val="24"/>
            </w:rPr>
          </w:pPr>
        </w:p>
        <w:p w14:paraId="66DBA49F" w14:textId="77777777" w:rsidR="00093114" w:rsidRPr="00395B9F" w:rsidRDefault="00093114" w:rsidP="00093114">
          <w:pPr>
            <w:pStyle w:val="4Tekst"/>
            <w:rPr>
              <w:ins w:id="33" w:author="Stjepan Salopek (ssalopek)" w:date="2021-09-09T14:11:00Z"/>
              <w:rFonts w:cs="Times New Roman"/>
              <w:sz w:val="28"/>
              <w:szCs w:val="24"/>
            </w:rPr>
          </w:pPr>
        </w:p>
        <w:p w14:paraId="28AFD5B9" w14:textId="1164ECBB" w:rsidR="00093114" w:rsidRDefault="005D2825" w:rsidP="00093114">
          <w:pPr>
            <w:pStyle w:val="4Tekst"/>
            <w:jc w:val="center"/>
            <w:rPr>
              <w:ins w:id="34" w:author="Stjepan Salopek (ssalopek)" w:date="2021-09-09T15:16:00Z"/>
              <w:rFonts w:cs="Times New Roman"/>
              <w:sz w:val="28"/>
              <w:szCs w:val="24"/>
            </w:rPr>
          </w:pPr>
          <w:r>
            <w:rPr>
              <w:rFonts w:cs="Times New Roman"/>
              <w:sz w:val="28"/>
              <w:szCs w:val="24"/>
            </w:rPr>
            <w:t>Zagreb,</w:t>
          </w:r>
          <w:ins w:id="35" w:author="Stjepan Salopek (ssalopek)" w:date="2021-09-09T14:11:00Z">
            <w:r w:rsidR="00093114" w:rsidRPr="00395B9F">
              <w:rPr>
                <w:rFonts w:cs="Times New Roman"/>
                <w:sz w:val="28"/>
                <w:szCs w:val="24"/>
              </w:rPr>
              <w:t xml:space="preserve"> </w:t>
            </w:r>
          </w:ins>
          <w:r w:rsidR="00EE6722">
            <w:rPr>
              <w:rFonts w:cs="Times New Roman"/>
              <w:sz w:val="28"/>
              <w:szCs w:val="24"/>
            </w:rPr>
            <w:t>veljača</w:t>
          </w:r>
          <w:ins w:id="36" w:author="Stjepan Salopek (ssalopek)" w:date="2021-09-09T14:11:00Z">
            <w:r w:rsidR="00093114" w:rsidRPr="00395B9F">
              <w:rPr>
                <w:rFonts w:cs="Times New Roman"/>
                <w:sz w:val="28"/>
                <w:szCs w:val="24"/>
              </w:rPr>
              <w:t>, 202</w:t>
            </w:r>
          </w:ins>
          <w:r w:rsidR="00EE6722">
            <w:rPr>
              <w:rFonts w:cs="Times New Roman"/>
              <w:sz w:val="28"/>
              <w:szCs w:val="24"/>
            </w:rPr>
            <w:t>2</w:t>
          </w:r>
          <w:ins w:id="37" w:author="Stjepan Salopek (ssalopek)" w:date="2021-09-09T14:11:00Z">
            <w:r w:rsidR="00093114" w:rsidRPr="00395B9F">
              <w:rPr>
                <w:rFonts w:cs="Times New Roman"/>
                <w:sz w:val="28"/>
                <w:szCs w:val="24"/>
              </w:rPr>
              <w:t>.</w:t>
            </w:r>
          </w:ins>
        </w:p>
        <w:p w14:paraId="723BEE34" w14:textId="509C8478" w:rsidR="00C040F9" w:rsidRDefault="00C040F9" w:rsidP="00093114">
          <w:pPr>
            <w:pStyle w:val="4Tekst"/>
            <w:jc w:val="center"/>
            <w:rPr>
              <w:ins w:id="38" w:author="Stjepan Salopek (ssalopek)" w:date="2021-09-09T15:16:00Z"/>
              <w:rFonts w:cs="Times New Roman"/>
              <w:sz w:val="28"/>
              <w:szCs w:val="24"/>
            </w:rPr>
          </w:pPr>
        </w:p>
        <w:p w14:paraId="1F92D486" w14:textId="77777777" w:rsidR="00C040F9" w:rsidRDefault="00C040F9">
          <w:pPr>
            <w:rPr>
              <w:ins w:id="39" w:author="Stjepan Salopek (ssalopek)" w:date="2021-09-09T15:16:00Z"/>
              <w:rFonts w:ascii="Times New Roman" w:eastAsiaTheme="minorEastAsia" w:hAnsi="Times New Roman" w:cs="Times New Roman"/>
              <w:spacing w:val="15"/>
              <w:sz w:val="28"/>
              <w:szCs w:val="24"/>
            </w:rPr>
          </w:pPr>
          <w:ins w:id="40" w:author="Stjepan Salopek (ssalopek)" w:date="2021-09-09T15:16:00Z">
            <w:r>
              <w:rPr>
                <w:rFonts w:cs="Times New Roman"/>
                <w:sz w:val="28"/>
                <w:szCs w:val="24"/>
              </w:rPr>
              <w:br w:type="page"/>
            </w:r>
          </w:ins>
        </w:p>
        <w:p w14:paraId="406728FF" w14:textId="5B769682" w:rsidR="00C040F9" w:rsidRPr="00395B9F" w:rsidDel="00C040F9" w:rsidRDefault="00C040F9">
          <w:pPr>
            <w:pStyle w:val="4Tekst"/>
            <w:jc w:val="left"/>
            <w:rPr>
              <w:del w:id="41" w:author="Stjepan Salopek (ssalopek)" w:date="2021-09-09T15:16:00Z"/>
              <w:rFonts w:cs="Times New Roman"/>
              <w:sz w:val="28"/>
              <w:szCs w:val="24"/>
            </w:rPr>
            <w:pPrChange w:id="42" w:author="Stjepan Salopek (ssalopek)" w:date="2021-09-09T15:16:00Z">
              <w:pPr>
                <w:pStyle w:val="4Tekst"/>
                <w:jc w:val="center"/>
              </w:pPr>
            </w:pPrChange>
          </w:pPr>
        </w:p>
        <w:p w14:paraId="70070276" w14:textId="401E8B6C" w:rsidR="00BF7FEE" w:rsidRPr="005C0BCE" w:rsidRDefault="00BF7FEE" w:rsidP="005C0BCE">
          <w:pPr>
            <w:pStyle w:val="1Naslov"/>
            <w:rPr>
              <w:rFonts w:eastAsiaTheme="minorEastAsia"/>
              <w:spacing w:val="15"/>
              <w:szCs w:val="24"/>
            </w:rPr>
          </w:pPr>
          <w:bookmarkStart w:id="43" w:name="_Toc96010211"/>
          <w:r>
            <w:rPr>
              <w:rFonts w:eastAsiaTheme="minorEastAsia"/>
            </w:rPr>
            <w:t>Sažetak</w:t>
          </w:r>
        </w:p>
      </w:sdtContent>
    </w:sdt>
    <w:bookmarkEnd w:id="43" w:displacedByCustomXml="prev"/>
    <w:p w14:paraId="7275F35D" w14:textId="319243DE" w:rsidR="006D5D87" w:rsidRDefault="00BF7FEE" w:rsidP="00BF5C87">
      <w:pPr>
        <w:pStyle w:val="4Tekst"/>
      </w:pPr>
      <w:r>
        <w:t>Seminarski</w:t>
      </w:r>
      <w:r w:rsidR="00A93C69">
        <w:t xml:space="preserve"> rad metodološki će prikazati izradu aplikacije prepoznavanja teksta računalnim vidom.</w:t>
      </w:r>
      <w:r w:rsidR="000E7388">
        <w:t xml:space="preserve"> Pojam računalnog vida obradit će se kroz tehnologiju umjetne inteligencije prolaskom kroz potencijal područja te tržišnu vrijednost. </w:t>
      </w:r>
      <w:r w:rsidR="00DC0971">
        <w:t>Ob</w:t>
      </w:r>
      <w:r w:rsidR="007A77E3">
        <w:t>radit će se teorija vezana za kreiranje aplikacije strojnog učenja</w:t>
      </w:r>
      <w:r w:rsidR="00A65C8B">
        <w:t xml:space="preserve"> i</w:t>
      </w:r>
      <w:r w:rsidR="007A77E3">
        <w:t xml:space="preserve"> navesti primjeri iz suvremenog svijeta u kojima se ono može koristiti</w:t>
      </w:r>
      <w:r w:rsidR="00A65C8B">
        <w:t>.</w:t>
      </w:r>
    </w:p>
    <w:p w14:paraId="6A5D837C" w14:textId="14D9C9A7" w:rsidR="00BF7FEE" w:rsidRPr="00395B9F" w:rsidRDefault="00A44A48" w:rsidP="00BF5C87">
      <w:pPr>
        <w:pStyle w:val="4Tekst"/>
        <w:rPr>
          <w:lang w:val="en-US"/>
        </w:rPr>
      </w:pPr>
      <w:r>
        <w:t xml:space="preserve">Nadalje, ukratko će se opisati razne tehnologije koje služe u izradi projekata strojnog učenja, a </w:t>
      </w:r>
      <w:r w:rsidRPr="00A44A48">
        <w:t>detaljnije obrazložiti odabrane.</w:t>
      </w:r>
      <w:r>
        <w:t xml:space="preserve"> Završni dio rada navedeno znanje prikazat će u implementaciji programskog kôda</w:t>
      </w:r>
      <w:r w:rsidR="00F3286D">
        <w:t xml:space="preserve"> i analizi konačnih rezultata točnosti.</w:t>
      </w:r>
    </w:p>
    <w:p w14:paraId="2EB5C2E2" w14:textId="0EC161E2" w:rsidR="003E501A" w:rsidRDefault="003E501A" w:rsidP="00BF7FEE">
      <w:pPr>
        <w:pStyle w:val="4Tekst"/>
      </w:pPr>
      <w:r>
        <w:t xml:space="preserve">Ključne riječi: strojno učenje, </w:t>
      </w:r>
      <w:r w:rsidR="007925D5">
        <w:t>neuronske mreže</w:t>
      </w:r>
      <w:r>
        <w:t>,</w:t>
      </w:r>
      <w:r w:rsidR="006D0764">
        <w:t xml:space="preserve"> prepoznavanje teksta</w:t>
      </w:r>
    </w:p>
    <w:p w14:paraId="515CADE3" w14:textId="6B87B414" w:rsidR="00900CE7" w:rsidRDefault="00900CE7">
      <w:pPr>
        <w:rPr>
          <w:rFonts w:ascii="Times New Roman" w:eastAsiaTheme="minorEastAsia" w:hAnsi="Times New Roman"/>
          <w:spacing w:val="15"/>
          <w:sz w:val="24"/>
        </w:rPr>
      </w:pPr>
      <w:r>
        <w:br w:type="page"/>
      </w:r>
    </w:p>
    <w:bookmarkStart w:id="44" w:name="_Toc96010212" w:displacedByCustomXml="next"/>
    <w:sdt>
      <w:sdtPr>
        <w:rPr>
          <w:rFonts w:asciiTheme="minorHAnsi" w:eastAsiaTheme="minorHAnsi" w:hAnsiTheme="minorHAnsi" w:cstheme="minorBidi"/>
          <w:sz w:val="22"/>
          <w:szCs w:val="22"/>
        </w:rPr>
        <w:id w:val="1264108813"/>
        <w:docPartObj>
          <w:docPartGallery w:val="Table of Contents"/>
          <w:docPartUnique/>
        </w:docPartObj>
      </w:sdtPr>
      <w:sdtEndPr>
        <w:rPr>
          <w:rFonts w:ascii="Times New Roman" w:eastAsiaTheme="majorEastAsia" w:hAnsi="Times New Roman" w:cs="Times New Roman"/>
          <w:b/>
          <w:bCs/>
          <w:sz w:val="24"/>
          <w:szCs w:val="24"/>
        </w:rPr>
      </w:sdtEndPr>
      <w:sdtContent>
        <w:p w14:paraId="21AE1E4E" w14:textId="2080DD07" w:rsidR="005A2760" w:rsidRDefault="00E82A48" w:rsidP="00E82A48">
          <w:pPr>
            <w:pStyle w:val="1Naslov"/>
          </w:pPr>
          <w:r w:rsidRPr="00E82A48">
            <w:t>SADRŽAJ</w:t>
          </w:r>
          <w:bookmarkEnd w:id="44"/>
          <w:r w:rsidR="003B4604">
            <w:tab/>
          </w:r>
        </w:p>
        <w:p w14:paraId="47CEE7A6" w14:textId="34C3D64B" w:rsidR="00CE6019" w:rsidRPr="00CE6019" w:rsidRDefault="005A2760" w:rsidP="00CE6019">
          <w:pPr>
            <w:pStyle w:val="TOC1"/>
            <w:spacing w:line="360" w:lineRule="auto"/>
            <w:rPr>
              <w:rFonts w:ascii="Times New Roman" w:eastAsiaTheme="minorEastAsia" w:hAnsi="Times New Roman" w:cs="Times New Roman"/>
              <w:noProof/>
              <w:sz w:val="24"/>
              <w:szCs w:val="24"/>
              <w:lang w:val="en-US"/>
            </w:rPr>
          </w:pPr>
          <w:r w:rsidRPr="00B5391C">
            <w:rPr>
              <w:rFonts w:ascii="Times New Roman" w:hAnsi="Times New Roman" w:cs="Times New Roman"/>
              <w:sz w:val="24"/>
              <w:szCs w:val="24"/>
            </w:rPr>
            <w:fldChar w:fldCharType="begin"/>
          </w:r>
          <w:r w:rsidRPr="00B5391C">
            <w:rPr>
              <w:rFonts w:ascii="Times New Roman" w:hAnsi="Times New Roman" w:cs="Times New Roman"/>
              <w:sz w:val="24"/>
              <w:szCs w:val="24"/>
            </w:rPr>
            <w:instrText xml:space="preserve"> TOC \o "1-3" \h \z \u </w:instrText>
          </w:r>
          <w:r w:rsidRPr="00B5391C">
            <w:rPr>
              <w:rFonts w:ascii="Times New Roman" w:hAnsi="Times New Roman" w:cs="Times New Roman"/>
              <w:sz w:val="24"/>
              <w:szCs w:val="24"/>
            </w:rPr>
            <w:fldChar w:fldCharType="separate"/>
          </w:r>
          <w:hyperlink w:anchor="_Toc96010211" w:history="1">
            <w:r w:rsidR="00CE6019" w:rsidRPr="00CE6019">
              <w:rPr>
                <w:rStyle w:val="Hyperlink"/>
                <w:rFonts w:ascii="Times New Roman" w:hAnsi="Times New Roman" w:cs="Times New Roman"/>
                <w:noProof/>
                <w:sz w:val="24"/>
                <w:szCs w:val="24"/>
              </w:rPr>
              <w:t>Sažetak</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_Toc96010211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w:t>
            </w:r>
            <w:r w:rsidR="00CE6019" w:rsidRPr="00CE6019">
              <w:rPr>
                <w:rFonts w:ascii="Times New Roman" w:hAnsi="Times New Roman" w:cs="Times New Roman"/>
                <w:noProof/>
                <w:webHidden/>
                <w:sz w:val="24"/>
                <w:szCs w:val="24"/>
              </w:rPr>
              <w:fldChar w:fldCharType="end"/>
            </w:r>
          </w:hyperlink>
        </w:p>
        <w:p w14:paraId="6799AAE9" w14:textId="3F040B38" w:rsidR="00CE6019" w:rsidRPr="00CE6019" w:rsidRDefault="005D28E5" w:rsidP="00CE6019">
          <w:pPr>
            <w:pStyle w:val="TOC1"/>
            <w:spacing w:line="360" w:lineRule="auto"/>
            <w:rPr>
              <w:rFonts w:ascii="Times New Roman" w:eastAsiaTheme="minorEastAsia" w:hAnsi="Times New Roman" w:cs="Times New Roman"/>
              <w:noProof/>
              <w:sz w:val="24"/>
              <w:szCs w:val="24"/>
              <w:lang w:val="en-US"/>
            </w:rPr>
          </w:pPr>
          <w:hyperlink w:anchor="_Toc96010212" w:history="1">
            <w:r w:rsidR="00CE6019" w:rsidRPr="00CE6019">
              <w:rPr>
                <w:rStyle w:val="Hyperlink"/>
                <w:rFonts w:ascii="Times New Roman" w:hAnsi="Times New Roman" w:cs="Times New Roman"/>
                <w:noProof/>
                <w:sz w:val="24"/>
                <w:szCs w:val="24"/>
              </w:rPr>
              <w:t>SADRŽAJ</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_Toc96010212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4</w:t>
            </w:r>
            <w:r w:rsidR="00CE6019" w:rsidRPr="00CE6019">
              <w:rPr>
                <w:rFonts w:ascii="Times New Roman" w:hAnsi="Times New Roman" w:cs="Times New Roman"/>
                <w:noProof/>
                <w:webHidden/>
                <w:sz w:val="24"/>
                <w:szCs w:val="24"/>
              </w:rPr>
              <w:fldChar w:fldCharType="end"/>
            </w:r>
          </w:hyperlink>
        </w:p>
        <w:p w14:paraId="0D3EA429" w14:textId="2BDFADAF" w:rsidR="00CE6019" w:rsidRPr="00CE6019" w:rsidRDefault="005D28E5" w:rsidP="00CE6019">
          <w:pPr>
            <w:pStyle w:val="TOC1"/>
            <w:spacing w:line="360" w:lineRule="auto"/>
            <w:rPr>
              <w:rFonts w:ascii="Times New Roman" w:eastAsiaTheme="minorEastAsia" w:hAnsi="Times New Roman" w:cs="Times New Roman"/>
              <w:noProof/>
              <w:sz w:val="24"/>
              <w:szCs w:val="24"/>
              <w:lang w:val="en-US"/>
            </w:rPr>
          </w:pPr>
          <w:hyperlink w:anchor="_Toc96010213" w:history="1">
            <w:r w:rsidR="00CE6019" w:rsidRPr="00CE6019">
              <w:rPr>
                <w:rStyle w:val="Hyperlink"/>
                <w:rFonts w:ascii="Times New Roman" w:hAnsi="Times New Roman" w:cs="Times New Roman"/>
                <w:noProof/>
                <w:sz w:val="24"/>
                <w:szCs w:val="24"/>
              </w:rPr>
              <w:t>Popis tablica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_Toc96010213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5</w:t>
            </w:r>
            <w:r w:rsidR="00CE6019" w:rsidRPr="00CE6019">
              <w:rPr>
                <w:rFonts w:ascii="Times New Roman" w:hAnsi="Times New Roman" w:cs="Times New Roman"/>
                <w:noProof/>
                <w:webHidden/>
                <w:sz w:val="24"/>
                <w:szCs w:val="24"/>
              </w:rPr>
              <w:fldChar w:fldCharType="end"/>
            </w:r>
          </w:hyperlink>
        </w:p>
        <w:p w14:paraId="372C6182" w14:textId="3CDA52FD" w:rsidR="00CE6019" w:rsidRPr="00CE6019" w:rsidRDefault="005D28E5" w:rsidP="00CE6019">
          <w:pPr>
            <w:pStyle w:val="TOC1"/>
            <w:spacing w:line="360" w:lineRule="auto"/>
            <w:rPr>
              <w:rFonts w:ascii="Times New Roman" w:eastAsiaTheme="minorEastAsia" w:hAnsi="Times New Roman" w:cs="Times New Roman"/>
              <w:noProof/>
              <w:sz w:val="24"/>
              <w:szCs w:val="24"/>
              <w:lang w:val="en-US"/>
            </w:rPr>
          </w:pPr>
          <w:hyperlink w:anchor="_Toc96010214" w:history="1">
            <w:r w:rsidR="00CE6019" w:rsidRPr="00CE6019">
              <w:rPr>
                <w:rStyle w:val="Hyperlink"/>
                <w:rFonts w:ascii="Times New Roman" w:hAnsi="Times New Roman" w:cs="Times New Roman"/>
                <w:noProof/>
                <w:sz w:val="24"/>
                <w:szCs w:val="24"/>
              </w:rPr>
              <w:t>Popis slika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_Toc96010214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7</w:t>
            </w:r>
            <w:r w:rsidR="00CE6019" w:rsidRPr="00CE6019">
              <w:rPr>
                <w:rFonts w:ascii="Times New Roman" w:hAnsi="Times New Roman" w:cs="Times New Roman"/>
                <w:noProof/>
                <w:webHidden/>
                <w:sz w:val="24"/>
                <w:szCs w:val="24"/>
              </w:rPr>
              <w:fldChar w:fldCharType="end"/>
            </w:r>
          </w:hyperlink>
        </w:p>
        <w:p w14:paraId="3CA57CF0" w14:textId="676AEEF5" w:rsidR="00CE6019" w:rsidRPr="00CE6019" w:rsidRDefault="005D28E5" w:rsidP="00CE6019">
          <w:pPr>
            <w:pStyle w:val="TOC1"/>
            <w:spacing w:line="360" w:lineRule="auto"/>
            <w:rPr>
              <w:rFonts w:ascii="Times New Roman" w:eastAsiaTheme="minorEastAsia" w:hAnsi="Times New Roman" w:cs="Times New Roman"/>
              <w:noProof/>
              <w:sz w:val="24"/>
              <w:szCs w:val="24"/>
              <w:lang w:val="en-US"/>
            </w:rPr>
          </w:pPr>
          <w:hyperlink w:anchor="_Toc96010215" w:history="1">
            <w:r w:rsidR="00CE6019" w:rsidRPr="00CE6019">
              <w:rPr>
                <w:rStyle w:val="Hyperlink"/>
                <w:rFonts w:ascii="Times New Roman" w:hAnsi="Times New Roman" w:cs="Times New Roman"/>
                <w:noProof/>
                <w:sz w:val="24"/>
                <w:szCs w:val="24"/>
              </w:rPr>
              <w:t>Popis prikaza programskog kôda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_Toc96010215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8</w:t>
            </w:r>
            <w:r w:rsidR="00CE6019" w:rsidRPr="00CE6019">
              <w:rPr>
                <w:rFonts w:ascii="Times New Roman" w:hAnsi="Times New Roman" w:cs="Times New Roman"/>
                <w:noProof/>
                <w:webHidden/>
                <w:sz w:val="24"/>
                <w:szCs w:val="24"/>
              </w:rPr>
              <w:fldChar w:fldCharType="end"/>
            </w:r>
          </w:hyperlink>
        </w:p>
        <w:p w14:paraId="33B6CC52" w14:textId="3C042C7E" w:rsidR="00CE6019" w:rsidRPr="00CE6019" w:rsidRDefault="005D28E5" w:rsidP="00CE6019">
          <w:pPr>
            <w:pStyle w:val="TOC1"/>
            <w:spacing w:line="360" w:lineRule="auto"/>
            <w:rPr>
              <w:rFonts w:ascii="Times New Roman" w:eastAsiaTheme="minorEastAsia" w:hAnsi="Times New Roman" w:cs="Times New Roman"/>
              <w:noProof/>
              <w:sz w:val="24"/>
              <w:szCs w:val="24"/>
              <w:lang w:val="en-US"/>
            </w:rPr>
          </w:pPr>
          <w:hyperlink w:anchor="_Toc96010216" w:history="1">
            <w:r w:rsidR="00CE6019" w:rsidRPr="00CE6019">
              <w:rPr>
                <w:rStyle w:val="Hyperlink"/>
                <w:rFonts w:ascii="Times New Roman" w:hAnsi="Times New Roman" w:cs="Times New Roman"/>
                <w:noProof/>
                <w:sz w:val="24"/>
                <w:szCs w:val="24"/>
              </w:rPr>
              <w:t>1. UVOD</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_Toc96010216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9</w:t>
            </w:r>
            <w:r w:rsidR="00CE6019" w:rsidRPr="00CE6019">
              <w:rPr>
                <w:rFonts w:ascii="Times New Roman" w:hAnsi="Times New Roman" w:cs="Times New Roman"/>
                <w:noProof/>
                <w:webHidden/>
                <w:sz w:val="24"/>
                <w:szCs w:val="24"/>
              </w:rPr>
              <w:fldChar w:fldCharType="end"/>
            </w:r>
          </w:hyperlink>
        </w:p>
        <w:p w14:paraId="06C9240F" w14:textId="3989ADA7" w:rsidR="00CE6019" w:rsidRPr="00CE6019" w:rsidRDefault="005D28E5" w:rsidP="00CE6019">
          <w:pPr>
            <w:pStyle w:val="TOC1"/>
            <w:spacing w:line="360" w:lineRule="auto"/>
            <w:rPr>
              <w:rFonts w:ascii="Times New Roman" w:eastAsiaTheme="minorEastAsia" w:hAnsi="Times New Roman" w:cs="Times New Roman"/>
              <w:noProof/>
              <w:sz w:val="24"/>
              <w:szCs w:val="24"/>
              <w:lang w:val="en-US"/>
            </w:rPr>
          </w:pPr>
          <w:hyperlink w:anchor="_Toc96010217" w:history="1">
            <w:r w:rsidR="00CE6019" w:rsidRPr="00CE6019">
              <w:rPr>
                <w:rStyle w:val="Hyperlink"/>
                <w:rFonts w:ascii="Times New Roman" w:hAnsi="Times New Roman" w:cs="Times New Roman"/>
                <w:noProof/>
                <w:sz w:val="24"/>
                <w:szCs w:val="24"/>
              </w:rPr>
              <w:t>2. O UMJETNOJ INTELIGENCIJI</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_Toc96010217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10</w:t>
            </w:r>
            <w:r w:rsidR="00CE6019" w:rsidRPr="00CE6019">
              <w:rPr>
                <w:rFonts w:ascii="Times New Roman" w:hAnsi="Times New Roman" w:cs="Times New Roman"/>
                <w:noProof/>
                <w:webHidden/>
                <w:sz w:val="24"/>
                <w:szCs w:val="24"/>
              </w:rPr>
              <w:fldChar w:fldCharType="end"/>
            </w:r>
          </w:hyperlink>
        </w:p>
        <w:p w14:paraId="6D7904C0" w14:textId="573686E8"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18" w:history="1">
            <w:r w:rsidR="00CE6019" w:rsidRPr="00CE6019">
              <w:rPr>
                <w:rStyle w:val="Hyperlink"/>
                <w:rFonts w:ascii="Times New Roman" w:hAnsi="Times New Roman" w:cs="Times New Roman"/>
                <w:noProof/>
                <w:sz w:val="24"/>
                <w:szCs w:val="24"/>
              </w:rPr>
              <w:t>2.1. Osnovne definicije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_Toc96010218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10</w:t>
            </w:r>
            <w:r w:rsidR="00CE6019" w:rsidRPr="00CE6019">
              <w:rPr>
                <w:rFonts w:ascii="Times New Roman" w:hAnsi="Times New Roman" w:cs="Times New Roman"/>
                <w:noProof/>
                <w:webHidden/>
                <w:sz w:val="24"/>
                <w:szCs w:val="24"/>
              </w:rPr>
              <w:fldChar w:fldCharType="end"/>
            </w:r>
          </w:hyperlink>
        </w:p>
        <w:p w14:paraId="56B82785" w14:textId="6A4FE0CA"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19" w:history="1">
            <w:r w:rsidR="00CE6019" w:rsidRPr="00CE6019">
              <w:rPr>
                <w:rStyle w:val="Hyperlink"/>
                <w:rFonts w:ascii="Times New Roman" w:hAnsi="Times New Roman" w:cs="Times New Roman"/>
                <w:noProof/>
                <w:sz w:val="24"/>
                <w:szCs w:val="24"/>
              </w:rPr>
              <w:t>2.2. Strojno učenje na tržištu</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_Toc96010219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10</w:t>
            </w:r>
            <w:r w:rsidR="00CE6019" w:rsidRPr="00CE6019">
              <w:rPr>
                <w:rFonts w:ascii="Times New Roman" w:hAnsi="Times New Roman" w:cs="Times New Roman"/>
                <w:noProof/>
                <w:webHidden/>
                <w:sz w:val="24"/>
                <w:szCs w:val="24"/>
              </w:rPr>
              <w:fldChar w:fldCharType="end"/>
            </w:r>
          </w:hyperlink>
        </w:p>
        <w:p w14:paraId="71D0F733" w14:textId="4343DCC7"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20" w:history="1">
            <w:r w:rsidR="00CE6019" w:rsidRPr="00CE6019">
              <w:rPr>
                <w:rStyle w:val="Hyperlink"/>
                <w:rFonts w:ascii="Times New Roman" w:hAnsi="Times New Roman" w:cs="Times New Roman"/>
                <w:noProof/>
                <w:sz w:val="24"/>
                <w:szCs w:val="24"/>
              </w:rPr>
              <w:t>2.3. Potreba za strojnim učenjem</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_Toc96010220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12</w:t>
            </w:r>
            <w:r w:rsidR="00CE6019" w:rsidRPr="00CE6019">
              <w:rPr>
                <w:rFonts w:ascii="Times New Roman" w:hAnsi="Times New Roman" w:cs="Times New Roman"/>
                <w:noProof/>
                <w:webHidden/>
                <w:sz w:val="24"/>
                <w:szCs w:val="24"/>
              </w:rPr>
              <w:fldChar w:fldCharType="end"/>
            </w:r>
          </w:hyperlink>
        </w:p>
        <w:p w14:paraId="78A85037" w14:textId="707F4C60"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21" w:history="1">
            <w:r w:rsidR="00CE6019" w:rsidRPr="00CE6019">
              <w:rPr>
                <w:rStyle w:val="Hyperlink"/>
                <w:rFonts w:ascii="Times New Roman" w:hAnsi="Times New Roman" w:cs="Times New Roman"/>
                <w:noProof/>
                <w:sz w:val="24"/>
                <w:szCs w:val="24"/>
              </w:rPr>
              <w:t>2.4. Implementacija strojnog učenja neuronskim mrežama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_Toc96010221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13</w:t>
            </w:r>
            <w:r w:rsidR="00CE6019" w:rsidRPr="00CE6019">
              <w:rPr>
                <w:rFonts w:ascii="Times New Roman" w:hAnsi="Times New Roman" w:cs="Times New Roman"/>
                <w:noProof/>
                <w:webHidden/>
                <w:sz w:val="24"/>
                <w:szCs w:val="24"/>
              </w:rPr>
              <w:fldChar w:fldCharType="end"/>
            </w:r>
          </w:hyperlink>
        </w:p>
        <w:p w14:paraId="6C1A5560" w14:textId="5BE2E240"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22" w:history="1">
            <w:r w:rsidR="00CE6019" w:rsidRPr="00CE6019">
              <w:rPr>
                <w:rStyle w:val="Hyperlink"/>
                <w:rFonts w:ascii="Times New Roman" w:hAnsi="Times New Roman" w:cs="Times New Roman"/>
                <w:noProof/>
                <w:sz w:val="24"/>
                <w:szCs w:val="24"/>
              </w:rPr>
              <w:t>2.5. Vrste neuronskih mreža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_Toc96010222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15</w:t>
            </w:r>
            <w:r w:rsidR="00CE6019" w:rsidRPr="00CE6019">
              <w:rPr>
                <w:rFonts w:ascii="Times New Roman" w:hAnsi="Times New Roman" w:cs="Times New Roman"/>
                <w:noProof/>
                <w:webHidden/>
                <w:sz w:val="24"/>
                <w:szCs w:val="24"/>
              </w:rPr>
              <w:fldChar w:fldCharType="end"/>
            </w:r>
          </w:hyperlink>
        </w:p>
        <w:p w14:paraId="494A2668" w14:textId="36850175"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23" w:history="1">
            <w:r w:rsidR="00CE6019" w:rsidRPr="00CE6019">
              <w:rPr>
                <w:rStyle w:val="Hyperlink"/>
                <w:rFonts w:ascii="Times New Roman" w:hAnsi="Times New Roman" w:cs="Times New Roman"/>
                <w:noProof/>
                <w:sz w:val="24"/>
                <w:szCs w:val="24"/>
              </w:rPr>
              <w:t>2.6. Primjeri iz prakse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_Toc96010223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17</w:t>
            </w:r>
            <w:r w:rsidR="00CE6019" w:rsidRPr="00CE6019">
              <w:rPr>
                <w:rFonts w:ascii="Times New Roman" w:hAnsi="Times New Roman" w:cs="Times New Roman"/>
                <w:noProof/>
                <w:webHidden/>
                <w:sz w:val="24"/>
                <w:szCs w:val="24"/>
              </w:rPr>
              <w:fldChar w:fldCharType="end"/>
            </w:r>
          </w:hyperlink>
        </w:p>
        <w:p w14:paraId="3CB0383A" w14:textId="22F15600" w:rsidR="00CE6019" w:rsidRPr="00CE6019" w:rsidRDefault="005D28E5" w:rsidP="00CE6019">
          <w:pPr>
            <w:pStyle w:val="TOC1"/>
            <w:spacing w:line="360" w:lineRule="auto"/>
            <w:rPr>
              <w:rFonts w:ascii="Times New Roman" w:eastAsiaTheme="minorEastAsia" w:hAnsi="Times New Roman" w:cs="Times New Roman"/>
              <w:noProof/>
              <w:sz w:val="24"/>
              <w:szCs w:val="24"/>
              <w:lang w:val="en-US"/>
            </w:rPr>
          </w:pPr>
          <w:hyperlink w:anchor="_Toc96010224" w:history="1">
            <w:r w:rsidR="00CE6019" w:rsidRPr="00CE6019">
              <w:rPr>
                <w:rStyle w:val="Hyperlink"/>
                <w:rFonts w:ascii="Times New Roman" w:hAnsi="Times New Roman" w:cs="Times New Roman"/>
                <w:noProof/>
                <w:sz w:val="24"/>
                <w:szCs w:val="24"/>
              </w:rPr>
              <w:t>3. STVARANJE APLIKACIJE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_Toc96010224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19</w:t>
            </w:r>
            <w:r w:rsidR="00CE6019" w:rsidRPr="00CE6019">
              <w:rPr>
                <w:rFonts w:ascii="Times New Roman" w:hAnsi="Times New Roman" w:cs="Times New Roman"/>
                <w:noProof/>
                <w:webHidden/>
                <w:sz w:val="24"/>
                <w:szCs w:val="24"/>
              </w:rPr>
              <w:fldChar w:fldCharType="end"/>
            </w:r>
          </w:hyperlink>
        </w:p>
        <w:p w14:paraId="4F69D7BF" w14:textId="40047CC5"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25" w:history="1">
            <w:r w:rsidR="00CE6019" w:rsidRPr="00CE6019">
              <w:rPr>
                <w:rStyle w:val="Hyperlink"/>
                <w:rFonts w:ascii="Times New Roman" w:hAnsi="Times New Roman" w:cs="Times New Roman"/>
                <w:noProof/>
                <w:sz w:val="24"/>
                <w:szCs w:val="24"/>
              </w:rPr>
              <w:t>3.1. Odabir tehnologija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_Toc96010225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19</w:t>
            </w:r>
            <w:r w:rsidR="00CE6019" w:rsidRPr="00CE6019">
              <w:rPr>
                <w:rFonts w:ascii="Times New Roman" w:hAnsi="Times New Roman" w:cs="Times New Roman"/>
                <w:noProof/>
                <w:webHidden/>
                <w:sz w:val="24"/>
                <w:szCs w:val="24"/>
              </w:rPr>
              <w:fldChar w:fldCharType="end"/>
            </w:r>
          </w:hyperlink>
        </w:p>
        <w:p w14:paraId="2A868996" w14:textId="4FCCA183" w:rsidR="00CE6019" w:rsidRPr="00CE6019" w:rsidRDefault="005D28E5" w:rsidP="00CE6019">
          <w:pPr>
            <w:pStyle w:val="TOC3"/>
            <w:rPr>
              <w:rFonts w:ascii="Times New Roman" w:eastAsiaTheme="minorEastAsia" w:hAnsi="Times New Roman" w:cs="Times New Roman"/>
              <w:noProof/>
              <w:sz w:val="24"/>
              <w:szCs w:val="24"/>
              <w:lang w:val="en-US"/>
            </w:rPr>
          </w:pPr>
          <w:hyperlink w:anchor="_Toc96010226" w:history="1">
            <w:r w:rsidR="00CE6019" w:rsidRPr="00CE6019">
              <w:rPr>
                <w:rStyle w:val="Hyperlink"/>
                <w:rFonts w:ascii="Times New Roman" w:hAnsi="Times New Roman" w:cs="Times New Roman"/>
                <w:noProof/>
                <w:sz w:val="24"/>
                <w:szCs w:val="24"/>
              </w:rPr>
              <w:t>3.1.1. Python programski jezik</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_Toc96010226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19</w:t>
            </w:r>
            <w:r w:rsidR="00CE6019" w:rsidRPr="00CE6019">
              <w:rPr>
                <w:rFonts w:ascii="Times New Roman" w:hAnsi="Times New Roman" w:cs="Times New Roman"/>
                <w:noProof/>
                <w:webHidden/>
                <w:sz w:val="24"/>
                <w:szCs w:val="24"/>
              </w:rPr>
              <w:fldChar w:fldCharType="end"/>
            </w:r>
          </w:hyperlink>
        </w:p>
        <w:p w14:paraId="0659191C" w14:textId="755BA004" w:rsidR="00CE6019" w:rsidRPr="00CE6019" w:rsidRDefault="005D28E5" w:rsidP="00CE6019">
          <w:pPr>
            <w:pStyle w:val="TOC3"/>
            <w:rPr>
              <w:rFonts w:ascii="Times New Roman" w:eastAsiaTheme="minorEastAsia" w:hAnsi="Times New Roman" w:cs="Times New Roman"/>
              <w:noProof/>
              <w:sz w:val="24"/>
              <w:szCs w:val="24"/>
              <w:lang w:val="en-US"/>
            </w:rPr>
          </w:pPr>
          <w:hyperlink w:anchor="_Toc96010227" w:history="1">
            <w:r w:rsidR="00CE6019" w:rsidRPr="00CE6019">
              <w:rPr>
                <w:rStyle w:val="Hyperlink"/>
                <w:rFonts w:ascii="Times New Roman" w:hAnsi="Times New Roman" w:cs="Times New Roman"/>
                <w:noProof/>
                <w:sz w:val="24"/>
                <w:szCs w:val="24"/>
              </w:rPr>
              <w:t>3.1.2. Jupyter Bilježnice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_Toc96010227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19</w:t>
            </w:r>
            <w:r w:rsidR="00CE6019" w:rsidRPr="00CE6019">
              <w:rPr>
                <w:rFonts w:ascii="Times New Roman" w:hAnsi="Times New Roman" w:cs="Times New Roman"/>
                <w:noProof/>
                <w:webHidden/>
                <w:sz w:val="24"/>
                <w:szCs w:val="24"/>
              </w:rPr>
              <w:fldChar w:fldCharType="end"/>
            </w:r>
          </w:hyperlink>
        </w:p>
        <w:p w14:paraId="232503F1" w14:textId="162A8B2D" w:rsidR="00CE6019" w:rsidRPr="00CE6019" w:rsidRDefault="005D28E5" w:rsidP="00CE6019">
          <w:pPr>
            <w:pStyle w:val="TOC3"/>
            <w:rPr>
              <w:rFonts w:ascii="Times New Roman" w:eastAsiaTheme="minorEastAsia" w:hAnsi="Times New Roman" w:cs="Times New Roman"/>
              <w:noProof/>
              <w:sz w:val="24"/>
              <w:szCs w:val="24"/>
              <w:lang w:val="en-US"/>
            </w:rPr>
          </w:pPr>
          <w:hyperlink w:anchor="_Toc96010228" w:history="1">
            <w:r w:rsidR="00CE6019" w:rsidRPr="00CE6019">
              <w:rPr>
                <w:rStyle w:val="Hyperlink"/>
                <w:rFonts w:ascii="Times New Roman" w:hAnsi="Times New Roman" w:cs="Times New Roman"/>
                <w:noProof/>
                <w:sz w:val="24"/>
                <w:szCs w:val="24"/>
              </w:rPr>
              <w:t>3.1.3. Colaboratory</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_Toc96010228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19</w:t>
            </w:r>
            <w:r w:rsidR="00CE6019" w:rsidRPr="00CE6019">
              <w:rPr>
                <w:rFonts w:ascii="Times New Roman" w:hAnsi="Times New Roman" w:cs="Times New Roman"/>
                <w:noProof/>
                <w:webHidden/>
                <w:sz w:val="24"/>
                <w:szCs w:val="24"/>
              </w:rPr>
              <w:fldChar w:fldCharType="end"/>
            </w:r>
          </w:hyperlink>
        </w:p>
        <w:p w14:paraId="5E14F3F0" w14:textId="4CB29356" w:rsidR="00CE6019" w:rsidRPr="00CE6019" w:rsidRDefault="005D28E5" w:rsidP="00CE6019">
          <w:pPr>
            <w:pStyle w:val="TOC3"/>
            <w:rPr>
              <w:rFonts w:ascii="Times New Roman" w:eastAsiaTheme="minorEastAsia" w:hAnsi="Times New Roman" w:cs="Times New Roman"/>
              <w:noProof/>
              <w:sz w:val="24"/>
              <w:szCs w:val="24"/>
              <w:lang w:val="en-US"/>
            </w:rPr>
          </w:pPr>
          <w:hyperlink w:anchor="_Toc96010229" w:history="1">
            <w:r w:rsidR="00CE6019" w:rsidRPr="00CE6019">
              <w:rPr>
                <w:rStyle w:val="Hyperlink"/>
                <w:rFonts w:ascii="Times New Roman" w:hAnsi="Times New Roman" w:cs="Times New Roman"/>
                <w:noProof/>
                <w:sz w:val="24"/>
                <w:szCs w:val="24"/>
              </w:rPr>
              <w:t>3.1.4. TensorFlow</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_Toc96010229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19</w:t>
            </w:r>
            <w:r w:rsidR="00CE6019" w:rsidRPr="00CE6019">
              <w:rPr>
                <w:rFonts w:ascii="Times New Roman" w:hAnsi="Times New Roman" w:cs="Times New Roman"/>
                <w:noProof/>
                <w:webHidden/>
                <w:sz w:val="24"/>
                <w:szCs w:val="24"/>
              </w:rPr>
              <w:fldChar w:fldCharType="end"/>
            </w:r>
          </w:hyperlink>
        </w:p>
        <w:p w14:paraId="64DF31A6" w14:textId="7DDF467E" w:rsidR="00CE6019" w:rsidRPr="00CE6019" w:rsidRDefault="005D28E5" w:rsidP="00CE6019">
          <w:pPr>
            <w:pStyle w:val="TOC3"/>
            <w:rPr>
              <w:rFonts w:ascii="Times New Roman" w:eastAsiaTheme="minorEastAsia" w:hAnsi="Times New Roman" w:cs="Times New Roman"/>
              <w:noProof/>
              <w:sz w:val="24"/>
              <w:szCs w:val="24"/>
              <w:lang w:val="en-US"/>
            </w:rPr>
          </w:pPr>
          <w:hyperlink w:anchor="_Toc96010230" w:history="1">
            <w:r w:rsidR="00CE6019" w:rsidRPr="00CE6019">
              <w:rPr>
                <w:rStyle w:val="Hyperlink"/>
                <w:rFonts w:ascii="Times New Roman" w:hAnsi="Times New Roman" w:cs="Times New Roman"/>
                <w:noProof/>
                <w:sz w:val="24"/>
                <w:szCs w:val="24"/>
              </w:rPr>
              <w:t>3.1.5. PyTorch</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_Toc96010230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20</w:t>
            </w:r>
            <w:r w:rsidR="00CE6019" w:rsidRPr="00CE6019">
              <w:rPr>
                <w:rFonts w:ascii="Times New Roman" w:hAnsi="Times New Roman" w:cs="Times New Roman"/>
                <w:noProof/>
                <w:webHidden/>
                <w:sz w:val="24"/>
                <w:szCs w:val="24"/>
              </w:rPr>
              <w:fldChar w:fldCharType="end"/>
            </w:r>
          </w:hyperlink>
        </w:p>
        <w:p w14:paraId="6180A9FC" w14:textId="7F3CA4D7"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31" w:history="1">
            <w:r w:rsidR="00CE6019" w:rsidRPr="00CE6019">
              <w:rPr>
                <w:rStyle w:val="Hyperlink"/>
                <w:rFonts w:ascii="Times New Roman" w:hAnsi="Times New Roman" w:cs="Times New Roman"/>
                <w:noProof/>
                <w:sz w:val="24"/>
                <w:szCs w:val="24"/>
              </w:rPr>
              <w:t>3.2. Teorija i funkcionalnosti potrebni za izradu</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_Toc96010231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21</w:t>
            </w:r>
            <w:r w:rsidR="00CE6019" w:rsidRPr="00CE6019">
              <w:rPr>
                <w:rFonts w:ascii="Times New Roman" w:hAnsi="Times New Roman" w:cs="Times New Roman"/>
                <w:noProof/>
                <w:webHidden/>
                <w:sz w:val="24"/>
                <w:szCs w:val="24"/>
              </w:rPr>
              <w:fldChar w:fldCharType="end"/>
            </w:r>
          </w:hyperlink>
        </w:p>
        <w:p w14:paraId="20060BFB" w14:textId="586AC858" w:rsidR="00CE6019" w:rsidRPr="00CE6019" w:rsidRDefault="005D28E5" w:rsidP="00CE6019">
          <w:pPr>
            <w:pStyle w:val="TOC3"/>
            <w:rPr>
              <w:rFonts w:ascii="Times New Roman" w:eastAsiaTheme="minorEastAsia" w:hAnsi="Times New Roman" w:cs="Times New Roman"/>
              <w:noProof/>
              <w:sz w:val="24"/>
              <w:szCs w:val="24"/>
              <w:lang w:val="en-US"/>
            </w:rPr>
          </w:pPr>
          <w:hyperlink w:anchor="_Toc96010232" w:history="1">
            <w:r w:rsidR="00CE6019" w:rsidRPr="00CE6019">
              <w:rPr>
                <w:rStyle w:val="Hyperlink"/>
                <w:rFonts w:ascii="Times New Roman" w:hAnsi="Times New Roman" w:cs="Times New Roman"/>
                <w:noProof/>
                <w:sz w:val="24"/>
                <w:szCs w:val="24"/>
              </w:rPr>
              <w:t>3.2.1. Tenzori</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_Toc96010232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21</w:t>
            </w:r>
            <w:r w:rsidR="00CE6019" w:rsidRPr="00CE6019">
              <w:rPr>
                <w:rFonts w:ascii="Times New Roman" w:hAnsi="Times New Roman" w:cs="Times New Roman"/>
                <w:noProof/>
                <w:webHidden/>
                <w:sz w:val="24"/>
                <w:szCs w:val="24"/>
              </w:rPr>
              <w:fldChar w:fldCharType="end"/>
            </w:r>
          </w:hyperlink>
        </w:p>
        <w:p w14:paraId="23065116" w14:textId="13697D64" w:rsidR="00CE6019" w:rsidRPr="00CE6019" w:rsidRDefault="005D28E5" w:rsidP="00CE6019">
          <w:pPr>
            <w:pStyle w:val="TOC3"/>
            <w:rPr>
              <w:rFonts w:ascii="Times New Roman" w:eastAsiaTheme="minorEastAsia" w:hAnsi="Times New Roman" w:cs="Times New Roman"/>
              <w:noProof/>
              <w:sz w:val="24"/>
              <w:szCs w:val="24"/>
              <w:lang w:val="en-US"/>
            </w:rPr>
          </w:pPr>
          <w:hyperlink w:anchor="_Toc96010233" w:history="1">
            <w:r w:rsidR="00CE6019" w:rsidRPr="00CE6019">
              <w:rPr>
                <w:rStyle w:val="Hyperlink"/>
                <w:rFonts w:ascii="Times New Roman" w:hAnsi="Times New Roman" w:cs="Times New Roman"/>
                <w:noProof/>
                <w:sz w:val="24"/>
                <w:szCs w:val="24"/>
              </w:rPr>
              <w:t>3.2.2. Uobičajena propagacija neuronske mreže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_Toc96010233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21</w:t>
            </w:r>
            <w:r w:rsidR="00CE6019" w:rsidRPr="00CE6019">
              <w:rPr>
                <w:rFonts w:ascii="Times New Roman" w:hAnsi="Times New Roman" w:cs="Times New Roman"/>
                <w:noProof/>
                <w:webHidden/>
                <w:sz w:val="24"/>
                <w:szCs w:val="24"/>
              </w:rPr>
              <w:fldChar w:fldCharType="end"/>
            </w:r>
          </w:hyperlink>
        </w:p>
        <w:p w14:paraId="4461759C" w14:textId="35984847" w:rsidR="00CE6019" w:rsidRPr="00CE6019" w:rsidRDefault="005D28E5" w:rsidP="00CE6019">
          <w:pPr>
            <w:pStyle w:val="TOC3"/>
            <w:rPr>
              <w:rFonts w:ascii="Times New Roman" w:eastAsiaTheme="minorEastAsia" w:hAnsi="Times New Roman" w:cs="Times New Roman"/>
              <w:noProof/>
              <w:sz w:val="24"/>
              <w:szCs w:val="24"/>
              <w:lang w:val="en-US"/>
            </w:rPr>
          </w:pPr>
          <w:hyperlink w:anchor="_Toc96010234" w:history="1">
            <w:r w:rsidR="00CE6019" w:rsidRPr="00CE6019">
              <w:rPr>
                <w:rStyle w:val="Hyperlink"/>
                <w:rFonts w:ascii="Times New Roman" w:hAnsi="Times New Roman" w:cs="Times New Roman"/>
                <w:noProof/>
                <w:sz w:val="24"/>
                <w:szCs w:val="24"/>
              </w:rPr>
              <w:t>3.2.3. Propagacija unazad</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_Toc96010234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22</w:t>
            </w:r>
            <w:r w:rsidR="00CE6019" w:rsidRPr="00CE6019">
              <w:rPr>
                <w:rFonts w:ascii="Times New Roman" w:hAnsi="Times New Roman" w:cs="Times New Roman"/>
                <w:noProof/>
                <w:webHidden/>
                <w:sz w:val="24"/>
                <w:szCs w:val="24"/>
              </w:rPr>
              <w:fldChar w:fldCharType="end"/>
            </w:r>
          </w:hyperlink>
        </w:p>
        <w:p w14:paraId="69E9B97C" w14:textId="18D13795" w:rsidR="00CE6019" w:rsidRPr="00CE6019" w:rsidRDefault="005D28E5" w:rsidP="00CE6019">
          <w:pPr>
            <w:pStyle w:val="TOC3"/>
            <w:rPr>
              <w:rFonts w:ascii="Times New Roman" w:eastAsiaTheme="minorEastAsia" w:hAnsi="Times New Roman" w:cs="Times New Roman"/>
              <w:noProof/>
              <w:sz w:val="24"/>
              <w:szCs w:val="24"/>
              <w:lang w:val="en-US"/>
            </w:rPr>
          </w:pPr>
          <w:hyperlink w:anchor="_Toc96010235" w:history="1">
            <w:r w:rsidR="00CE6019" w:rsidRPr="00CE6019">
              <w:rPr>
                <w:rStyle w:val="Hyperlink"/>
                <w:rFonts w:ascii="Times New Roman" w:hAnsi="Times New Roman" w:cs="Times New Roman"/>
                <w:noProof/>
                <w:sz w:val="24"/>
                <w:szCs w:val="24"/>
              </w:rPr>
              <w:t>3.2.4. Stvaranje klase za strojno učenje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_Toc96010235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24</w:t>
            </w:r>
            <w:r w:rsidR="00CE6019" w:rsidRPr="00CE6019">
              <w:rPr>
                <w:rFonts w:ascii="Times New Roman" w:hAnsi="Times New Roman" w:cs="Times New Roman"/>
                <w:noProof/>
                <w:webHidden/>
                <w:sz w:val="24"/>
                <w:szCs w:val="24"/>
              </w:rPr>
              <w:fldChar w:fldCharType="end"/>
            </w:r>
          </w:hyperlink>
        </w:p>
        <w:p w14:paraId="467DC5C1" w14:textId="43275356" w:rsidR="00CE6019" w:rsidRPr="00CE6019" w:rsidRDefault="005D28E5" w:rsidP="00CE6019">
          <w:pPr>
            <w:pStyle w:val="TOC3"/>
            <w:rPr>
              <w:rFonts w:ascii="Times New Roman" w:eastAsiaTheme="minorEastAsia" w:hAnsi="Times New Roman" w:cs="Times New Roman"/>
              <w:noProof/>
              <w:sz w:val="24"/>
              <w:szCs w:val="24"/>
              <w:lang w:val="en-US"/>
            </w:rPr>
          </w:pPr>
          <w:hyperlink w:anchor="_Toc96010236" w:history="1">
            <w:r w:rsidR="00CE6019" w:rsidRPr="00CE6019">
              <w:rPr>
                <w:rStyle w:val="Hyperlink"/>
                <w:rFonts w:ascii="Times New Roman" w:hAnsi="Times New Roman" w:cs="Times New Roman"/>
                <w:noProof/>
                <w:sz w:val="24"/>
                <w:szCs w:val="24"/>
              </w:rPr>
              <w:t>3.2.5. Implementiranje klase za strojno učenje u Pythonu</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_Toc96010236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25</w:t>
            </w:r>
            <w:r w:rsidR="00CE6019" w:rsidRPr="00CE6019">
              <w:rPr>
                <w:rFonts w:ascii="Times New Roman" w:hAnsi="Times New Roman" w:cs="Times New Roman"/>
                <w:noProof/>
                <w:webHidden/>
                <w:sz w:val="24"/>
                <w:szCs w:val="24"/>
              </w:rPr>
              <w:fldChar w:fldCharType="end"/>
            </w:r>
          </w:hyperlink>
        </w:p>
        <w:p w14:paraId="621852AE" w14:textId="6A9E2F75"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37" w:history="1">
            <w:r w:rsidR="00CE6019" w:rsidRPr="00CE6019">
              <w:rPr>
                <w:rStyle w:val="Hyperlink"/>
                <w:rFonts w:ascii="Times New Roman" w:hAnsi="Times New Roman" w:cs="Times New Roman"/>
                <w:noProof/>
                <w:sz w:val="24"/>
                <w:szCs w:val="24"/>
              </w:rPr>
              <w:t>3.3. Rad s kreiranom neuronskom mrežom</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_Toc96010237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26</w:t>
            </w:r>
            <w:r w:rsidR="00CE6019" w:rsidRPr="00CE6019">
              <w:rPr>
                <w:rFonts w:ascii="Times New Roman" w:hAnsi="Times New Roman" w:cs="Times New Roman"/>
                <w:noProof/>
                <w:webHidden/>
                <w:sz w:val="24"/>
                <w:szCs w:val="24"/>
              </w:rPr>
              <w:fldChar w:fldCharType="end"/>
            </w:r>
          </w:hyperlink>
        </w:p>
        <w:p w14:paraId="5A28C7AF" w14:textId="3013542B"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38" w:history="1">
            <w:r w:rsidR="00CE6019" w:rsidRPr="00CE6019">
              <w:rPr>
                <w:rStyle w:val="Hyperlink"/>
                <w:rFonts w:ascii="Times New Roman" w:hAnsi="Times New Roman" w:cs="Times New Roman"/>
                <w:noProof/>
                <w:sz w:val="24"/>
                <w:szCs w:val="24"/>
              </w:rPr>
              <w:t>3.4. Rad i analiza rezultata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_Toc96010238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27</w:t>
            </w:r>
            <w:r w:rsidR="00CE6019" w:rsidRPr="00CE6019">
              <w:rPr>
                <w:rFonts w:ascii="Times New Roman" w:hAnsi="Times New Roman" w:cs="Times New Roman"/>
                <w:noProof/>
                <w:webHidden/>
                <w:sz w:val="24"/>
                <w:szCs w:val="24"/>
              </w:rPr>
              <w:fldChar w:fldCharType="end"/>
            </w:r>
          </w:hyperlink>
        </w:p>
        <w:p w14:paraId="698162AF" w14:textId="57D8EAB3" w:rsidR="00CE6019" w:rsidRPr="00CE6019" w:rsidRDefault="005D28E5" w:rsidP="00CE6019">
          <w:pPr>
            <w:pStyle w:val="TOC1"/>
            <w:spacing w:line="360" w:lineRule="auto"/>
            <w:rPr>
              <w:rFonts w:ascii="Times New Roman" w:eastAsiaTheme="minorEastAsia" w:hAnsi="Times New Roman" w:cs="Times New Roman"/>
              <w:noProof/>
              <w:sz w:val="24"/>
              <w:szCs w:val="24"/>
              <w:lang w:val="en-US"/>
            </w:rPr>
          </w:pPr>
          <w:hyperlink w:anchor="_Toc96010239" w:history="1">
            <w:r w:rsidR="00CE6019" w:rsidRPr="00CE6019">
              <w:rPr>
                <w:rStyle w:val="Hyperlink"/>
                <w:rFonts w:ascii="Times New Roman" w:hAnsi="Times New Roman" w:cs="Times New Roman"/>
                <w:noProof/>
                <w:sz w:val="24"/>
                <w:szCs w:val="24"/>
              </w:rPr>
              <w:t>4. PRAKTIČNI ZADATAK</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_Toc96010239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28</w:t>
            </w:r>
            <w:r w:rsidR="00CE6019" w:rsidRPr="00CE6019">
              <w:rPr>
                <w:rFonts w:ascii="Times New Roman" w:hAnsi="Times New Roman" w:cs="Times New Roman"/>
                <w:noProof/>
                <w:webHidden/>
                <w:sz w:val="24"/>
                <w:szCs w:val="24"/>
              </w:rPr>
              <w:fldChar w:fldCharType="end"/>
            </w:r>
          </w:hyperlink>
        </w:p>
        <w:p w14:paraId="23B3B2CF" w14:textId="76C7714A"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40" w:history="1">
            <w:r w:rsidR="00CE6019" w:rsidRPr="00CE6019">
              <w:rPr>
                <w:rStyle w:val="Hyperlink"/>
                <w:rFonts w:ascii="Times New Roman" w:hAnsi="Times New Roman" w:cs="Times New Roman"/>
                <w:noProof/>
                <w:sz w:val="24"/>
                <w:szCs w:val="24"/>
              </w:rPr>
              <w:t>4.1. Plan rada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_Toc96010240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28</w:t>
            </w:r>
            <w:r w:rsidR="00CE6019" w:rsidRPr="00CE6019">
              <w:rPr>
                <w:rFonts w:ascii="Times New Roman" w:hAnsi="Times New Roman" w:cs="Times New Roman"/>
                <w:noProof/>
                <w:webHidden/>
                <w:sz w:val="24"/>
                <w:szCs w:val="24"/>
              </w:rPr>
              <w:fldChar w:fldCharType="end"/>
            </w:r>
          </w:hyperlink>
        </w:p>
        <w:p w14:paraId="3FDF83DE" w14:textId="1A2ABFF4"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41" w:history="1">
            <w:r w:rsidR="00CE6019" w:rsidRPr="00CE6019">
              <w:rPr>
                <w:rStyle w:val="Hyperlink"/>
                <w:rFonts w:ascii="Times New Roman" w:hAnsi="Times New Roman" w:cs="Times New Roman"/>
                <w:noProof/>
                <w:sz w:val="24"/>
                <w:szCs w:val="24"/>
              </w:rPr>
              <w:t>4.2. Postavljanje razvojnog okruženja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_Toc96010241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28</w:t>
            </w:r>
            <w:r w:rsidR="00CE6019" w:rsidRPr="00CE6019">
              <w:rPr>
                <w:rFonts w:ascii="Times New Roman" w:hAnsi="Times New Roman" w:cs="Times New Roman"/>
                <w:noProof/>
                <w:webHidden/>
                <w:sz w:val="24"/>
                <w:szCs w:val="24"/>
              </w:rPr>
              <w:fldChar w:fldCharType="end"/>
            </w:r>
          </w:hyperlink>
        </w:p>
        <w:p w14:paraId="7CD2BF3A" w14:textId="0DCE9B81"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42" w:history="1">
            <w:r w:rsidR="00CE6019" w:rsidRPr="00CE6019">
              <w:rPr>
                <w:rStyle w:val="Hyperlink"/>
                <w:rFonts w:ascii="Times New Roman" w:hAnsi="Times New Roman" w:cs="Times New Roman"/>
                <w:noProof/>
                <w:sz w:val="24"/>
                <w:szCs w:val="24"/>
              </w:rPr>
              <w:t>4.3. Podatkovni skup</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_Toc96010242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29</w:t>
            </w:r>
            <w:r w:rsidR="00CE6019" w:rsidRPr="00CE6019">
              <w:rPr>
                <w:rFonts w:ascii="Times New Roman" w:hAnsi="Times New Roman" w:cs="Times New Roman"/>
                <w:noProof/>
                <w:webHidden/>
                <w:sz w:val="24"/>
                <w:szCs w:val="24"/>
              </w:rPr>
              <w:fldChar w:fldCharType="end"/>
            </w:r>
          </w:hyperlink>
        </w:p>
        <w:p w14:paraId="3BFEFD45" w14:textId="60CECE55"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43" w:history="1">
            <w:r w:rsidR="00CE6019" w:rsidRPr="00CE6019">
              <w:rPr>
                <w:rStyle w:val="Hyperlink"/>
                <w:rFonts w:ascii="Times New Roman" w:hAnsi="Times New Roman" w:cs="Times New Roman"/>
                <w:noProof/>
                <w:sz w:val="24"/>
                <w:szCs w:val="24"/>
              </w:rPr>
              <w:t>4.5. MNIST i EMNIST skupovi</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_Toc96010243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29</w:t>
            </w:r>
            <w:r w:rsidR="00CE6019" w:rsidRPr="00CE6019">
              <w:rPr>
                <w:rFonts w:ascii="Times New Roman" w:hAnsi="Times New Roman" w:cs="Times New Roman"/>
                <w:noProof/>
                <w:webHidden/>
                <w:sz w:val="24"/>
                <w:szCs w:val="24"/>
              </w:rPr>
              <w:fldChar w:fldCharType="end"/>
            </w:r>
          </w:hyperlink>
        </w:p>
        <w:p w14:paraId="40471ACE" w14:textId="22A24F66"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44" w:history="1">
            <w:r w:rsidR="00CE6019" w:rsidRPr="00CE6019">
              <w:rPr>
                <w:rStyle w:val="Hyperlink"/>
                <w:rFonts w:ascii="Times New Roman" w:hAnsi="Times New Roman" w:cs="Times New Roman"/>
                <w:noProof/>
                <w:sz w:val="24"/>
                <w:szCs w:val="24"/>
              </w:rPr>
              <w:t>4.5. Dizajniranje neuronske mreže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_Toc96010244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30</w:t>
            </w:r>
            <w:r w:rsidR="00CE6019" w:rsidRPr="00CE6019">
              <w:rPr>
                <w:rFonts w:ascii="Times New Roman" w:hAnsi="Times New Roman" w:cs="Times New Roman"/>
                <w:noProof/>
                <w:webHidden/>
                <w:sz w:val="24"/>
                <w:szCs w:val="24"/>
              </w:rPr>
              <w:fldChar w:fldCharType="end"/>
            </w:r>
          </w:hyperlink>
        </w:p>
        <w:p w14:paraId="02DC2968" w14:textId="0511A2FE" w:rsidR="00CE6019" w:rsidRPr="00CE6019" w:rsidRDefault="005D28E5" w:rsidP="00CE6019">
          <w:pPr>
            <w:pStyle w:val="TOC3"/>
            <w:rPr>
              <w:rFonts w:ascii="Times New Roman" w:eastAsiaTheme="minorEastAsia" w:hAnsi="Times New Roman" w:cs="Times New Roman"/>
              <w:noProof/>
              <w:sz w:val="24"/>
              <w:szCs w:val="24"/>
              <w:lang w:val="en-US"/>
            </w:rPr>
          </w:pPr>
          <w:hyperlink w:anchor="_Toc96010245" w:history="1">
            <w:r w:rsidR="00CE6019" w:rsidRPr="00CE6019">
              <w:rPr>
                <w:rStyle w:val="Hyperlink"/>
                <w:rFonts w:ascii="Times New Roman" w:hAnsi="Times New Roman" w:cs="Times New Roman"/>
                <w:noProof/>
                <w:sz w:val="24"/>
                <w:szCs w:val="24"/>
              </w:rPr>
              <w:t>4.5.1. ConvNet</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_Toc96010245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30</w:t>
            </w:r>
            <w:r w:rsidR="00CE6019" w:rsidRPr="00CE6019">
              <w:rPr>
                <w:rFonts w:ascii="Times New Roman" w:hAnsi="Times New Roman" w:cs="Times New Roman"/>
                <w:noProof/>
                <w:webHidden/>
                <w:sz w:val="24"/>
                <w:szCs w:val="24"/>
              </w:rPr>
              <w:fldChar w:fldCharType="end"/>
            </w:r>
          </w:hyperlink>
        </w:p>
        <w:p w14:paraId="532D22B8" w14:textId="6C16A5F7" w:rsidR="00CE6019" w:rsidRPr="00CE6019" w:rsidRDefault="005D28E5" w:rsidP="00CE6019">
          <w:pPr>
            <w:pStyle w:val="TOC3"/>
            <w:rPr>
              <w:rFonts w:ascii="Times New Roman" w:eastAsiaTheme="minorEastAsia" w:hAnsi="Times New Roman" w:cs="Times New Roman"/>
              <w:noProof/>
              <w:sz w:val="24"/>
              <w:szCs w:val="24"/>
              <w:lang w:val="en-US"/>
            </w:rPr>
          </w:pPr>
          <w:hyperlink w:anchor="_Toc96010246" w:history="1">
            <w:r w:rsidR="00CE6019" w:rsidRPr="00CE6019">
              <w:rPr>
                <w:rStyle w:val="Hyperlink"/>
                <w:rFonts w:ascii="Times New Roman" w:hAnsi="Times New Roman" w:cs="Times New Roman"/>
                <w:noProof/>
                <w:sz w:val="24"/>
                <w:szCs w:val="24"/>
              </w:rPr>
              <w:t>4.5.2. ResidualNet</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_Toc96010246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30</w:t>
            </w:r>
            <w:r w:rsidR="00CE6019" w:rsidRPr="00CE6019">
              <w:rPr>
                <w:rFonts w:ascii="Times New Roman" w:hAnsi="Times New Roman" w:cs="Times New Roman"/>
                <w:noProof/>
                <w:webHidden/>
                <w:sz w:val="24"/>
                <w:szCs w:val="24"/>
              </w:rPr>
              <w:fldChar w:fldCharType="end"/>
            </w:r>
          </w:hyperlink>
        </w:p>
        <w:p w14:paraId="0599BF92" w14:textId="4FABE1DD" w:rsidR="00CE6019" w:rsidRPr="00CE6019" w:rsidRDefault="005D28E5" w:rsidP="00CE6019">
          <w:pPr>
            <w:pStyle w:val="TOC3"/>
            <w:rPr>
              <w:rFonts w:ascii="Times New Roman" w:eastAsiaTheme="minorEastAsia" w:hAnsi="Times New Roman" w:cs="Times New Roman"/>
              <w:noProof/>
              <w:sz w:val="24"/>
              <w:szCs w:val="24"/>
              <w:lang w:val="en-US"/>
            </w:rPr>
          </w:pPr>
          <w:hyperlink w:anchor="_Toc96010247" w:history="1">
            <w:r w:rsidR="00CE6019" w:rsidRPr="00CE6019">
              <w:rPr>
                <w:rStyle w:val="Hyperlink"/>
                <w:rFonts w:ascii="Times New Roman" w:hAnsi="Times New Roman" w:cs="Times New Roman"/>
                <w:noProof/>
                <w:sz w:val="24"/>
                <w:szCs w:val="24"/>
              </w:rPr>
              <w:t>4.5.3. MnistSimpleCNN</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_Toc96010247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31</w:t>
            </w:r>
            <w:r w:rsidR="00CE6019" w:rsidRPr="00CE6019">
              <w:rPr>
                <w:rFonts w:ascii="Times New Roman" w:hAnsi="Times New Roman" w:cs="Times New Roman"/>
                <w:noProof/>
                <w:webHidden/>
                <w:sz w:val="24"/>
                <w:szCs w:val="24"/>
              </w:rPr>
              <w:fldChar w:fldCharType="end"/>
            </w:r>
          </w:hyperlink>
        </w:p>
        <w:p w14:paraId="7656FC88" w14:textId="4DEDA4A0" w:rsidR="00CE6019" w:rsidRPr="00CE6019" w:rsidRDefault="005D28E5" w:rsidP="00CE6019">
          <w:pPr>
            <w:pStyle w:val="TOC3"/>
            <w:rPr>
              <w:rFonts w:ascii="Times New Roman" w:eastAsiaTheme="minorEastAsia" w:hAnsi="Times New Roman" w:cs="Times New Roman"/>
              <w:noProof/>
              <w:sz w:val="24"/>
              <w:szCs w:val="24"/>
              <w:lang w:val="en-US"/>
            </w:rPr>
          </w:pPr>
          <w:hyperlink w:anchor="_Toc96010248" w:history="1">
            <w:r w:rsidR="00CE6019" w:rsidRPr="00CE6019">
              <w:rPr>
                <w:rStyle w:val="Hyperlink"/>
                <w:rFonts w:ascii="Times New Roman" w:hAnsi="Times New Roman" w:cs="Times New Roman"/>
                <w:noProof/>
                <w:sz w:val="24"/>
                <w:szCs w:val="24"/>
              </w:rPr>
              <w:t>4.5.4. SimpleNetv1</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_Toc96010248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32</w:t>
            </w:r>
            <w:r w:rsidR="00CE6019" w:rsidRPr="00CE6019">
              <w:rPr>
                <w:rFonts w:ascii="Times New Roman" w:hAnsi="Times New Roman" w:cs="Times New Roman"/>
                <w:noProof/>
                <w:webHidden/>
                <w:sz w:val="24"/>
                <w:szCs w:val="24"/>
              </w:rPr>
              <w:fldChar w:fldCharType="end"/>
            </w:r>
          </w:hyperlink>
        </w:p>
        <w:p w14:paraId="0222EBF7" w14:textId="4BEE6C73" w:rsidR="00CE6019" w:rsidRPr="00CE6019" w:rsidRDefault="005D28E5" w:rsidP="00CE6019">
          <w:pPr>
            <w:pStyle w:val="TOC3"/>
            <w:rPr>
              <w:rFonts w:ascii="Times New Roman" w:eastAsiaTheme="minorEastAsia" w:hAnsi="Times New Roman" w:cs="Times New Roman"/>
              <w:noProof/>
              <w:sz w:val="24"/>
              <w:szCs w:val="24"/>
              <w:lang w:val="en-US"/>
            </w:rPr>
          </w:pPr>
          <w:hyperlink w:anchor="_Toc96010249" w:history="1">
            <w:r w:rsidR="00CE6019" w:rsidRPr="00CE6019">
              <w:rPr>
                <w:rStyle w:val="Hyperlink"/>
                <w:rFonts w:ascii="Times New Roman" w:hAnsi="Times New Roman" w:cs="Times New Roman"/>
                <w:noProof/>
                <w:sz w:val="24"/>
                <w:szCs w:val="24"/>
              </w:rPr>
              <w:t>4.5.5 Resnet18</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_Toc96010249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32</w:t>
            </w:r>
            <w:r w:rsidR="00CE6019" w:rsidRPr="00CE6019">
              <w:rPr>
                <w:rFonts w:ascii="Times New Roman" w:hAnsi="Times New Roman" w:cs="Times New Roman"/>
                <w:noProof/>
                <w:webHidden/>
                <w:sz w:val="24"/>
                <w:szCs w:val="24"/>
              </w:rPr>
              <w:fldChar w:fldCharType="end"/>
            </w:r>
          </w:hyperlink>
        </w:p>
        <w:p w14:paraId="10C30E44" w14:textId="3DC75594" w:rsidR="00CE6019" w:rsidRPr="00CE6019" w:rsidRDefault="005D28E5" w:rsidP="00CE6019">
          <w:pPr>
            <w:pStyle w:val="TOC3"/>
            <w:rPr>
              <w:rFonts w:ascii="Times New Roman" w:eastAsiaTheme="minorEastAsia" w:hAnsi="Times New Roman" w:cs="Times New Roman"/>
              <w:noProof/>
              <w:sz w:val="24"/>
              <w:szCs w:val="24"/>
              <w:lang w:val="en-US"/>
            </w:rPr>
          </w:pPr>
          <w:hyperlink w:anchor="_Toc96010250" w:history="1">
            <w:r w:rsidR="00CE6019" w:rsidRPr="00CE6019">
              <w:rPr>
                <w:rStyle w:val="Hyperlink"/>
                <w:rFonts w:ascii="Times New Roman" w:hAnsi="Times New Roman" w:cs="Times New Roman"/>
                <w:noProof/>
                <w:sz w:val="24"/>
                <w:szCs w:val="24"/>
              </w:rPr>
              <w:t>4.5.6. Modificirani Resnet18</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_Toc96010250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33</w:t>
            </w:r>
            <w:r w:rsidR="00CE6019" w:rsidRPr="00CE6019">
              <w:rPr>
                <w:rFonts w:ascii="Times New Roman" w:hAnsi="Times New Roman" w:cs="Times New Roman"/>
                <w:noProof/>
                <w:webHidden/>
                <w:sz w:val="24"/>
                <w:szCs w:val="24"/>
              </w:rPr>
              <w:fldChar w:fldCharType="end"/>
            </w:r>
          </w:hyperlink>
        </w:p>
        <w:p w14:paraId="26070EA3" w14:textId="573A546E"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51" w:history="1">
            <w:r w:rsidR="00CE6019" w:rsidRPr="00CE6019">
              <w:rPr>
                <w:rStyle w:val="Hyperlink"/>
                <w:rFonts w:ascii="Times New Roman" w:hAnsi="Times New Roman" w:cs="Times New Roman"/>
                <w:noProof/>
                <w:sz w:val="24"/>
                <w:szCs w:val="24"/>
              </w:rPr>
              <w:t>4.6. Učitavanje podataka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_Toc96010251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34</w:t>
            </w:r>
            <w:r w:rsidR="00CE6019" w:rsidRPr="00CE6019">
              <w:rPr>
                <w:rFonts w:ascii="Times New Roman" w:hAnsi="Times New Roman" w:cs="Times New Roman"/>
                <w:noProof/>
                <w:webHidden/>
                <w:sz w:val="24"/>
                <w:szCs w:val="24"/>
              </w:rPr>
              <w:fldChar w:fldCharType="end"/>
            </w:r>
          </w:hyperlink>
        </w:p>
        <w:p w14:paraId="77C95C14" w14:textId="799BD806"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52" w:history="1">
            <w:r w:rsidR="00CE6019" w:rsidRPr="00CE6019">
              <w:rPr>
                <w:rStyle w:val="Hyperlink"/>
                <w:rFonts w:ascii="Times New Roman" w:hAnsi="Times New Roman" w:cs="Times New Roman"/>
                <w:noProof/>
                <w:sz w:val="24"/>
                <w:szCs w:val="24"/>
              </w:rPr>
              <w:t>4.7. Postavljanje varijabli</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_Toc96010252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34</w:t>
            </w:r>
            <w:r w:rsidR="00CE6019" w:rsidRPr="00CE6019">
              <w:rPr>
                <w:rFonts w:ascii="Times New Roman" w:hAnsi="Times New Roman" w:cs="Times New Roman"/>
                <w:noProof/>
                <w:webHidden/>
                <w:sz w:val="24"/>
                <w:szCs w:val="24"/>
              </w:rPr>
              <w:fldChar w:fldCharType="end"/>
            </w:r>
          </w:hyperlink>
        </w:p>
        <w:p w14:paraId="02DE5571" w14:textId="2C7E6047"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53" w:history="1">
            <w:r w:rsidR="00CE6019" w:rsidRPr="00CE6019">
              <w:rPr>
                <w:rStyle w:val="Hyperlink"/>
                <w:rFonts w:ascii="Times New Roman" w:hAnsi="Times New Roman" w:cs="Times New Roman"/>
                <w:noProof/>
                <w:sz w:val="24"/>
                <w:szCs w:val="24"/>
              </w:rPr>
              <w:t>4.8. Petlja treniranja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_Toc96010253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35</w:t>
            </w:r>
            <w:r w:rsidR="00CE6019" w:rsidRPr="00CE6019">
              <w:rPr>
                <w:rFonts w:ascii="Times New Roman" w:hAnsi="Times New Roman" w:cs="Times New Roman"/>
                <w:noProof/>
                <w:webHidden/>
                <w:sz w:val="24"/>
                <w:szCs w:val="24"/>
              </w:rPr>
              <w:fldChar w:fldCharType="end"/>
            </w:r>
          </w:hyperlink>
        </w:p>
        <w:p w14:paraId="2680925D" w14:textId="557FA7EB"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54" w:history="1">
            <w:r w:rsidR="00CE6019" w:rsidRPr="00CE6019">
              <w:rPr>
                <w:rStyle w:val="Hyperlink"/>
                <w:rFonts w:ascii="Times New Roman" w:hAnsi="Times New Roman" w:cs="Times New Roman"/>
                <w:noProof/>
                <w:sz w:val="24"/>
                <w:szCs w:val="24"/>
              </w:rPr>
              <w:t>4.9. Petlja testiranja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_Toc96010254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36</w:t>
            </w:r>
            <w:r w:rsidR="00CE6019" w:rsidRPr="00CE6019">
              <w:rPr>
                <w:rFonts w:ascii="Times New Roman" w:hAnsi="Times New Roman" w:cs="Times New Roman"/>
                <w:noProof/>
                <w:webHidden/>
                <w:sz w:val="24"/>
                <w:szCs w:val="24"/>
              </w:rPr>
              <w:fldChar w:fldCharType="end"/>
            </w:r>
          </w:hyperlink>
        </w:p>
        <w:p w14:paraId="2D7BCA1D" w14:textId="141B58C8"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55" w:history="1">
            <w:r w:rsidR="00CE6019" w:rsidRPr="00CE6019">
              <w:rPr>
                <w:rStyle w:val="Hyperlink"/>
                <w:rFonts w:ascii="Times New Roman" w:hAnsi="Times New Roman" w:cs="Times New Roman"/>
                <w:noProof/>
                <w:sz w:val="24"/>
                <w:szCs w:val="24"/>
              </w:rPr>
              <w:t>4.10. Pregled i analiza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_Toc96010255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37</w:t>
            </w:r>
            <w:r w:rsidR="00CE6019" w:rsidRPr="00CE6019">
              <w:rPr>
                <w:rFonts w:ascii="Times New Roman" w:hAnsi="Times New Roman" w:cs="Times New Roman"/>
                <w:noProof/>
                <w:webHidden/>
                <w:sz w:val="24"/>
                <w:szCs w:val="24"/>
              </w:rPr>
              <w:fldChar w:fldCharType="end"/>
            </w:r>
          </w:hyperlink>
        </w:p>
        <w:p w14:paraId="01057A3A" w14:textId="4950B7AF" w:rsidR="00CE6019" w:rsidRPr="00CE6019" w:rsidRDefault="005D28E5" w:rsidP="00CE6019">
          <w:pPr>
            <w:pStyle w:val="TOC3"/>
            <w:rPr>
              <w:rFonts w:ascii="Times New Roman" w:eastAsiaTheme="minorEastAsia" w:hAnsi="Times New Roman" w:cs="Times New Roman"/>
              <w:noProof/>
              <w:sz w:val="24"/>
              <w:szCs w:val="24"/>
              <w:lang w:val="en-US"/>
            </w:rPr>
          </w:pPr>
          <w:hyperlink w:anchor="_Toc96010256" w:history="1">
            <w:r w:rsidR="00CE6019" w:rsidRPr="00CE6019">
              <w:rPr>
                <w:rStyle w:val="Hyperlink"/>
                <w:rFonts w:ascii="Times New Roman" w:hAnsi="Times New Roman" w:cs="Times New Roman"/>
                <w:noProof/>
                <w:sz w:val="24"/>
                <w:szCs w:val="24"/>
              </w:rPr>
              <w:t>4.10.1. Matplotlib</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_Toc96010256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37</w:t>
            </w:r>
            <w:r w:rsidR="00CE6019" w:rsidRPr="00CE6019">
              <w:rPr>
                <w:rFonts w:ascii="Times New Roman" w:hAnsi="Times New Roman" w:cs="Times New Roman"/>
                <w:noProof/>
                <w:webHidden/>
                <w:sz w:val="24"/>
                <w:szCs w:val="24"/>
              </w:rPr>
              <w:fldChar w:fldCharType="end"/>
            </w:r>
          </w:hyperlink>
        </w:p>
        <w:p w14:paraId="4A2EC5AE" w14:textId="4280E8BF" w:rsidR="00CE6019" w:rsidRPr="00CE6019" w:rsidRDefault="005D28E5" w:rsidP="00CE6019">
          <w:pPr>
            <w:pStyle w:val="TOC3"/>
            <w:rPr>
              <w:rFonts w:ascii="Times New Roman" w:eastAsiaTheme="minorEastAsia" w:hAnsi="Times New Roman" w:cs="Times New Roman"/>
              <w:noProof/>
              <w:sz w:val="24"/>
              <w:szCs w:val="24"/>
              <w:lang w:val="en-US"/>
            </w:rPr>
          </w:pPr>
          <w:hyperlink w:anchor="_Toc96010257" w:history="1">
            <w:r w:rsidR="00CE6019" w:rsidRPr="00CE6019">
              <w:rPr>
                <w:rStyle w:val="Hyperlink"/>
                <w:rFonts w:ascii="Times New Roman" w:hAnsi="Times New Roman" w:cs="Times New Roman"/>
                <w:noProof/>
                <w:sz w:val="24"/>
                <w:szCs w:val="24"/>
              </w:rPr>
              <w:t>4.10.2. TensorBoard</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_Toc96010257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37</w:t>
            </w:r>
            <w:r w:rsidR="00CE6019" w:rsidRPr="00CE6019">
              <w:rPr>
                <w:rFonts w:ascii="Times New Roman" w:hAnsi="Times New Roman" w:cs="Times New Roman"/>
                <w:noProof/>
                <w:webHidden/>
                <w:sz w:val="24"/>
                <w:szCs w:val="24"/>
              </w:rPr>
              <w:fldChar w:fldCharType="end"/>
            </w:r>
          </w:hyperlink>
        </w:p>
        <w:p w14:paraId="7F629068" w14:textId="3F400715"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58" w:history="1">
            <w:r w:rsidR="00CE6019" w:rsidRPr="00CE6019">
              <w:rPr>
                <w:rStyle w:val="Hyperlink"/>
                <w:rFonts w:ascii="Times New Roman" w:hAnsi="Times New Roman" w:cs="Times New Roman"/>
                <w:noProof/>
                <w:sz w:val="24"/>
                <w:szCs w:val="24"/>
              </w:rPr>
              <w:t>4.11. Tablica mjerenja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_Toc96010258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39</w:t>
            </w:r>
            <w:r w:rsidR="00CE6019" w:rsidRPr="00CE6019">
              <w:rPr>
                <w:rFonts w:ascii="Times New Roman" w:hAnsi="Times New Roman" w:cs="Times New Roman"/>
                <w:noProof/>
                <w:webHidden/>
                <w:sz w:val="24"/>
                <w:szCs w:val="24"/>
              </w:rPr>
              <w:fldChar w:fldCharType="end"/>
            </w:r>
          </w:hyperlink>
        </w:p>
        <w:p w14:paraId="034AD62D" w14:textId="49D607EF"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59" w:history="1">
            <w:r w:rsidR="00CE6019" w:rsidRPr="00CE6019">
              <w:rPr>
                <w:rStyle w:val="Hyperlink"/>
                <w:rFonts w:ascii="Times New Roman" w:hAnsi="Times New Roman" w:cs="Times New Roman"/>
                <w:noProof/>
                <w:sz w:val="24"/>
                <w:szCs w:val="24"/>
              </w:rPr>
              <w:t>4.12. Definiranje parametara mjerenja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_Toc96010259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40</w:t>
            </w:r>
            <w:r w:rsidR="00CE6019" w:rsidRPr="00CE6019">
              <w:rPr>
                <w:rFonts w:ascii="Times New Roman" w:hAnsi="Times New Roman" w:cs="Times New Roman"/>
                <w:noProof/>
                <w:webHidden/>
                <w:sz w:val="24"/>
                <w:szCs w:val="24"/>
              </w:rPr>
              <w:fldChar w:fldCharType="end"/>
            </w:r>
          </w:hyperlink>
        </w:p>
        <w:p w14:paraId="69074181" w14:textId="01BCEAB7" w:rsidR="00CE6019" w:rsidRPr="00CE6019" w:rsidRDefault="005D28E5" w:rsidP="00CE6019">
          <w:pPr>
            <w:pStyle w:val="TOC2"/>
            <w:rPr>
              <w:rFonts w:ascii="Times New Roman" w:eastAsiaTheme="minorEastAsia" w:hAnsi="Times New Roman" w:cs="Times New Roman"/>
              <w:noProof/>
              <w:sz w:val="24"/>
              <w:szCs w:val="24"/>
              <w:lang w:val="en-US"/>
            </w:rPr>
          </w:pPr>
          <w:hyperlink w:anchor="_Toc96010260" w:history="1">
            <w:r w:rsidR="00CE6019" w:rsidRPr="00CE6019">
              <w:rPr>
                <w:rStyle w:val="Hyperlink"/>
                <w:rFonts w:ascii="Times New Roman" w:hAnsi="Times New Roman" w:cs="Times New Roman"/>
                <w:noProof/>
                <w:sz w:val="24"/>
                <w:szCs w:val="24"/>
              </w:rPr>
              <w:t>4.13. Analiza mjerenja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_Toc96010260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40</w:t>
            </w:r>
            <w:r w:rsidR="00CE6019" w:rsidRPr="00CE6019">
              <w:rPr>
                <w:rFonts w:ascii="Times New Roman" w:hAnsi="Times New Roman" w:cs="Times New Roman"/>
                <w:noProof/>
                <w:webHidden/>
                <w:sz w:val="24"/>
                <w:szCs w:val="24"/>
              </w:rPr>
              <w:fldChar w:fldCharType="end"/>
            </w:r>
          </w:hyperlink>
        </w:p>
        <w:p w14:paraId="5668E4CE" w14:textId="1AA2ECBA" w:rsidR="00CE6019" w:rsidRPr="00CE6019" w:rsidRDefault="005D28E5" w:rsidP="00CE6019">
          <w:pPr>
            <w:pStyle w:val="TOC3"/>
            <w:rPr>
              <w:rFonts w:ascii="Times New Roman" w:eastAsiaTheme="minorEastAsia" w:hAnsi="Times New Roman" w:cs="Times New Roman"/>
              <w:noProof/>
              <w:sz w:val="24"/>
              <w:szCs w:val="24"/>
              <w:lang w:val="en-US"/>
            </w:rPr>
          </w:pPr>
          <w:hyperlink w:anchor="_Toc96010261" w:history="1">
            <w:r w:rsidR="00CE6019" w:rsidRPr="00CE6019">
              <w:rPr>
                <w:rStyle w:val="Hyperlink"/>
                <w:rFonts w:ascii="Times New Roman" w:hAnsi="Times New Roman" w:cs="Times New Roman"/>
                <w:noProof/>
                <w:sz w:val="24"/>
                <w:szCs w:val="24"/>
              </w:rPr>
              <w:t>4.13.1. Optimizatori i pretreniranje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_Toc96010261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40</w:t>
            </w:r>
            <w:r w:rsidR="00CE6019" w:rsidRPr="00CE6019">
              <w:rPr>
                <w:rFonts w:ascii="Times New Roman" w:hAnsi="Times New Roman" w:cs="Times New Roman"/>
                <w:noProof/>
                <w:webHidden/>
                <w:sz w:val="24"/>
                <w:szCs w:val="24"/>
              </w:rPr>
              <w:fldChar w:fldCharType="end"/>
            </w:r>
          </w:hyperlink>
        </w:p>
        <w:p w14:paraId="111E95BF" w14:textId="3D18F976" w:rsidR="00CE6019" w:rsidRPr="00CE6019" w:rsidRDefault="005D28E5" w:rsidP="00CE6019">
          <w:pPr>
            <w:pStyle w:val="TOC1"/>
            <w:spacing w:line="360" w:lineRule="auto"/>
            <w:rPr>
              <w:rFonts w:ascii="Times New Roman" w:eastAsiaTheme="minorEastAsia" w:hAnsi="Times New Roman" w:cs="Times New Roman"/>
              <w:noProof/>
              <w:sz w:val="24"/>
              <w:szCs w:val="24"/>
              <w:lang w:val="en-US"/>
            </w:rPr>
          </w:pPr>
          <w:hyperlink w:anchor="_Toc96010262" w:history="1">
            <w:r w:rsidR="00CE6019" w:rsidRPr="00CE6019">
              <w:rPr>
                <w:rStyle w:val="Hyperlink"/>
                <w:rFonts w:ascii="Times New Roman" w:hAnsi="Times New Roman" w:cs="Times New Roman"/>
                <w:noProof/>
                <w:sz w:val="24"/>
                <w:szCs w:val="24"/>
              </w:rPr>
              <w:t>5. ZAKLJUČAK</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_Toc96010262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42</w:t>
            </w:r>
            <w:r w:rsidR="00CE6019" w:rsidRPr="00CE6019">
              <w:rPr>
                <w:rFonts w:ascii="Times New Roman" w:hAnsi="Times New Roman" w:cs="Times New Roman"/>
                <w:noProof/>
                <w:webHidden/>
                <w:sz w:val="24"/>
                <w:szCs w:val="24"/>
              </w:rPr>
              <w:fldChar w:fldCharType="end"/>
            </w:r>
          </w:hyperlink>
        </w:p>
        <w:p w14:paraId="5D636ADF" w14:textId="714B6DFB" w:rsidR="00CE6019" w:rsidRDefault="005D28E5" w:rsidP="00CE6019">
          <w:pPr>
            <w:pStyle w:val="TOC1"/>
            <w:spacing w:line="360" w:lineRule="auto"/>
            <w:rPr>
              <w:rFonts w:eastAsiaTheme="minorEastAsia"/>
              <w:noProof/>
              <w:lang w:val="en-US"/>
            </w:rPr>
          </w:pPr>
          <w:hyperlink w:anchor="_Toc96010263" w:history="1">
            <w:r w:rsidR="00CE6019" w:rsidRPr="00CE6019">
              <w:rPr>
                <w:rStyle w:val="Hyperlink"/>
                <w:rFonts w:ascii="Times New Roman" w:hAnsi="Times New Roman" w:cs="Times New Roman"/>
                <w:noProof/>
                <w:sz w:val="24"/>
                <w:szCs w:val="24"/>
              </w:rPr>
              <w:t>Popis literature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_Toc96010263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CE6019" w:rsidRPr="00CE6019">
              <w:rPr>
                <w:rFonts w:ascii="Times New Roman" w:hAnsi="Times New Roman" w:cs="Times New Roman"/>
                <w:noProof/>
                <w:webHidden/>
                <w:sz w:val="24"/>
                <w:szCs w:val="24"/>
              </w:rPr>
              <w:t>43</w:t>
            </w:r>
            <w:r w:rsidR="00CE6019" w:rsidRPr="00CE6019">
              <w:rPr>
                <w:rFonts w:ascii="Times New Roman" w:hAnsi="Times New Roman" w:cs="Times New Roman"/>
                <w:noProof/>
                <w:webHidden/>
                <w:sz w:val="24"/>
                <w:szCs w:val="24"/>
              </w:rPr>
              <w:fldChar w:fldCharType="end"/>
            </w:r>
          </w:hyperlink>
        </w:p>
        <w:p w14:paraId="15C68959" w14:textId="4A07C67A" w:rsidR="00971D57" w:rsidRDefault="005A2760" w:rsidP="00B5391C">
          <w:pPr>
            <w:pStyle w:val="1Naslov"/>
            <w:spacing w:line="360" w:lineRule="auto"/>
          </w:pPr>
          <w:r w:rsidRPr="00B5391C">
            <w:rPr>
              <w:rFonts w:cs="Times New Roman"/>
              <w:b/>
              <w:bCs/>
              <w:sz w:val="24"/>
              <w:szCs w:val="24"/>
            </w:rPr>
            <w:lastRenderedPageBreak/>
            <w:fldChar w:fldCharType="end"/>
          </w:r>
          <w:bookmarkStart w:id="45" w:name="_Toc96010213"/>
          <w:r w:rsidR="00900CE7">
            <w:t>Popis tablica</w:t>
          </w:r>
        </w:p>
      </w:sdtContent>
    </w:sdt>
    <w:bookmarkEnd w:id="45" w:displacedByCustomXml="prev"/>
    <w:p w14:paraId="38AC7D2E" w14:textId="4B80AFAB" w:rsidR="00971D57" w:rsidRPr="00971D57" w:rsidRDefault="00971D57" w:rsidP="00971D57">
      <w:pPr>
        <w:pStyle w:val="TableofFigures"/>
        <w:tabs>
          <w:tab w:val="right" w:leader="dot" w:pos="9062"/>
        </w:tabs>
        <w:spacing w:line="360" w:lineRule="auto"/>
        <w:rPr>
          <w:rFonts w:ascii="Times New Roman" w:eastAsiaTheme="minorEastAsia" w:hAnsi="Times New Roman" w:cs="Times New Roman"/>
          <w:noProof/>
          <w:sz w:val="24"/>
          <w:szCs w:val="24"/>
          <w:lang w:val="en-US"/>
        </w:rPr>
      </w:pPr>
      <w:r>
        <w:fldChar w:fldCharType="begin"/>
      </w:r>
      <w:r>
        <w:instrText xml:space="preserve"> TOC \h \z \c "Tablica" </w:instrText>
      </w:r>
      <w:r>
        <w:fldChar w:fldCharType="separate"/>
      </w:r>
      <w:hyperlink w:anchor="_Toc96007480" w:history="1">
        <w:r w:rsidRPr="00971D57">
          <w:rPr>
            <w:rStyle w:val="Hyperlink"/>
            <w:rFonts w:ascii="Times New Roman" w:hAnsi="Times New Roman" w:cs="Times New Roman"/>
            <w:noProof/>
            <w:sz w:val="24"/>
            <w:szCs w:val="24"/>
          </w:rPr>
          <w:t>Tablica 1. Srednje prosječne plaće inženjera strojnog učenja i podataka po državama prema podacima iz 2017. godine [6]</w:t>
        </w:r>
        <w:r w:rsidRPr="00971D57">
          <w:rPr>
            <w:rFonts w:ascii="Times New Roman" w:hAnsi="Times New Roman" w:cs="Times New Roman"/>
            <w:noProof/>
            <w:webHidden/>
            <w:sz w:val="24"/>
            <w:szCs w:val="24"/>
          </w:rPr>
          <w:tab/>
        </w:r>
        <w:r w:rsidRPr="00971D57">
          <w:rPr>
            <w:rFonts w:ascii="Times New Roman" w:hAnsi="Times New Roman" w:cs="Times New Roman"/>
            <w:noProof/>
            <w:webHidden/>
            <w:sz w:val="24"/>
            <w:szCs w:val="24"/>
          </w:rPr>
          <w:fldChar w:fldCharType="begin"/>
        </w:r>
        <w:r w:rsidRPr="00971D57">
          <w:rPr>
            <w:rFonts w:ascii="Times New Roman" w:hAnsi="Times New Roman" w:cs="Times New Roman"/>
            <w:noProof/>
            <w:webHidden/>
            <w:sz w:val="24"/>
            <w:szCs w:val="24"/>
          </w:rPr>
          <w:instrText xml:space="preserve"> PAGEREF _Toc96007480 \h </w:instrText>
        </w:r>
        <w:r w:rsidRPr="00971D57">
          <w:rPr>
            <w:rFonts w:ascii="Times New Roman" w:hAnsi="Times New Roman" w:cs="Times New Roman"/>
            <w:noProof/>
            <w:webHidden/>
            <w:sz w:val="24"/>
            <w:szCs w:val="24"/>
          </w:rPr>
        </w:r>
        <w:r w:rsidRPr="00971D57">
          <w:rPr>
            <w:rFonts w:ascii="Times New Roman" w:hAnsi="Times New Roman" w:cs="Times New Roman"/>
            <w:noProof/>
            <w:webHidden/>
            <w:sz w:val="24"/>
            <w:szCs w:val="24"/>
          </w:rPr>
          <w:fldChar w:fldCharType="separate"/>
        </w:r>
        <w:r w:rsidRPr="00971D57">
          <w:rPr>
            <w:rFonts w:ascii="Times New Roman" w:hAnsi="Times New Roman" w:cs="Times New Roman"/>
            <w:noProof/>
            <w:webHidden/>
            <w:sz w:val="24"/>
            <w:szCs w:val="24"/>
          </w:rPr>
          <w:t>11</w:t>
        </w:r>
        <w:r w:rsidRPr="00971D57">
          <w:rPr>
            <w:rFonts w:ascii="Times New Roman" w:hAnsi="Times New Roman" w:cs="Times New Roman"/>
            <w:noProof/>
            <w:webHidden/>
            <w:sz w:val="24"/>
            <w:szCs w:val="24"/>
          </w:rPr>
          <w:fldChar w:fldCharType="end"/>
        </w:r>
      </w:hyperlink>
    </w:p>
    <w:p w14:paraId="4C4B1D0F" w14:textId="2D6FE205" w:rsidR="00971D57" w:rsidRDefault="005D28E5" w:rsidP="00971D57">
      <w:pPr>
        <w:pStyle w:val="TableofFigures"/>
        <w:tabs>
          <w:tab w:val="right" w:leader="dot" w:pos="9062"/>
        </w:tabs>
        <w:spacing w:line="360" w:lineRule="auto"/>
        <w:rPr>
          <w:rFonts w:eastAsiaTheme="minorEastAsia"/>
          <w:noProof/>
          <w:lang w:val="en-US"/>
        </w:rPr>
      </w:pPr>
      <w:hyperlink w:anchor="_Toc96007481" w:history="1">
        <w:r w:rsidR="00971D57" w:rsidRPr="00971D57">
          <w:rPr>
            <w:rStyle w:val="Hyperlink"/>
            <w:rFonts w:ascii="Times New Roman" w:hAnsi="Times New Roman" w:cs="Times New Roman"/>
            <w:noProof/>
            <w:sz w:val="24"/>
            <w:szCs w:val="24"/>
          </w:rPr>
          <w:t>Tablica 2. Mjerenja sortirana padajući po najboljoj točnosti</w:t>
        </w:r>
        <w:r w:rsidR="00971D57" w:rsidRPr="00971D57">
          <w:rPr>
            <w:rFonts w:ascii="Times New Roman" w:hAnsi="Times New Roman" w:cs="Times New Roman"/>
            <w:noProof/>
            <w:webHidden/>
            <w:sz w:val="24"/>
            <w:szCs w:val="24"/>
          </w:rPr>
          <w:tab/>
        </w:r>
        <w:r w:rsidR="00971D57" w:rsidRPr="00971D57">
          <w:rPr>
            <w:rFonts w:ascii="Times New Roman" w:hAnsi="Times New Roman" w:cs="Times New Roman"/>
            <w:noProof/>
            <w:webHidden/>
            <w:sz w:val="24"/>
            <w:szCs w:val="24"/>
          </w:rPr>
          <w:fldChar w:fldCharType="begin"/>
        </w:r>
        <w:r w:rsidR="00971D57" w:rsidRPr="00971D57">
          <w:rPr>
            <w:rFonts w:ascii="Times New Roman" w:hAnsi="Times New Roman" w:cs="Times New Roman"/>
            <w:noProof/>
            <w:webHidden/>
            <w:sz w:val="24"/>
            <w:szCs w:val="24"/>
          </w:rPr>
          <w:instrText xml:space="preserve"> PAGEREF _Toc96007481 \h </w:instrText>
        </w:r>
        <w:r w:rsidR="00971D57" w:rsidRPr="00971D57">
          <w:rPr>
            <w:rFonts w:ascii="Times New Roman" w:hAnsi="Times New Roman" w:cs="Times New Roman"/>
            <w:noProof/>
            <w:webHidden/>
            <w:sz w:val="24"/>
            <w:szCs w:val="24"/>
          </w:rPr>
        </w:r>
        <w:r w:rsidR="00971D57" w:rsidRPr="00971D57">
          <w:rPr>
            <w:rFonts w:ascii="Times New Roman" w:hAnsi="Times New Roman" w:cs="Times New Roman"/>
            <w:noProof/>
            <w:webHidden/>
            <w:sz w:val="24"/>
            <w:szCs w:val="24"/>
          </w:rPr>
          <w:fldChar w:fldCharType="separate"/>
        </w:r>
        <w:r w:rsidR="00971D57" w:rsidRPr="00971D57">
          <w:rPr>
            <w:rFonts w:ascii="Times New Roman" w:hAnsi="Times New Roman" w:cs="Times New Roman"/>
            <w:noProof/>
            <w:webHidden/>
            <w:sz w:val="24"/>
            <w:szCs w:val="24"/>
          </w:rPr>
          <w:t>39</w:t>
        </w:r>
        <w:r w:rsidR="00971D57" w:rsidRPr="00971D57">
          <w:rPr>
            <w:rFonts w:ascii="Times New Roman" w:hAnsi="Times New Roman" w:cs="Times New Roman"/>
            <w:noProof/>
            <w:webHidden/>
            <w:sz w:val="24"/>
            <w:szCs w:val="24"/>
          </w:rPr>
          <w:fldChar w:fldCharType="end"/>
        </w:r>
      </w:hyperlink>
    </w:p>
    <w:p w14:paraId="3A54C328" w14:textId="78A6AFFF" w:rsidR="00BB5304" w:rsidRPr="00971D57" w:rsidRDefault="00971D57" w:rsidP="00971D57">
      <w:pPr>
        <w:pStyle w:val="4Tekst"/>
        <w:rPr>
          <w:rFonts w:eastAsiaTheme="majorEastAsia" w:cstheme="majorBidi"/>
          <w:sz w:val="28"/>
          <w:szCs w:val="32"/>
        </w:rPr>
      </w:pPr>
      <w:r>
        <w:fldChar w:fldCharType="end"/>
      </w:r>
      <w:r w:rsidR="00BB5304">
        <w:br w:type="page"/>
      </w:r>
    </w:p>
    <w:p w14:paraId="3E0554F2" w14:textId="16865417" w:rsidR="005A2760" w:rsidRDefault="005A2760" w:rsidP="005A2760">
      <w:pPr>
        <w:pStyle w:val="1Naslov"/>
      </w:pPr>
      <w:bookmarkStart w:id="46" w:name="_Toc96010214"/>
      <w:r>
        <w:lastRenderedPageBreak/>
        <w:t>Popis slika</w:t>
      </w:r>
      <w:bookmarkEnd w:id="46"/>
    </w:p>
    <w:p w14:paraId="40B5A65A" w14:textId="0FCE94C5" w:rsidR="00543E0C" w:rsidRPr="00007792" w:rsidDel="00A3456A" w:rsidRDefault="005A2760" w:rsidP="00007792">
      <w:pPr>
        <w:pStyle w:val="TableofFigures"/>
        <w:tabs>
          <w:tab w:val="right" w:leader="dot" w:pos="9062"/>
        </w:tabs>
        <w:spacing w:line="360" w:lineRule="auto"/>
        <w:rPr>
          <w:del w:id="47" w:author="Stjepan Salopek (ssalopek)" w:date="2021-09-13T17:24:00Z"/>
          <w:rFonts w:ascii="Times New Roman" w:eastAsiaTheme="minorEastAsia" w:hAnsi="Times New Roman" w:cs="Times New Roman"/>
          <w:noProof/>
          <w:sz w:val="24"/>
          <w:szCs w:val="24"/>
        </w:rPr>
      </w:pPr>
      <w:del w:id="48" w:author="Stjepan Salopek (ssalopek)" w:date="2022-01-25T18:56:00Z">
        <w:r w:rsidRPr="00007792" w:rsidDel="004D6649">
          <w:rPr>
            <w:rFonts w:ascii="Times New Roman" w:hAnsi="Times New Roman" w:cs="Times New Roman"/>
            <w:sz w:val="24"/>
            <w:szCs w:val="24"/>
          </w:rPr>
          <w:fldChar w:fldCharType="begin"/>
        </w:r>
        <w:r w:rsidRPr="00007792" w:rsidDel="004D6649">
          <w:rPr>
            <w:rFonts w:ascii="Times New Roman" w:hAnsi="Times New Roman" w:cs="Times New Roman"/>
            <w:sz w:val="24"/>
            <w:szCs w:val="24"/>
          </w:rPr>
          <w:delInstrText xml:space="preserve"> TOC \h \z \c "Slika" </w:delInstrText>
        </w:r>
        <w:r w:rsidRPr="00007792" w:rsidDel="004D6649">
          <w:rPr>
            <w:rFonts w:ascii="Times New Roman" w:hAnsi="Times New Roman" w:cs="Times New Roman"/>
            <w:sz w:val="24"/>
            <w:szCs w:val="24"/>
          </w:rPr>
          <w:fldChar w:fldCharType="separate"/>
        </w:r>
      </w:del>
      <w:del w:id="49" w:author="Stjepan Salopek (ssalopek)" w:date="2021-09-13T17:24:00Z">
        <w:r w:rsidR="00543E0C" w:rsidRPr="00007792" w:rsidDel="00A3456A">
          <w:rPr>
            <w:rStyle w:val="Hyperlink"/>
            <w:rFonts w:ascii="Times New Roman" w:hAnsi="Times New Roman" w:cs="Times New Roman"/>
            <w:noProof/>
            <w:sz w:val="24"/>
            <w:szCs w:val="24"/>
          </w:rPr>
          <w:delText>Slika 1. Odnos umjetne inteligencije i strojnog učenja</w:delText>
        </w:r>
        <w:r w:rsidR="00543E0C" w:rsidRPr="00007792" w:rsidDel="00A3456A">
          <w:rPr>
            <w:rFonts w:ascii="Times New Roman" w:hAnsi="Times New Roman" w:cs="Times New Roman"/>
            <w:noProof/>
            <w:webHidden/>
            <w:sz w:val="24"/>
            <w:szCs w:val="24"/>
          </w:rPr>
          <w:tab/>
          <w:delText>10</w:delText>
        </w:r>
      </w:del>
    </w:p>
    <w:p w14:paraId="13BB9673" w14:textId="7F61A7D9" w:rsidR="00543E0C" w:rsidRPr="00007792" w:rsidDel="00A3456A" w:rsidRDefault="00543E0C" w:rsidP="00007792">
      <w:pPr>
        <w:pStyle w:val="TableofFigures"/>
        <w:tabs>
          <w:tab w:val="right" w:leader="dot" w:pos="9062"/>
        </w:tabs>
        <w:spacing w:line="360" w:lineRule="auto"/>
        <w:rPr>
          <w:del w:id="50" w:author="Stjepan Salopek (ssalopek)" w:date="2021-09-13T17:24:00Z"/>
          <w:rFonts w:ascii="Times New Roman" w:eastAsiaTheme="minorEastAsia" w:hAnsi="Times New Roman" w:cs="Times New Roman"/>
          <w:noProof/>
          <w:sz w:val="24"/>
          <w:szCs w:val="24"/>
        </w:rPr>
      </w:pPr>
      <w:del w:id="51" w:author="Stjepan Salopek (ssalopek)" w:date="2021-09-13T17:24:00Z">
        <w:r w:rsidRPr="00007792" w:rsidDel="00A3456A">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007792" w:rsidDel="00A3456A">
          <w:rPr>
            <w:rStyle w:val="Hyperlink"/>
            <w:rFonts w:ascii="Times New Roman" w:hAnsi="Times New Roman" w:cs="Times New Roman"/>
            <w:noProof/>
            <w:sz w:val="24"/>
            <w:szCs w:val="24"/>
            <w:lang w:val="en-US"/>
          </w:rPr>
          <w:delText>[6]</w:delText>
        </w:r>
        <w:r w:rsidRPr="00007792" w:rsidDel="00A3456A">
          <w:rPr>
            <w:rFonts w:ascii="Times New Roman" w:hAnsi="Times New Roman" w:cs="Times New Roman"/>
            <w:noProof/>
            <w:webHidden/>
            <w:sz w:val="24"/>
            <w:szCs w:val="24"/>
          </w:rPr>
          <w:tab/>
          <w:delText>12</w:delText>
        </w:r>
      </w:del>
    </w:p>
    <w:p w14:paraId="1E8785C2" w14:textId="5E2E69E9" w:rsidR="00543E0C" w:rsidRPr="00007792" w:rsidDel="00A3456A" w:rsidRDefault="00543E0C" w:rsidP="00007792">
      <w:pPr>
        <w:pStyle w:val="TableofFigures"/>
        <w:tabs>
          <w:tab w:val="right" w:leader="dot" w:pos="9062"/>
        </w:tabs>
        <w:spacing w:line="360" w:lineRule="auto"/>
        <w:rPr>
          <w:del w:id="52" w:author="Stjepan Salopek (ssalopek)" w:date="2021-09-13T17:24:00Z"/>
          <w:rFonts w:ascii="Times New Roman" w:eastAsiaTheme="minorEastAsia" w:hAnsi="Times New Roman" w:cs="Times New Roman"/>
          <w:noProof/>
          <w:sz w:val="24"/>
          <w:szCs w:val="24"/>
        </w:rPr>
      </w:pPr>
      <w:del w:id="53" w:author="Stjepan Salopek (ssalopek)" w:date="2021-09-13T17:24:00Z">
        <w:r w:rsidRPr="00007792" w:rsidDel="00A3456A">
          <w:rPr>
            <w:rStyle w:val="Hyperlink"/>
            <w:rFonts w:ascii="Times New Roman" w:hAnsi="Times New Roman" w:cs="Times New Roman"/>
            <w:noProof/>
            <w:sz w:val="24"/>
            <w:szCs w:val="24"/>
          </w:rPr>
          <w:delText>Slika 3. Primjer prepoznavanja brojeva neuronskom mrežom</w:delText>
        </w:r>
        <w:r w:rsidRPr="00007792" w:rsidDel="00A3456A">
          <w:rPr>
            <w:rFonts w:ascii="Times New Roman" w:hAnsi="Times New Roman" w:cs="Times New Roman"/>
            <w:noProof/>
            <w:webHidden/>
            <w:sz w:val="24"/>
            <w:szCs w:val="24"/>
          </w:rPr>
          <w:tab/>
          <w:delText>14</w:delText>
        </w:r>
      </w:del>
    </w:p>
    <w:p w14:paraId="50231DFF" w14:textId="17A571FC" w:rsidR="00543E0C" w:rsidRPr="00007792" w:rsidDel="00A3456A" w:rsidRDefault="00543E0C" w:rsidP="00007792">
      <w:pPr>
        <w:pStyle w:val="TableofFigures"/>
        <w:tabs>
          <w:tab w:val="right" w:leader="dot" w:pos="9062"/>
        </w:tabs>
        <w:spacing w:line="360" w:lineRule="auto"/>
        <w:rPr>
          <w:del w:id="54" w:author="Stjepan Salopek (ssalopek)" w:date="2021-09-13T17:24:00Z"/>
          <w:rFonts w:ascii="Times New Roman" w:eastAsiaTheme="minorEastAsia" w:hAnsi="Times New Roman" w:cs="Times New Roman"/>
          <w:noProof/>
          <w:sz w:val="24"/>
          <w:szCs w:val="24"/>
        </w:rPr>
      </w:pPr>
      <w:del w:id="55" w:author="Stjepan Salopek (ssalopek)" w:date="2021-09-13T17:24:00Z">
        <w:r w:rsidRPr="00007792" w:rsidDel="00A3456A">
          <w:rPr>
            <w:rStyle w:val="Hyperlink"/>
            <w:rFonts w:ascii="Times New Roman" w:hAnsi="Times New Roman" w:cs="Times New Roman"/>
            <w:noProof/>
            <w:sz w:val="24"/>
            <w:szCs w:val="24"/>
          </w:rPr>
          <w:delText>Slika 4. Primjer jednostavne feedforward neuronske mreže</w:delText>
        </w:r>
        <w:r w:rsidRPr="00007792" w:rsidDel="00A3456A">
          <w:rPr>
            <w:rFonts w:ascii="Times New Roman" w:hAnsi="Times New Roman" w:cs="Times New Roman"/>
            <w:noProof/>
            <w:webHidden/>
            <w:sz w:val="24"/>
            <w:szCs w:val="24"/>
          </w:rPr>
          <w:tab/>
          <w:delText>15</w:delText>
        </w:r>
      </w:del>
    </w:p>
    <w:p w14:paraId="6E429427" w14:textId="417897A1" w:rsidR="00543E0C" w:rsidRPr="00007792" w:rsidDel="00A3456A" w:rsidRDefault="00543E0C" w:rsidP="00007792">
      <w:pPr>
        <w:pStyle w:val="TableofFigures"/>
        <w:tabs>
          <w:tab w:val="right" w:leader="dot" w:pos="9062"/>
        </w:tabs>
        <w:spacing w:line="360" w:lineRule="auto"/>
        <w:rPr>
          <w:del w:id="56" w:author="Stjepan Salopek (ssalopek)" w:date="2021-09-13T17:24:00Z"/>
          <w:rFonts w:ascii="Times New Roman" w:eastAsiaTheme="minorEastAsia" w:hAnsi="Times New Roman" w:cs="Times New Roman"/>
          <w:noProof/>
          <w:sz w:val="24"/>
          <w:szCs w:val="24"/>
        </w:rPr>
      </w:pPr>
      <w:del w:id="57" w:author="Stjepan Salopek (ssalopek)" w:date="2021-09-13T17:24:00Z">
        <w:r w:rsidRPr="00007792" w:rsidDel="00A3456A">
          <w:rPr>
            <w:rStyle w:val="Hyperlink"/>
            <w:rFonts w:ascii="Times New Roman" w:hAnsi="Times New Roman" w:cs="Times New Roman"/>
            <w:noProof/>
            <w:sz w:val="24"/>
            <w:szCs w:val="24"/>
          </w:rPr>
          <w:delText>Slika 5. Primjer prepoznavanja lica strojnim učenjem</w:delText>
        </w:r>
        <w:r w:rsidRPr="00007792" w:rsidDel="00A3456A">
          <w:rPr>
            <w:rFonts w:ascii="Times New Roman" w:hAnsi="Times New Roman" w:cs="Times New Roman"/>
            <w:noProof/>
            <w:webHidden/>
            <w:sz w:val="24"/>
            <w:szCs w:val="24"/>
          </w:rPr>
          <w:tab/>
          <w:delText>17</w:delText>
        </w:r>
      </w:del>
    </w:p>
    <w:p w14:paraId="0B3A982E" w14:textId="1E225390" w:rsidR="00543E0C" w:rsidRPr="00007792" w:rsidDel="00A3456A" w:rsidRDefault="00543E0C" w:rsidP="00007792">
      <w:pPr>
        <w:pStyle w:val="TableofFigures"/>
        <w:tabs>
          <w:tab w:val="right" w:leader="dot" w:pos="9062"/>
        </w:tabs>
        <w:spacing w:line="360" w:lineRule="auto"/>
        <w:rPr>
          <w:del w:id="58" w:author="Stjepan Salopek (ssalopek)" w:date="2021-09-13T17:24:00Z"/>
          <w:rFonts w:ascii="Times New Roman" w:eastAsiaTheme="minorEastAsia" w:hAnsi="Times New Roman" w:cs="Times New Roman"/>
          <w:noProof/>
          <w:sz w:val="24"/>
          <w:szCs w:val="24"/>
        </w:rPr>
      </w:pPr>
      <w:del w:id="59" w:author="Stjepan Salopek (ssalopek)" w:date="2021-09-13T17:24:00Z">
        <w:r w:rsidRPr="00007792" w:rsidDel="00A3456A">
          <w:rPr>
            <w:rStyle w:val="Hyperlink"/>
            <w:rFonts w:ascii="Times New Roman" w:hAnsi="Times New Roman" w:cs="Times New Roman"/>
            <w:noProof/>
            <w:sz w:val="24"/>
            <w:szCs w:val="24"/>
          </w:rPr>
          <w:delText>Slika 6. Primjer strojnog učenja u Google tražilici</w:delText>
        </w:r>
        <w:r w:rsidRPr="00007792" w:rsidDel="00A3456A">
          <w:rPr>
            <w:rFonts w:ascii="Times New Roman" w:hAnsi="Times New Roman" w:cs="Times New Roman"/>
            <w:noProof/>
            <w:webHidden/>
            <w:sz w:val="24"/>
            <w:szCs w:val="24"/>
          </w:rPr>
          <w:tab/>
          <w:delText>17</w:delText>
        </w:r>
      </w:del>
    </w:p>
    <w:p w14:paraId="61ECC180" w14:textId="4767569D" w:rsidR="00543E0C" w:rsidRPr="00007792" w:rsidDel="00A3456A" w:rsidRDefault="00543E0C" w:rsidP="00007792">
      <w:pPr>
        <w:pStyle w:val="TableofFigures"/>
        <w:tabs>
          <w:tab w:val="right" w:leader="dot" w:pos="9062"/>
        </w:tabs>
        <w:spacing w:line="360" w:lineRule="auto"/>
        <w:rPr>
          <w:del w:id="60" w:author="Stjepan Salopek (ssalopek)" w:date="2021-09-13T17:24:00Z"/>
          <w:rFonts w:ascii="Times New Roman" w:eastAsiaTheme="minorEastAsia" w:hAnsi="Times New Roman" w:cs="Times New Roman"/>
          <w:noProof/>
          <w:sz w:val="24"/>
          <w:szCs w:val="24"/>
        </w:rPr>
      </w:pPr>
      <w:del w:id="61" w:author="Stjepan Salopek (ssalopek)" w:date="2021-09-13T17:24:00Z">
        <w:r w:rsidRPr="00007792" w:rsidDel="00A3456A">
          <w:rPr>
            <w:rStyle w:val="Hyperlink"/>
            <w:rFonts w:ascii="Times New Roman" w:hAnsi="Times New Roman" w:cs="Times New Roman"/>
            <w:noProof/>
            <w:sz w:val="24"/>
            <w:szCs w:val="24"/>
          </w:rPr>
          <w:delText>Slika 7. Usporedba Google trendova za pojmove TensorFlow (crveno) te PyTorch (plavo)</w:delText>
        </w:r>
        <w:r w:rsidRPr="00007792" w:rsidDel="00A3456A">
          <w:rPr>
            <w:rFonts w:ascii="Times New Roman" w:hAnsi="Times New Roman" w:cs="Times New Roman"/>
            <w:noProof/>
            <w:webHidden/>
            <w:sz w:val="24"/>
            <w:szCs w:val="24"/>
          </w:rPr>
          <w:tab/>
          <w:delText>20</w:delText>
        </w:r>
      </w:del>
    </w:p>
    <w:p w14:paraId="52C82C75" w14:textId="50632FC0" w:rsidR="00543E0C" w:rsidRPr="00007792" w:rsidDel="00A3456A" w:rsidRDefault="00543E0C" w:rsidP="00007792">
      <w:pPr>
        <w:pStyle w:val="TableofFigures"/>
        <w:tabs>
          <w:tab w:val="right" w:leader="dot" w:pos="9062"/>
        </w:tabs>
        <w:spacing w:line="360" w:lineRule="auto"/>
        <w:rPr>
          <w:del w:id="62" w:author="Stjepan Salopek (ssalopek)" w:date="2021-09-13T17:24:00Z"/>
          <w:rFonts w:ascii="Times New Roman" w:eastAsiaTheme="minorEastAsia" w:hAnsi="Times New Roman" w:cs="Times New Roman"/>
          <w:noProof/>
          <w:sz w:val="24"/>
          <w:szCs w:val="24"/>
        </w:rPr>
      </w:pPr>
      <w:del w:id="63" w:author="Stjepan Salopek (ssalopek)" w:date="2021-09-13T17:24:00Z">
        <w:r w:rsidRPr="00007792" w:rsidDel="00A3456A">
          <w:rPr>
            <w:rStyle w:val="Hyperlink"/>
            <w:rFonts w:ascii="Times New Roman" w:hAnsi="Times New Roman" w:cs="Times New Roman"/>
            <w:noProof/>
            <w:sz w:val="24"/>
            <w:szCs w:val="24"/>
          </w:rPr>
          <w:delText>Slika 8. Primjer uobičajene propagacije mreže</w:delText>
        </w:r>
        <w:r w:rsidRPr="00007792" w:rsidDel="00A3456A">
          <w:rPr>
            <w:rFonts w:ascii="Times New Roman" w:hAnsi="Times New Roman" w:cs="Times New Roman"/>
            <w:noProof/>
            <w:webHidden/>
            <w:sz w:val="24"/>
            <w:szCs w:val="24"/>
          </w:rPr>
          <w:tab/>
          <w:delText>22</w:delText>
        </w:r>
      </w:del>
    </w:p>
    <w:p w14:paraId="645E5FFD" w14:textId="3C7A120E" w:rsidR="00543E0C" w:rsidRPr="00007792" w:rsidDel="00A3456A" w:rsidRDefault="00543E0C" w:rsidP="00007792">
      <w:pPr>
        <w:pStyle w:val="TableofFigures"/>
        <w:tabs>
          <w:tab w:val="right" w:leader="dot" w:pos="9062"/>
        </w:tabs>
        <w:spacing w:line="360" w:lineRule="auto"/>
        <w:rPr>
          <w:del w:id="64" w:author="Stjepan Salopek (ssalopek)" w:date="2021-09-13T17:24:00Z"/>
          <w:rFonts w:ascii="Times New Roman" w:eastAsiaTheme="minorEastAsia" w:hAnsi="Times New Roman" w:cs="Times New Roman"/>
          <w:noProof/>
          <w:sz w:val="24"/>
          <w:szCs w:val="24"/>
        </w:rPr>
      </w:pPr>
      <w:del w:id="65" w:author="Stjepan Salopek (ssalopek)" w:date="2021-09-13T17:24:00Z">
        <w:r w:rsidRPr="00007792" w:rsidDel="00A3456A">
          <w:rPr>
            <w:rStyle w:val="Hyperlink"/>
            <w:rFonts w:ascii="Times New Roman" w:hAnsi="Times New Roman" w:cs="Times New Roman"/>
            <w:noProof/>
            <w:sz w:val="24"/>
            <w:szCs w:val="24"/>
          </w:rPr>
          <w:delText>Slika 9. Ovisnost varijabli neuronske mreže</w:delText>
        </w:r>
        <w:r w:rsidRPr="00007792" w:rsidDel="00A3456A">
          <w:rPr>
            <w:rFonts w:ascii="Times New Roman" w:hAnsi="Times New Roman" w:cs="Times New Roman"/>
            <w:noProof/>
            <w:webHidden/>
            <w:sz w:val="24"/>
            <w:szCs w:val="24"/>
          </w:rPr>
          <w:tab/>
          <w:delText>23</w:delText>
        </w:r>
      </w:del>
    </w:p>
    <w:p w14:paraId="139564CC" w14:textId="1545BABE" w:rsidR="00543E0C" w:rsidRPr="00007792" w:rsidDel="00A3456A" w:rsidRDefault="00543E0C" w:rsidP="00007792">
      <w:pPr>
        <w:pStyle w:val="TableofFigures"/>
        <w:tabs>
          <w:tab w:val="right" w:leader="dot" w:pos="9062"/>
        </w:tabs>
        <w:spacing w:line="360" w:lineRule="auto"/>
        <w:rPr>
          <w:del w:id="66" w:author="Stjepan Salopek (ssalopek)" w:date="2021-09-13T17:24:00Z"/>
          <w:rFonts w:ascii="Times New Roman" w:eastAsiaTheme="minorEastAsia" w:hAnsi="Times New Roman" w:cs="Times New Roman"/>
          <w:noProof/>
          <w:sz w:val="24"/>
          <w:szCs w:val="24"/>
        </w:rPr>
      </w:pPr>
      <w:del w:id="67" w:author="Stjepan Salopek (ssalopek)" w:date="2021-09-13T17:24:00Z">
        <w:r w:rsidRPr="00007792" w:rsidDel="00A3456A">
          <w:rPr>
            <w:rStyle w:val="Hyperlink"/>
            <w:rFonts w:ascii="Times New Roman" w:hAnsi="Times New Roman" w:cs="Times New Roman"/>
            <w:noProof/>
            <w:sz w:val="24"/>
            <w:szCs w:val="24"/>
          </w:rPr>
          <w:delText>Slika 10. Model za prepoznavanje teksta</w:delText>
        </w:r>
        <w:r w:rsidRPr="00007792" w:rsidDel="00A3456A">
          <w:rPr>
            <w:rFonts w:ascii="Times New Roman" w:hAnsi="Times New Roman" w:cs="Times New Roman"/>
            <w:noProof/>
            <w:webHidden/>
            <w:sz w:val="24"/>
            <w:szCs w:val="24"/>
          </w:rPr>
          <w:tab/>
          <w:delText>24</w:delText>
        </w:r>
      </w:del>
    </w:p>
    <w:p w14:paraId="6548B18F" w14:textId="45C55641" w:rsidR="00543E0C" w:rsidRPr="00007792" w:rsidDel="00A3456A" w:rsidRDefault="00543E0C" w:rsidP="00007792">
      <w:pPr>
        <w:pStyle w:val="TableofFigures"/>
        <w:tabs>
          <w:tab w:val="right" w:leader="dot" w:pos="9062"/>
        </w:tabs>
        <w:spacing w:line="360" w:lineRule="auto"/>
        <w:rPr>
          <w:del w:id="68" w:author="Stjepan Salopek (ssalopek)" w:date="2021-09-13T17:24:00Z"/>
          <w:rFonts w:ascii="Times New Roman" w:eastAsiaTheme="minorEastAsia" w:hAnsi="Times New Roman" w:cs="Times New Roman"/>
          <w:noProof/>
          <w:sz w:val="24"/>
          <w:szCs w:val="24"/>
        </w:rPr>
      </w:pPr>
      <w:del w:id="69" w:author="Stjepan Salopek (ssalopek)" w:date="2021-09-13T17:24:00Z">
        <w:r w:rsidRPr="00007792" w:rsidDel="00A3456A">
          <w:rPr>
            <w:rStyle w:val="Hyperlink"/>
            <w:rFonts w:ascii="Times New Roman" w:hAnsi="Times New Roman" w:cs="Times New Roman"/>
            <w:noProof/>
            <w:sz w:val="24"/>
            <w:szCs w:val="24"/>
          </w:rPr>
          <w:delText>Slika 11. Rad u Colaboratoryju</w:delText>
        </w:r>
        <w:r w:rsidRPr="00007792" w:rsidDel="00A3456A">
          <w:rPr>
            <w:rFonts w:ascii="Times New Roman" w:hAnsi="Times New Roman" w:cs="Times New Roman"/>
            <w:noProof/>
            <w:webHidden/>
            <w:sz w:val="24"/>
            <w:szCs w:val="24"/>
          </w:rPr>
          <w:tab/>
          <w:delText>28</w:delText>
        </w:r>
      </w:del>
    </w:p>
    <w:p w14:paraId="30D0B7C8" w14:textId="161FA973" w:rsidR="00543E0C" w:rsidRPr="00007792" w:rsidDel="00A3456A" w:rsidRDefault="00543E0C" w:rsidP="00007792">
      <w:pPr>
        <w:pStyle w:val="TableofFigures"/>
        <w:tabs>
          <w:tab w:val="right" w:leader="dot" w:pos="9062"/>
        </w:tabs>
        <w:spacing w:line="360" w:lineRule="auto"/>
        <w:rPr>
          <w:del w:id="70" w:author="Stjepan Salopek (ssalopek)" w:date="2021-09-13T17:24:00Z"/>
          <w:rFonts w:ascii="Times New Roman" w:eastAsiaTheme="minorEastAsia" w:hAnsi="Times New Roman" w:cs="Times New Roman"/>
          <w:noProof/>
          <w:sz w:val="24"/>
          <w:szCs w:val="24"/>
        </w:rPr>
      </w:pPr>
      <w:del w:id="71" w:author="Stjepan Salopek (ssalopek)" w:date="2021-09-13T17:24:00Z">
        <w:r w:rsidRPr="00007792" w:rsidDel="00A3456A">
          <w:rPr>
            <w:rStyle w:val="Hyperlink"/>
            <w:rFonts w:ascii="Times New Roman" w:hAnsi="Times New Roman" w:cs="Times New Roman"/>
            <w:noProof/>
            <w:sz w:val="24"/>
            <w:szCs w:val="24"/>
          </w:rPr>
          <w:delText>Slika 12. Primjer slika u skupu "Handwriting Recognition"</w:delText>
        </w:r>
        <w:r w:rsidRPr="00007792" w:rsidDel="00A3456A">
          <w:rPr>
            <w:rFonts w:ascii="Times New Roman" w:hAnsi="Times New Roman" w:cs="Times New Roman"/>
            <w:noProof/>
            <w:webHidden/>
            <w:sz w:val="24"/>
            <w:szCs w:val="24"/>
          </w:rPr>
          <w:tab/>
          <w:delText>29</w:delText>
        </w:r>
      </w:del>
    </w:p>
    <w:p w14:paraId="52273EA9" w14:textId="015F6233" w:rsidR="00543E0C" w:rsidRPr="00007792" w:rsidDel="00A3456A" w:rsidRDefault="00543E0C" w:rsidP="00007792">
      <w:pPr>
        <w:pStyle w:val="TableofFigures"/>
        <w:tabs>
          <w:tab w:val="right" w:leader="dot" w:pos="9062"/>
        </w:tabs>
        <w:spacing w:line="360" w:lineRule="auto"/>
        <w:rPr>
          <w:del w:id="72" w:author="Stjepan Salopek (ssalopek)" w:date="2021-09-13T17:24:00Z"/>
          <w:rFonts w:ascii="Times New Roman" w:eastAsiaTheme="minorEastAsia" w:hAnsi="Times New Roman" w:cs="Times New Roman"/>
          <w:noProof/>
          <w:sz w:val="24"/>
          <w:szCs w:val="24"/>
        </w:rPr>
      </w:pPr>
      <w:del w:id="73" w:author="Stjepan Salopek (ssalopek)" w:date="2021-09-13T17:24:00Z">
        <w:r w:rsidRPr="00007792" w:rsidDel="00A3456A">
          <w:rPr>
            <w:rStyle w:val="Hyperlink"/>
            <w:rFonts w:ascii="Times New Roman" w:hAnsi="Times New Roman" w:cs="Times New Roman"/>
            <w:noProof/>
            <w:sz w:val="24"/>
            <w:szCs w:val="24"/>
          </w:rPr>
          <w:delText>Slika 13. Obrada podatkovnog skupa</w:delText>
        </w:r>
        <w:r w:rsidRPr="00007792" w:rsidDel="00A3456A">
          <w:rPr>
            <w:rFonts w:ascii="Times New Roman" w:hAnsi="Times New Roman" w:cs="Times New Roman"/>
            <w:noProof/>
            <w:webHidden/>
            <w:sz w:val="24"/>
            <w:szCs w:val="24"/>
          </w:rPr>
          <w:tab/>
          <w:delText>31</w:delText>
        </w:r>
      </w:del>
    </w:p>
    <w:p w14:paraId="469BAC6A" w14:textId="594B9CDB" w:rsidR="00543E0C" w:rsidRPr="00007792" w:rsidDel="00A3456A" w:rsidRDefault="00543E0C" w:rsidP="00007792">
      <w:pPr>
        <w:pStyle w:val="TableofFigures"/>
        <w:tabs>
          <w:tab w:val="right" w:leader="dot" w:pos="9062"/>
        </w:tabs>
        <w:spacing w:line="360" w:lineRule="auto"/>
        <w:rPr>
          <w:del w:id="74" w:author="Stjepan Salopek (ssalopek)" w:date="2021-09-13T17:24:00Z"/>
          <w:rFonts w:ascii="Times New Roman" w:eastAsiaTheme="minorEastAsia" w:hAnsi="Times New Roman" w:cs="Times New Roman"/>
          <w:noProof/>
          <w:sz w:val="24"/>
          <w:szCs w:val="24"/>
        </w:rPr>
      </w:pPr>
      <w:del w:id="75" w:author="Stjepan Salopek (ssalopek)" w:date="2021-09-13T17:24:00Z">
        <w:r w:rsidRPr="00007792" w:rsidDel="00A3456A">
          <w:rPr>
            <w:rStyle w:val="Hyperlink"/>
            <w:rFonts w:ascii="Times New Roman" w:hAnsi="Times New Roman" w:cs="Times New Roman"/>
            <w:noProof/>
            <w:sz w:val="24"/>
            <w:szCs w:val="24"/>
          </w:rPr>
          <w:delText>Slika 14. Otvaranje slika bibliotekom Matplotlib</w:delText>
        </w:r>
        <w:r w:rsidRPr="00007792" w:rsidDel="00A3456A">
          <w:rPr>
            <w:rFonts w:ascii="Times New Roman" w:hAnsi="Times New Roman" w:cs="Times New Roman"/>
            <w:noProof/>
            <w:webHidden/>
            <w:sz w:val="24"/>
            <w:szCs w:val="24"/>
          </w:rPr>
          <w:tab/>
          <w:delText>37</w:delText>
        </w:r>
      </w:del>
    </w:p>
    <w:p w14:paraId="5D32423C" w14:textId="0AC25ABD" w:rsidR="00543E0C" w:rsidRPr="00007792" w:rsidDel="00A3456A" w:rsidRDefault="00543E0C" w:rsidP="00007792">
      <w:pPr>
        <w:pStyle w:val="TableofFigures"/>
        <w:tabs>
          <w:tab w:val="right" w:leader="dot" w:pos="9062"/>
        </w:tabs>
        <w:spacing w:line="360" w:lineRule="auto"/>
        <w:rPr>
          <w:del w:id="76" w:author="Stjepan Salopek (ssalopek)" w:date="2021-09-13T17:24:00Z"/>
          <w:rFonts w:ascii="Times New Roman" w:eastAsiaTheme="minorEastAsia" w:hAnsi="Times New Roman" w:cs="Times New Roman"/>
          <w:noProof/>
          <w:sz w:val="24"/>
          <w:szCs w:val="24"/>
        </w:rPr>
      </w:pPr>
      <w:del w:id="77" w:author="Stjepan Salopek (ssalopek)" w:date="2021-09-13T17:24:00Z">
        <w:r w:rsidRPr="00007792" w:rsidDel="00A3456A">
          <w:rPr>
            <w:rStyle w:val="Hyperlink"/>
            <w:rFonts w:ascii="Times New Roman" w:hAnsi="Times New Roman" w:cs="Times New Roman"/>
            <w:noProof/>
            <w:sz w:val="24"/>
            <w:szCs w:val="24"/>
          </w:rPr>
          <w:delText>Slika 15. Primjer TensorBoard alata</w:delText>
        </w:r>
        <w:r w:rsidRPr="00007792" w:rsidDel="00A3456A">
          <w:rPr>
            <w:rFonts w:ascii="Times New Roman" w:hAnsi="Times New Roman" w:cs="Times New Roman"/>
            <w:noProof/>
            <w:webHidden/>
            <w:sz w:val="24"/>
            <w:szCs w:val="24"/>
          </w:rPr>
          <w:tab/>
          <w:delText>38</w:delText>
        </w:r>
      </w:del>
    </w:p>
    <w:p w14:paraId="469F1C39" w14:textId="6C23EEEE" w:rsidR="00C040F9" w:rsidRPr="00007792" w:rsidDel="008064B8" w:rsidRDefault="00C040F9" w:rsidP="00007792">
      <w:pPr>
        <w:pStyle w:val="TableofFigures"/>
        <w:tabs>
          <w:tab w:val="right" w:leader="dot" w:pos="9062"/>
        </w:tabs>
        <w:spacing w:line="360" w:lineRule="auto"/>
        <w:rPr>
          <w:del w:id="78" w:author="Stjepan Salopek (ssalopek)" w:date="2021-09-09T15:29:00Z"/>
          <w:rFonts w:ascii="Times New Roman" w:eastAsiaTheme="minorEastAsia" w:hAnsi="Times New Roman" w:cs="Times New Roman"/>
          <w:noProof/>
          <w:sz w:val="24"/>
          <w:szCs w:val="24"/>
        </w:rPr>
      </w:pPr>
      <w:del w:id="79" w:author="Stjepan Salopek (ssalopek)" w:date="2021-09-09T15:29:00Z">
        <w:r w:rsidRPr="00007792" w:rsidDel="008064B8">
          <w:rPr>
            <w:rStyle w:val="Hyperlink"/>
            <w:rFonts w:ascii="Times New Roman" w:hAnsi="Times New Roman" w:cs="Times New Roman"/>
            <w:noProof/>
            <w:sz w:val="24"/>
            <w:szCs w:val="24"/>
          </w:rPr>
          <w:delText>Slika 1. Odnos umjetne inteligencije i strojnog učenja</w:delText>
        </w:r>
        <w:r w:rsidRPr="00007792" w:rsidDel="008064B8">
          <w:rPr>
            <w:rFonts w:ascii="Times New Roman" w:hAnsi="Times New Roman" w:cs="Times New Roman"/>
            <w:noProof/>
            <w:webHidden/>
            <w:sz w:val="24"/>
            <w:szCs w:val="24"/>
          </w:rPr>
          <w:tab/>
          <w:delText>10</w:delText>
        </w:r>
      </w:del>
    </w:p>
    <w:p w14:paraId="610A8EBF" w14:textId="7891743C" w:rsidR="00C040F9" w:rsidRPr="00007792" w:rsidDel="008064B8" w:rsidRDefault="00C040F9" w:rsidP="00007792">
      <w:pPr>
        <w:pStyle w:val="TableofFigures"/>
        <w:tabs>
          <w:tab w:val="right" w:leader="dot" w:pos="9062"/>
        </w:tabs>
        <w:spacing w:line="360" w:lineRule="auto"/>
        <w:rPr>
          <w:del w:id="80" w:author="Stjepan Salopek (ssalopek)" w:date="2021-09-09T15:29:00Z"/>
          <w:rFonts w:ascii="Times New Roman" w:eastAsiaTheme="minorEastAsia" w:hAnsi="Times New Roman" w:cs="Times New Roman"/>
          <w:noProof/>
          <w:sz w:val="24"/>
          <w:szCs w:val="24"/>
        </w:rPr>
      </w:pPr>
      <w:del w:id="81" w:author="Stjepan Salopek (ssalopek)" w:date="2021-09-09T15:29:00Z">
        <w:r w:rsidRPr="00007792" w:rsidDel="008064B8">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007792" w:rsidDel="008064B8">
          <w:rPr>
            <w:rStyle w:val="Hyperlink"/>
            <w:rFonts w:ascii="Times New Roman" w:hAnsi="Times New Roman" w:cs="Times New Roman"/>
            <w:noProof/>
            <w:sz w:val="24"/>
            <w:szCs w:val="24"/>
            <w:lang w:val="en-US"/>
          </w:rPr>
          <w:delText>[6]</w:delText>
        </w:r>
        <w:r w:rsidRPr="00007792" w:rsidDel="008064B8">
          <w:rPr>
            <w:rFonts w:ascii="Times New Roman" w:hAnsi="Times New Roman" w:cs="Times New Roman"/>
            <w:noProof/>
            <w:webHidden/>
            <w:sz w:val="24"/>
            <w:szCs w:val="24"/>
          </w:rPr>
          <w:tab/>
          <w:delText>12</w:delText>
        </w:r>
      </w:del>
    </w:p>
    <w:p w14:paraId="6D131FA2" w14:textId="1629BB90" w:rsidR="00C040F9" w:rsidRPr="00007792" w:rsidDel="008064B8" w:rsidRDefault="00C040F9" w:rsidP="00007792">
      <w:pPr>
        <w:pStyle w:val="TableofFigures"/>
        <w:tabs>
          <w:tab w:val="right" w:leader="dot" w:pos="9062"/>
        </w:tabs>
        <w:spacing w:line="360" w:lineRule="auto"/>
        <w:rPr>
          <w:del w:id="82" w:author="Stjepan Salopek (ssalopek)" w:date="2021-09-09T15:29:00Z"/>
          <w:rFonts w:ascii="Times New Roman" w:eastAsiaTheme="minorEastAsia" w:hAnsi="Times New Roman" w:cs="Times New Roman"/>
          <w:noProof/>
          <w:sz w:val="24"/>
          <w:szCs w:val="24"/>
        </w:rPr>
      </w:pPr>
      <w:del w:id="83" w:author="Stjepan Salopek (ssalopek)" w:date="2021-09-09T15:29:00Z">
        <w:r w:rsidRPr="00007792" w:rsidDel="008064B8">
          <w:rPr>
            <w:rStyle w:val="Hyperlink"/>
            <w:rFonts w:ascii="Times New Roman" w:hAnsi="Times New Roman" w:cs="Times New Roman"/>
            <w:noProof/>
            <w:sz w:val="24"/>
            <w:szCs w:val="24"/>
          </w:rPr>
          <w:delText>Slika 3. Primjer prepoznavanja brojeva neuronskom mrežom</w:delText>
        </w:r>
        <w:r w:rsidRPr="00007792" w:rsidDel="008064B8">
          <w:rPr>
            <w:rFonts w:ascii="Times New Roman" w:hAnsi="Times New Roman" w:cs="Times New Roman"/>
            <w:noProof/>
            <w:webHidden/>
            <w:sz w:val="24"/>
            <w:szCs w:val="24"/>
          </w:rPr>
          <w:tab/>
          <w:delText>14</w:delText>
        </w:r>
      </w:del>
    </w:p>
    <w:p w14:paraId="11B1796C" w14:textId="1F5FBACC" w:rsidR="00C040F9" w:rsidRPr="00007792" w:rsidDel="008064B8" w:rsidRDefault="00C040F9" w:rsidP="00007792">
      <w:pPr>
        <w:pStyle w:val="TableofFigures"/>
        <w:tabs>
          <w:tab w:val="right" w:leader="dot" w:pos="9062"/>
        </w:tabs>
        <w:spacing w:line="360" w:lineRule="auto"/>
        <w:rPr>
          <w:del w:id="84" w:author="Stjepan Salopek (ssalopek)" w:date="2021-09-09T15:29:00Z"/>
          <w:rFonts w:ascii="Times New Roman" w:eastAsiaTheme="minorEastAsia" w:hAnsi="Times New Roman" w:cs="Times New Roman"/>
          <w:noProof/>
          <w:sz w:val="24"/>
          <w:szCs w:val="24"/>
        </w:rPr>
      </w:pPr>
      <w:del w:id="85" w:author="Stjepan Salopek (ssalopek)" w:date="2021-09-09T15:29:00Z">
        <w:r w:rsidRPr="00007792" w:rsidDel="008064B8">
          <w:rPr>
            <w:rStyle w:val="Hyperlink"/>
            <w:rFonts w:ascii="Times New Roman" w:hAnsi="Times New Roman" w:cs="Times New Roman"/>
            <w:noProof/>
            <w:sz w:val="24"/>
            <w:szCs w:val="24"/>
          </w:rPr>
          <w:delText>Slika 4. Primjer jednostavne feedforward neuronske mreže</w:delText>
        </w:r>
        <w:r w:rsidRPr="00007792" w:rsidDel="008064B8">
          <w:rPr>
            <w:rFonts w:ascii="Times New Roman" w:hAnsi="Times New Roman" w:cs="Times New Roman"/>
            <w:noProof/>
            <w:webHidden/>
            <w:sz w:val="24"/>
            <w:szCs w:val="24"/>
          </w:rPr>
          <w:tab/>
          <w:delText>15</w:delText>
        </w:r>
      </w:del>
    </w:p>
    <w:p w14:paraId="608BE98B" w14:textId="5B664244" w:rsidR="00C040F9" w:rsidRPr="00007792" w:rsidDel="008064B8" w:rsidRDefault="00C040F9" w:rsidP="00007792">
      <w:pPr>
        <w:pStyle w:val="TableofFigures"/>
        <w:tabs>
          <w:tab w:val="right" w:leader="dot" w:pos="9062"/>
        </w:tabs>
        <w:spacing w:line="360" w:lineRule="auto"/>
        <w:rPr>
          <w:del w:id="86" w:author="Stjepan Salopek (ssalopek)" w:date="2021-09-09T15:29:00Z"/>
          <w:rFonts w:ascii="Times New Roman" w:eastAsiaTheme="minorEastAsia" w:hAnsi="Times New Roman" w:cs="Times New Roman"/>
          <w:noProof/>
          <w:sz w:val="24"/>
          <w:szCs w:val="24"/>
        </w:rPr>
      </w:pPr>
      <w:del w:id="87" w:author="Stjepan Salopek (ssalopek)" w:date="2021-09-09T15:29:00Z">
        <w:r w:rsidRPr="00007792" w:rsidDel="008064B8">
          <w:rPr>
            <w:rStyle w:val="Hyperlink"/>
            <w:rFonts w:ascii="Times New Roman" w:hAnsi="Times New Roman" w:cs="Times New Roman"/>
            <w:noProof/>
            <w:sz w:val="24"/>
            <w:szCs w:val="24"/>
          </w:rPr>
          <w:delText>Slika 5. Primjer prepoznavanja lica strojnim učenjem</w:delText>
        </w:r>
        <w:r w:rsidRPr="00007792" w:rsidDel="008064B8">
          <w:rPr>
            <w:rFonts w:ascii="Times New Roman" w:hAnsi="Times New Roman" w:cs="Times New Roman"/>
            <w:noProof/>
            <w:webHidden/>
            <w:sz w:val="24"/>
            <w:szCs w:val="24"/>
          </w:rPr>
          <w:tab/>
          <w:delText>17</w:delText>
        </w:r>
      </w:del>
    </w:p>
    <w:p w14:paraId="728B5402" w14:textId="7368C6A1" w:rsidR="00C040F9" w:rsidRPr="00007792" w:rsidDel="008064B8" w:rsidRDefault="00C040F9" w:rsidP="00007792">
      <w:pPr>
        <w:pStyle w:val="TableofFigures"/>
        <w:tabs>
          <w:tab w:val="right" w:leader="dot" w:pos="9062"/>
        </w:tabs>
        <w:spacing w:line="360" w:lineRule="auto"/>
        <w:rPr>
          <w:del w:id="88" w:author="Stjepan Salopek (ssalopek)" w:date="2021-09-09T15:29:00Z"/>
          <w:rFonts w:ascii="Times New Roman" w:eastAsiaTheme="minorEastAsia" w:hAnsi="Times New Roman" w:cs="Times New Roman"/>
          <w:noProof/>
          <w:sz w:val="24"/>
          <w:szCs w:val="24"/>
        </w:rPr>
      </w:pPr>
      <w:del w:id="89" w:author="Stjepan Salopek (ssalopek)" w:date="2021-09-09T15:29:00Z">
        <w:r w:rsidRPr="00007792" w:rsidDel="008064B8">
          <w:rPr>
            <w:rStyle w:val="Hyperlink"/>
            <w:rFonts w:ascii="Times New Roman" w:hAnsi="Times New Roman" w:cs="Times New Roman"/>
            <w:noProof/>
            <w:sz w:val="24"/>
            <w:szCs w:val="24"/>
          </w:rPr>
          <w:delText>Slika 6. Primjer strojnog učenja u Google tražilici</w:delText>
        </w:r>
        <w:r w:rsidRPr="00007792" w:rsidDel="008064B8">
          <w:rPr>
            <w:rFonts w:ascii="Times New Roman" w:hAnsi="Times New Roman" w:cs="Times New Roman"/>
            <w:noProof/>
            <w:webHidden/>
            <w:sz w:val="24"/>
            <w:szCs w:val="24"/>
          </w:rPr>
          <w:tab/>
          <w:delText>17</w:delText>
        </w:r>
      </w:del>
    </w:p>
    <w:p w14:paraId="6622BAC0" w14:textId="65549D68" w:rsidR="00C040F9" w:rsidRPr="00007792" w:rsidDel="008064B8" w:rsidRDefault="00C040F9" w:rsidP="00007792">
      <w:pPr>
        <w:pStyle w:val="TableofFigures"/>
        <w:tabs>
          <w:tab w:val="right" w:leader="dot" w:pos="9062"/>
        </w:tabs>
        <w:spacing w:line="360" w:lineRule="auto"/>
        <w:rPr>
          <w:del w:id="90" w:author="Stjepan Salopek (ssalopek)" w:date="2021-09-09T15:29:00Z"/>
          <w:rFonts w:ascii="Times New Roman" w:eastAsiaTheme="minorEastAsia" w:hAnsi="Times New Roman" w:cs="Times New Roman"/>
          <w:noProof/>
          <w:sz w:val="24"/>
          <w:szCs w:val="24"/>
        </w:rPr>
      </w:pPr>
      <w:del w:id="91" w:author="Stjepan Salopek (ssalopek)" w:date="2021-09-09T15:29:00Z">
        <w:r w:rsidRPr="00007792" w:rsidDel="008064B8">
          <w:rPr>
            <w:rStyle w:val="Hyperlink"/>
            <w:rFonts w:ascii="Times New Roman" w:hAnsi="Times New Roman" w:cs="Times New Roman"/>
            <w:noProof/>
            <w:sz w:val="24"/>
            <w:szCs w:val="24"/>
          </w:rPr>
          <w:delText>Slika 6 Primjer prepoznavanja lica strojnim učenjem</w:delText>
        </w:r>
        <w:r w:rsidRPr="00007792" w:rsidDel="008064B8">
          <w:rPr>
            <w:rFonts w:ascii="Times New Roman" w:hAnsi="Times New Roman" w:cs="Times New Roman"/>
            <w:noProof/>
            <w:webHidden/>
            <w:sz w:val="24"/>
            <w:szCs w:val="24"/>
          </w:rPr>
          <w:tab/>
          <w:delText>17</w:delText>
        </w:r>
      </w:del>
    </w:p>
    <w:p w14:paraId="5D63327D" w14:textId="6EAE4A88" w:rsidR="00C040F9" w:rsidRPr="00007792" w:rsidDel="008064B8" w:rsidRDefault="00C040F9" w:rsidP="00007792">
      <w:pPr>
        <w:pStyle w:val="TableofFigures"/>
        <w:tabs>
          <w:tab w:val="right" w:leader="dot" w:pos="9062"/>
        </w:tabs>
        <w:spacing w:line="360" w:lineRule="auto"/>
        <w:rPr>
          <w:del w:id="92" w:author="Stjepan Salopek (ssalopek)" w:date="2021-09-09T15:29:00Z"/>
          <w:rFonts w:ascii="Times New Roman" w:eastAsiaTheme="minorEastAsia" w:hAnsi="Times New Roman" w:cs="Times New Roman"/>
          <w:noProof/>
          <w:sz w:val="24"/>
          <w:szCs w:val="24"/>
        </w:rPr>
      </w:pPr>
      <w:del w:id="93" w:author="Stjepan Salopek (ssalopek)" w:date="2021-09-09T15:29:00Z">
        <w:r w:rsidRPr="00007792" w:rsidDel="008064B8">
          <w:rPr>
            <w:rStyle w:val="Hyperlink"/>
            <w:rFonts w:ascii="Times New Roman" w:hAnsi="Times New Roman" w:cs="Times New Roman"/>
            <w:noProof/>
            <w:sz w:val="24"/>
            <w:szCs w:val="24"/>
          </w:rPr>
          <w:delText>Slika 7</w:delText>
        </w:r>
        <w:r w:rsidRPr="00007792" w:rsidDel="008064B8">
          <w:rPr>
            <w:rFonts w:ascii="Times New Roman" w:hAnsi="Times New Roman" w:cs="Times New Roman"/>
            <w:noProof/>
            <w:webHidden/>
            <w:sz w:val="24"/>
            <w:szCs w:val="24"/>
          </w:rPr>
          <w:tab/>
          <w:delText>18</w:delText>
        </w:r>
      </w:del>
    </w:p>
    <w:p w14:paraId="4194BDFA" w14:textId="46771515" w:rsidR="00C040F9" w:rsidRPr="00007792" w:rsidDel="008064B8" w:rsidRDefault="00C040F9" w:rsidP="00007792">
      <w:pPr>
        <w:pStyle w:val="TableofFigures"/>
        <w:tabs>
          <w:tab w:val="right" w:leader="dot" w:pos="9062"/>
        </w:tabs>
        <w:spacing w:line="360" w:lineRule="auto"/>
        <w:rPr>
          <w:del w:id="94" w:author="Stjepan Salopek (ssalopek)" w:date="2021-09-09T15:29:00Z"/>
          <w:rFonts w:ascii="Times New Roman" w:eastAsiaTheme="minorEastAsia" w:hAnsi="Times New Roman" w:cs="Times New Roman"/>
          <w:noProof/>
          <w:sz w:val="24"/>
          <w:szCs w:val="24"/>
        </w:rPr>
      </w:pPr>
      <w:del w:id="95" w:author="Stjepan Salopek (ssalopek)" w:date="2021-09-09T15:29:00Z">
        <w:r w:rsidRPr="00007792" w:rsidDel="008064B8">
          <w:rPr>
            <w:rStyle w:val="Hyperlink"/>
            <w:rFonts w:ascii="Times New Roman" w:hAnsi="Times New Roman" w:cs="Times New Roman"/>
            <w:noProof/>
            <w:sz w:val="24"/>
            <w:szCs w:val="24"/>
          </w:rPr>
          <w:delText>Slika 8. Usporedba Google trendova za pojmove TensorFlow (crveno) te PyTorch (plavo)</w:delText>
        </w:r>
        <w:r w:rsidRPr="00007792" w:rsidDel="008064B8">
          <w:rPr>
            <w:rFonts w:ascii="Times New Roman" w:hAnsi="Times New Roman" w:cs="Times New Roman"/>
            <w:noProof/>
            <w:webHidden/>
            <w:sz w:val="24"/>
            <w:szCs w:val="24"/>
          </w:rPr>
          <w:tab/>
          <w:delText>20</w:delText>
        </w:r>
      </w:del>
    </w:p>
    <w:p w14:paraId="0248EE20" w14:textId="2E381774" w:rsidR="00C040F9" w:rsidRPr="00007792" w:rsidDel="008064B8" w:rsidRDefault="00C040F9" w:rsidP="00007792">
      <w:pPr>
        <w:pStyle w:val="TableofFigures"/>
        <w:tabs>
          <w:tab w:val="right" w:leader="dot" w:pos="9062"/>
        </w:tabs>
        <w:spacing w:line="360" w:lineRule="auto"/>
        <w:rPr>
          <w:del w:id="96" w:author="Stjepan Salopek (ssalopek)" w:date="2021-09-09T15:29:00Z"/>
          <w:rFonts w:ascii="Times New Roman" w:eastAsiaTheme="minorEastAsia" w:hAnsi="Times New Roman" w:cs="Times New Roman"/>
          <w:noProof/>
          <w:sz w:val="24"/>
          <w:szCs w:val="24"/>
        </w:rPr>
      </w:pPr>
      <w:del w:id="97" w:author="Stjepan Salopek (ssalopek)" w:date="2021-09-09T15:29:00Z">
        <w:r w:rsidRPr="00007792" w:rsidDel="008064B8">
          <w:rPr>
            <w:rStyle w:val="Hyperlink"/>
            <w:rFonts w:ascii="Times New Roman" w:hAnsi="Times New Roman" w:cs="Times New Roman"/>
            <w:noProof/>
            <w:sz w:val="24"/>
            <w:szCs w:val="24"/>
          </w:rPr>
          <w:delText>Slika 9. Primjer uobičajene propagacije mreže</w:delText>
        </w:r>
        <w:r w:rsidRPr="00007792" w:rsidDel="008064B8">
          <w:rPr>
            <w:rFonts w:ascii="Times New Roman" w:hAnsi="Times New Roman" w:cs="Times New Roman"/>
            <w:noProof/>
            <w:webHidden/>
            <w:sz w:val="24"/>
            <w:szCs w:val="24"/>
          </w:rPr>
          <w:tab/>
          <w:delText>22</w:delText>
        </w:r>
      </w:del>
    </w:p>
    <w:p w14:paraId="42E3EDFC" w14:textId="47BBA52B" w:rsidR="00C040F9" w:rsidRPr="00007792" w:rsidDel="008064B8" w:rsidRDefault="00C040F9" w:rsidP="00007792">
      <w:pPr>
        <w:pStyle w:val="TableofFigures"/>
        <w:tabs>
          <w:tab w:val="right" w:leader="dot" w:pos="9062"/>
        </w:tabs>
        <w:spacing w:line="360" w:lineRule="auto"/>
        <w:rPr>
          <w:del w:id="98" w:author="Stjepan Salopek (ssalopek)" w:date="2021-09-09T15:29:00Z"/>
          <w:rFonts w:ascii="Times New Roman" w:eastAsiaTheme="minorEastAsia" w:hAnsi="Times New Roman" w:cs="Times New Roman"/>
          <w:noProof/>
          <w:sz w:val="24"/>
          <w:szCs w:val="24"/>
        </w:rPr>
      </w:pPr>
      <w:del w:id="99" w:author="Stjepan Salopek (ssalopek)" w:date="2021-09-09T15:29:00Z">
        <w:r w:rsidRPr="00007792" w:rsidDel="008064B8">
          <w:rPr>
            <w:rStyle w:val="Hyperlink"/>
            <w:rFonts w:ascii="Times New Roman" w:hAnsi="Times New Roman" w:cs="Times New Roman"/>
            <w:noProof/>
            <w:sz w:val="24"/>
            <w:szCs w:val="24"/>
          </w:rPr>
          <w:delText>Slika 11. Ovisnost varijabli neuronske mreže</w:delText>
        </w:r>
        <w:r w:rsidRPr="00007792" w:rsidDel="008064B8">
          <w:rPr>
            <w:rFonts w:ascii="Times New Roman" w:hAnsi="Times New Roman" w:cs="Times New Roman"/>
            <w:noProof/>
            <w:webHidden/>
            <w:sz w:val="24"/>
            <w:szCs w:val="24"/>
          </w:rPr>
          <w:tab/>
          <w:delText>23</w:delText>
        </w:r>
      </w:del>
    </w:p>
    <w:p w14:paraId="3D2DA468" w14:textId="6C912FF0" w:rsidR="00C040F9" w:rsidRPr="00007792" w:rsidDel="008064B8" w:rsidRDefault="00C040F9" w:rsidP="00007792">
      <w:pPr>
        <w:pStyle w:val="TableofFigures"/>
        <w:tabs>
          <w:tab w:val="right" w:leader="dot" w:pos="9062"/>
        </w:tabs>
        <w:spacing w:line="360" w:lineRule="auto"/>
        <w:rPr>
          <w:del w:id="100" w:author="Stjepan Salopek (ssalopek)" w:date="2021-09-09T15:29:00Z"/>
          <w:rFonts w:ascii="Times New Roman" w:eastAsiaTheme="minorEastAsia" w:hAnsi="Times New Roman" w:cs="Times New Roman"/>
          <w:noProof/>
          <w:sz w:val="24"/>
          <w:szCs w:val="24"/>
        </w:rPr>
      </w:pPr>
      <w:del w:id="101" w:author="Stjepan Salopek (ssalopek)" w:date="2021-09-09T15:29:00Z">
        <w:r w:rsidRPr="00007792" w:rsidDel="008064B8">
          <w:rPr>
            <w:rStyle w:val="Hyperlink"/>
            <w:rFonts w:ascii="Times New Roman" w:hAnsi="Times New Roman" w:cs="Times New Roman"/>
            <w:noProof/>
            <w:sz w:val="24"/>
            <w:szCs w:val="24"/>
          </w:rPr>
          <w:delText>Slika 12. Model za prepoznavanje teksta</w:delText>
        </w:r>
        <w:r w:rsidRPr="00007792" w:rsidDel="008064B8">
          <w:rPr>
            <w:rFonts w:ascii="Times New Roman" w:hAnsi="Times New Roman" w:cs="Times New Roman"/>
            <w:noProof/>
            <w:webHidden/>
            <w:sz w:val="24"/>
            <w:szCs w:val="24"/>
          </w:rPr>
          <w:tab/>
          <w:delText>24</w:delText>
        </w:r>
      </w:del>
    </w:p>
    <w:p w14:paraId="1B08FBAE" w14:textId="4350C7D8" w:rsidR="00C040F9" w:rsidRPr="00007792" w:rsidDel="008064B8" w:rsidRDefault="00C040F9" w:rsidP="00007792">
      <w:pPr>
        <w:pStyle w:val="TableofFigures"/>
        <w:tabs>
          <w:tab w:val="right" w:leader="dot" w:pos="9062"/>
        </w:tabs>
        <w:spacing w:line="360" w:lineRule="auto"/>
        <w:rPr>
          <w:del w:id="102" w:author="Stjepan Salopek (ssalopek)" w:date="2021-09-09T15:29:00Z"/>
          <w:rFonts w:ascii="Times New Roman" w:eastAsiaTheme="minorEastAsia" w:hAnsi="Times New Roman" w:cs="Times New Roman"/>
          <w:noProof/>
          <w:sz w:val="24"/>
          <w:szCs w:val="24"/>
        </w:rPr>
      </w:pPr>
      <w:del w:id="103" w:author="Stjepan Salopek (ssalopek)" w:date="2021-09-09T15:29:00Z">
        <w:r w:rsidRPr="00007792" w:rsidDel="008064B8">
          <w:rPr>
            <w:rStyle w:val="Hyperlink"/>
            <w:rFonts w:ascii="Times New Roman" w:hAnsi="Times New Roman" w:cs="Times New Roman"/>
            <w:noProof/>
            <w:sz w:val="24"/>
            <w:szCs w:val="24"/>
          </w:rPr>
          <w:delText>Slika 11</w:delText>
        </w:r>
        <w:r w:rsidRPr="00007792" w:rsidDel="008064B8">
          <w:rPr>
            <w:rFonts w:ascii="Times New Roman" w:hAnsi="Times New Roman" w:cs="Times New Roman"/>
            <w:noProof/>
            <w:webHidden/>
            <w:sz w:val="24"/>
            <w:szCs w:val="24"/>
          </w:rPr>
          <w:tab/>
          <w:delText>24</w:delText>
        </w:r>
      </w:del>
    </w:p>
    <w:p w14:paraId="42AC0A24" w14:textId="1A61FE2C" w:rsidR="00C040F9" w:rsidRPr="00007792" w:rsidDel="008064B8" w:rsidRDefault="00C040F9" w:rsidP="00007792">
      <w:pPr>
        <w:pStyle w:val="TableofFigures"/>
        <w:tabs>
          <w:tab w:val="right" w:leader="dot" w:pos="9062"/>
        </w:tabs>
        <w:spacing w:line="360" w:lineRule="auto"/>
        <w:rPr>
          <w:del w:id="104" w:author="Stjepan Salopek (ssalopek)" w:date="2021-09-09T15:29:00Z"/>
          <w:rFonts w:ascii="Times New Roman" w:eastAsiaTheme="minorEastAsia" w:hAnsi="Times New Roman" w:cs="Times New Roman"/>
          <w:noProof/>
          <w:sz w:val="24"/>
          <w:szCs w:val="24"/>
        </w:rPr>
      </w:pPr>
      <w:del w:id="105" w:author="Stjepan Salopek (ssalopek)" w:date="2021-09-09T15:29:00Z">
        <w:r w:rsidRPr="00007792" w:rsidDel="008064B8">
          <w:rPr>
            <w:rStyle w:val="Hyperlink"/>
            <w:rFonts w:ascii="Times New Roman" w:hAnsi="Times New Roman" w:cs="Times New Roman"/>
            <w:noProof/>
            <w:sz w:val="24"/>
            <w:szCs w:val="24"/>
          </w:rPr>
          <w:delText>Slika 12. Rad u Colaboratoryju</w:delText>
        </w:r>
        <w:r w:rsidRPr="00007792" w:rsidDel="008064B8">
          <w:rPr>
            <w:rFonts w:ascii="Times New Roman" w:hAnsi="Times New Roman" w:cs="Times New Roman"/>
            <w:noProof/>
            <w:webHidden/>
            <w:sz w:val="24"/>
            <w:szCs w:val="24"/>
          </w:rPr>
          <w:tab/>
          <w:delText>28</w:delText>
        </w:r>
      </w:del>
    </w:p>
    <w:p w14:paraId="5D0DEF4D" w14:textId="3B1574B9" w:rsidR="00C040F9" w:rsidRPr="00007792" w:rsidDel="008064B8" w:rsidRDefault="00C040F9" w:rsidP="00007792">
      <w:pPr>
        <w:pStyle w:val="TableofFigures"/>
        <w:tabs>
          <w:tab w:val="right" w:leader="dot" w:pos="9062"/>
        </w:tabs>
        <w:spacing w:line="360" w:lineRule="auto"/>
        <w:rPr>
          <w:del w:id="106" w:author="Stjepan Salopek (ssalopek)" w:date="2021-09-09T15:29:00Z"/>
          <w:rFonts w:ascii="Times New Roman" w:eastAsiaTheme="minorEastAsia" w:hAnsi="Times New Roman" w:cs="Times New Roman"/>
          <w:noProof/>
          <w:sz w:val="24"/>
          <w:szCs w:val="24"/>
        </w:rPr>
      </w:pPr>
      <w:del w:id="107" w:author="Stjepan Salopek (ssalopek)" w:date="2021-09-09T15:29:00Z">
        <w:r w:rsidRPr="00007792" w:rsidDel="008064B8">
          <w:rPr>
            <w:rStyle w:val="Hyperlink"/>
            <w:rFonts w:ascii="Times New Roman" w:hAnsi="Times New Roman" w:cs="Times New Roman"/>
            <w:noProof/>
            <w:sz w:val="24"/>
            <w:szCs w:val="24"/>
          </w:rPr>
          <w:delText>Slika 13. Primjer slika u skupu "Handwriting Recognition"</w:delText>
        </w:r>
        <w:r w:rsidRPr="00007792" w:rsidDel="008064B8">
          <w:rPr>
            <w:rFonts w:ascii="Times New Roman" w:hAnsi="Times New Roman" w:cs="Times New Roman"/>
            <w:noProof/>
            <w:webHidden/>
            <w:sz w:val="24"/>
            <w:szCs w:val="24"/>
          </w:rPr>
          <w:tab/>
          <w:delText>29</w:delText>
        </w:r>
      </w:del>
    </w:p>
    <w:p w14:paraId="7AA25036" w14:textId="647651ED" w:rsidR="00C040F9" w:rsidRPr="00007792" w:rsidDel="008064B8" w:rsidRDefault="00C040F9" w:rsidP="00007792">
      <w:pPr>
        <w:pStyle w:val="TableofFigures"/>
        <w:tabs>
          <w:tab w:val="right" w:leader="dot" w:pos="9062"/>
        </w:tabs>
        <w:spacing w:line="360" w:lineRule="auto"/>
        <w:rPr>
          <w:del w:id="108" w:author="Stjepan Salopek (ssalopek)" w:date="2021-09-09T15:29:00Z"/>
          <w:rFonts w:ascii="Times New Roman" w:eastAsiaTheme="minorEastAsia" w:hAnsi="Times New Roman" w:cs="Times New Roman"/>
          <w:noProof/>
          <w:sz w:val="24"/>
          <w:szCs w:val="24"/>
        </w:rPr>
      </w:pPr>
      <w:del w:id="109" w:author="Stjepan Salopek (ssalopek)" w:date="2021-09-09T15:29:00Z">
        <w:r w:rsidRPr="00007792" w:rsidDel="008064B8">
          <w:rPr>
            <w:rStyle w:val="Hyperlink"/>
            <w:rFonts w:ascii="Times New Roman" w:hAnsi="Times New Roman" w:cs="Times New Roman"/>
            <w:noProof/>
            <w:sz w:val="24"/>
            <w:szCs w:val="24"/>
          </w:rPr>
          <w:delText>Slika 14. Obrada podatkovnog skupa</w:delText>
        </w:r>
        <w:r w:rsidRPr="00007792" w:rsidDel="008064B8">
          <w:rPr>
            <w:rFonts w:ascii="Times New Roman" w:hAnsi="Times New Roman" w:cs="Times New Roman"/>
            <w:noProof/>
            <w:webHidden/>
            <w:sz w:val="24"/>
            <w:szCs w:val="24"/>
          </w:rPr>
          <w:tab/>
          <w:delText>31</w:delText>
        </w:r>
      </w:del>
    </w:p>
    <w:p w14:paraId="3FEC0F65" w14:textId="1019BED8" w:rsidR="00C040F9" w:rsidRPr="00007792" w:rsidDel="008064B8" w:rsidRDefault="00C040F9" w:rsidP="00007792">
      <w:pPr>
        <w:pStyle w:val="TableofFigures"/>
        <w:tabs>
          <w:tab w:val="right" w:leader="dot" w:pos="9062"/>
        </w:tabs>
        <w:spacing w:line="360" w:lineRule="auto"/>
        <w:rPr>
          <w:del w:id="110" w:author="Stjepan Salopek (ssalopek)" w:date="2021-09-09T15:29:00Z"/>
          <w:rFonts w:ascii="Times New Roman" w:eastAsiaTheme="minorEastAsia" w:hAnsi="Times New Roman" w:cs="Times New Roman"/>
          <w:noProof/>
          <w:sz w:val="24"/>
          <w:szCs w:val="24"/>
        </w:rPr>
      </w:pPr>
      <w:del w:id="111" w:author="Stjepan Salopek (ssalopek)" w:date="2021-09-09T15:29:00Z">
        <w:r w:rsidRPr="00007792" w:rsidDel="008064B8">
          <w:rPr>
            <w:rStyle w:val="Hyperlink"/>
            <w:rFonts w:ascii="Times New Roman" w:hAnsi="Times New Roman" w:cs="Times New Roman"/>
            <w:noProof/>
            <w:sz w:val="24"/>
            <w:szCs w:val="24"/>
          </w:rPr>
          <w:delText>Slika 15. Otvaranje slika bibliotekom Matplotlib</w:delText>
        </w:r>
        <w:r w:rsidRPr="00007792" w:rsidDel="008064B8">
          <w:rPr>
            <w:rFonts w:ascii="Times New Roman" w:hAnsi="Times New Roman" w:cs="Times New Roman"/>
            <w:noProof/>
            <w:webHidden/>
            <w:sz w:val="24"/>
            <w:szCs w:val="24"/>
          </w:rPr>
          <w:tab/>
          <w:delText>37</w:delText>
        </w:r>
      </w:del>
    </w:p>
    <w:p w14:paraId="5E175F32" w14:textId="265077AF" w:rsidR="00C040F9" w:rsidRPr="00007792" w:rsidDel="008064B8" w:rsidRDefault="00C040F9" w:rsidP="00007792">
      <w:pPr>
        <w:pStyle w:val="TableofFigures"/>
        <w:tabs>
          <w:tab w:val="right" w:leader="dot" w:pos="9062"/>
        </w:tabs>
        <w:spacing w:line="360" w:lineRule="auto"/>
        <w:rPr>
          <w:del w:id="112" w:author="Stjepan Salopek (ssalopek)" w:date="2021-09-09T15:29:00Z"/>
          <w:rFonts w:ascii="Times New Roman" w:eastAsiaTheme="minorEastAsia" w:hAnsi="Times New Roman" w:cs="Times New Roman"/>
          <w:noProof/>
          <w:sz w:val="24"/>
          <w:szCs w:val="24"/>
        </w:rPr>
      </w:pPr>
      <w:del w:id="113" w:author="Stjepan Salopek (ssalopek)" w:date="2021-09-09T15:29:00Z">
        <w:r w:rsidRPr="00007792" w:rsidDel="008064B8">
          <w:rPr>
            <w:rStyle w:val="Hyperlink"/>
            <w:rFonts w:ascii="Times New Roman" w:hAnsi="Times New Roman" w:cs="Times New Roman"/>
            <w:noProof/>
            <w:sz w:val="24"/>
            <w:szCs w:val="24"/>
          </w:rPr>
          <w:delText>Slika 16. Primjer TensorBoard alata</w:delText>
        </w:r>
        <w:r w:rsidRPr="00007792" w:rsidDel="008064B8">
          <w:rPr>
            <w:rFonts w:ascii="Times New Roman" w:hAnsi="Times New Roman" w:cs="Times New Roman"/>
            <w:noProof/>
            <w:webHidden/>
            <w:sz w:val="24"/>
            <w:szCs w:val="24"/>
          </w:rPr>
          <w:tab/>
          <w:delText>38</w:delText>
        </w:r>
      </w:del>
    </w:p>
    <w:p w14:paraId="65BDAE23" w14:textId="77777777" w:rsidR="00CE6019" w:rsidRDefault="005A2760" w:rsidP="00007792">
      <w:pPr>
        <w:pStyle w:val="TableofFigures"/>
        <w:tabs>
          <w:tab w:val="right" w:leader="dot" w:pos="9062"/>
        </w:tabs>
        <w:spacing w:line="360" w:lineRule="auto"/>
        <w:rPr>
          <w:noProof/>
        </w:rPr>
      </w:pPr>
      <w:del w:id="114" w:author="Stjepan Salopek (ssalopek)" w:date="2022-01-25T18:56:00Z">
        <w:r w:rsidRPr="00007792" w:rsidDel="004D6649">
          <w:rPr>
            <w:rFonts w:ascii="Times New Roman" w:hAnsi="Times New Roman" w:cs="Times New Roman"/>
            <w:sz w:val="24"/>
            <w:szCs w:val="24"/>
            <w:rPrChange w:id="115" w:author="Stjepan Salopek (ssalopek)" w:date="2022-01-25T18:57:00Z">
              <w:rPr/>
            </w:rPrChange>
          </w:rPr>
          <w:fldChar w:fldCharType="end"/>
        </w:r>
      </w:del>
      <w:r w:rsidR="004D6649" w:rsidRPr="00007792">
        <w:rPr>
          <w:rFonts w:ascii="Times New Roman" w:hAnsi="Times New Roman" w:cs="Times New Roman"/>
          <w:sz w:val="24"/>
          <w:szCs w:val="24"/>
          <w:rPrChange w:id="116" w:author="Stjepan Salopek (ssalopek)" w:date="2022-01-25T18:57:00Z">
            <w:rPr/>
          </w:rPrChange>
        </w:rPr>
        <w:fldChar w:fldCharType="begin"/>
      </w:r>
      <w:r w:rsidR="004D6649" w:rsidRPr="00007792">
        <w:rPr>
          <w:rFonts w:ascii="Times New Roman" w:hAnsi="Times New Roman" w:cs="Times New Roman"/>
          <w:sz w:val="24"/>
          <w:szCs w:val="24"/>
          <w:rPrChange w:id="117" w:author="Stjepan Salopek (ssalopek)" w:date="2022-01-25T18:57:00Z">
            <w:rPr/>
          </w:rPrChange>
        </w:rPr>
        <w:instrText xml:space="preserve"> TOC \h \z \c "Slika" </w:instrText>
      </w:r>
      <w:r w:rsidR="004D6649" w:rsidRPr="00007792">
        <w:rPr>
          <w:rFonts w:ascii="Times New Roman" w:hAnsi="Times New Roman" w:cs="Times New Roman"/>
          <w:sz w:val="24"/>
          <w:szCs w:val="24"/>
          <w:rPrChange w:id="118" w:author="Stjepan Salopek (ssalopek)" w:date="2022-01-25T18:57:00Z">
            <w:rPr/>
          </w:rPrChange>
        </w:rPr>
        <w:fldChar w:fldCharType="separate"/>
      </w:r>
    </w:p>
    <w:p w14:paraId="38CE6CC0" w14:textId="788DB3A0" w:rsidR="00CE6019" w:rsidRPr="0020229D" w:rsidRDefault="005D28E5"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66" w:history="1">
        <w:r w:rsidR="00CE6019" w:rsidRPr="0020229D">
          <w:rPr>
            <w:rStyle w:val="Hyperlink"/>
            <w:rFonts w:ascii="Times New Roman" w:hAnsi="Times New Roman" w:cs="Times New Roman"/>
            <w:noProof/>
            <w:sz w:val="24"/>
            <w:szCs w:val="24"/>
          </w:rPr>
          <w:t>Slika 1. Odnos umjetne inteligencije i strojnog učenja</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_Toc96010266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10</w:t>
        </w:r>
        <w:r w:rsidR="00CE6019" w:rsidRPr="0020229D">
          <w:rPr>
            <w:rFonts w:ascii="Times New Roman" w:hAnsi="Times New Roman" w:cs="Times New Roman"/>
            <w:noProof/>
            <w:webHidden/>
            <w:sz w:val="24"/>
            <w:szCs w:val="24"/>
          </w:rPr>
          <w:fldChar w:fldCharType="end"/>
        </w:r>
      </w:hyperlink>
    </w:p>
    <w:p w14:paraId="622EDB23" w14:textId="764968BE" w:rsidR="00CE6019" w:rsidRPr="0020229D" w:rsidRDefault="005D28E5"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67" w:history="1">
        <w:r w:rsidR="00CE6019" w:rsidRPr="0020229D">
          <w:rPr>
            <w:rStyle w:val="Hyperlink"/>
            <w:rFonts w:ascii="Times New Roman" w:hAnsi="Times New Roman" w:cs="Times New Roman"/>
            <w:noProof/>
            <w:sz w:val="24"/>
            <w:szCs w:val="24"/>
          </w:rPr>
          <w:t xml:space="preserve">Slika 2. Promjene u plaći inženjera strojnog učenja i podataka po državama uspoređeno s istima prije tri godine </w:t>
        </w:r>
        <w:r w:rsidR="00CE6019" w:rsidRPr="0020229D">
          <w:rPr>
            <w:rStyle w:val="Hyperlink"/>
            <w:rFonts w:ascii="Times New Roman" w:hAnsi="Times New Roman" w:cs="Times New Roman"/>
            <w:noProof/>
            <w:sz w:val="24"/>
            <w:szCs w:val="24"/>
            <w:lang w:val="en-US"/>
          </w:rPr>
          <w:t>[6]</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_Toc96010267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12</w:t>
        </w:r>
        <w:r w:rsidR="00CE6019" w:rsidRPr="0020229D">
          <w:rPr>
            <w:rFonts w:ascii="Times New Roman" w:hAnsi="Times New Roman" w:cs="Times New Roman"/>
            <w:noProof/>
            <w:webHidden/>
            <w:sz w:val="24"/>
            <w:szCs w:val="24"/>
          </w:rPr>
          <w:fldChar w:fldCharType="end"/>
        </w:r>
      </w:hyperlink>
    </w:p>
    <w:p w14:paraId="3A99C24E" w14:textId="366FE8E5" w:rsidR="00CE6019" w:rsidRPr="0020229D" w:rsidRDefault="005D28E5"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68" w:history="1">
        <w:r w:rsidR="00CE6019" w:rsidRPr="0020229D">
          <w:rPr>
            <w:rStyle w:val="Hyperlink"/>
            <w:rFonts w:ascii="Times New Roman" w:hAnsi="Times New Roman" w:cs="Times New Roman"/>
            <w:noProof/>
            <w:sz w:val="24"/>
            <w:szCs w:val="24"/>
          </w:rPr>
          <w:t>Slika 3. Primjer prepoznavanja brojeva neuronskom mrežom</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_Toc96010268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14</w:t>
        </w:r>
        <w:r w:rsidR="00CE6019" w:rsidRPr="0020229D">
          <w:rPr>
            <w:rFonts w:ascii="Times New Roman" w:hAnsi="Times New Roman" w:cs="Times New Roman"/>
            <w:noProof/>
            <w:webHidden/>
            <w:sz w:val="24"/>
            <w:szCs w:val="24"/>
          </w:rPr>
          <w:fldChar w:fldCharType="end"/>
        </w:r>
      </w:hyperlink>
    </w:p>
    <w:p w14:paraId="37BFF617" w14:textId="2879112A" w:rsidR="00CE6019" w:rsidRPr="0020229D" w:rsidRDefault="005D28E5"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69" w:history="1">
        <w:r w:rsidR="00CE6019" w:rsidRPr="0020229D">
          <w:rPr>
            <w:rStyle w:val="Hyperlink"/>
            <w:rFonts w:ascii="Times New Roman" w:hAnsi="Times New Roman" w:cs="Times New Roman"/>
            <w:noProof/>
            <w:sz w:val="24"/>
            <w:szCs w:val="24"/>
          </w:rPr>
          <w:t>Slika 4. Primjer jednostavne feedforward mreže</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_Toc96010269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15</w:t>
        </w:r>
        <w:r w:rsidR="00CE6019" w:rsidRPr="0020229D">
          <w:rPr>
            <w:rFonts w:ascii="Times New Roman" w:hAnsi="Times New Roman" w:cs="Times New Roman"/>
            <w:noProof/>
            <w:webHidden/>
            <w:sz w:val="24"/>
            <w:szCs w:val="24"/>
          </w:rPr>
          <w:fldChar w:fldCharType="end"/>
        </w:r>
      </w:hyperlink>
    </w:p>
    <w:p w14:paraId="5A509C55" w14:textId="3A12962D" w:rsidR="00CE6019" w:rsidRPr="0020229D" w:rsidRDefault="005D28E5"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0" w:history="1">
        <w:r w:rsidR="00CE6019" w:rsidRPr="0020229D">
          <w:rPr>
            <w:rStyle w:val="Hyperlink"/>
            <w:rFonts w:ascii="Times New Roman" w:hAnsi="Times New Roman" w:cs="Times New Roman"/>
            <w:noProof/>
            <w:sz w:val="24"/>
            <w:szCs w:val="24"/>
          </w:rPr>
          <w:t>Slika 5. Primjer prepoznavanja lica strojnim učenjem</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_Toc96010270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17</w:t>
        </w:r>
        <w:r w:rsidR="00CE6019" w:rsidRPr="0020229D">
          <w:rPr>
            <w:rFonts w:ascii="Times New Roman" w:hAnsi="Times New Roman" w:cs="Times New Roman"/>
            <w:noProof/>
            <w:webHidden/>
            <w:sz w:val="24"/>
            <w:szCs w:val="24"/>
          </w:rPr>
          <w:fldChar w:fldCharType="end"/>
        </w:r>
      </w:hyperlink>
    </w:p>
    <w:p w14:paraId="618A49C2" w14:textId="4EC904A1" w:rsidR="00CE6019" w:rsidRPr="0020229D" w:rsidRDefault="005D28E5"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1" w:history="1">
        <w:r w:rsidR="00CE6019" w:rsidRPr="0020229D">
          <w:rPr>
            <w:rStyle w:val="Hyperlink"/>
            <w:rFonts w:ascii="Times New Roman" w:hAnsi="Times New Roman" w:cs="Times New Roman"/>
            <w:noProof/>
            <w:sz w:val="24"/>
            <w:szCs w:val="24"/>
          </w:rPr>
          <w:t>Slika 6. Strojno učenje u Google tražilici</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_Toc96010271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17</w:t>
        </w:r>
        <w:r w:rsidR="00CE6019" w:rsidRPr="0020229D">
          <w:rPr>
            <w:rFonts w:ascii="Times New Roman" w:hAnsi="Times New Roman" w:cs="Times New Roman"/>
            <w:noProof/>
            <w:webHidden/>
            <w:sz w:val="24"/>
            <w:szCs w:val="24"/>
          </w:rPr>
          <w:fldChar w:fldCharType="end"/>
        </w:r>
      </w:hyperlink>
    </w:p>
    <w:p w14:paraId="113C925D" w14:textId="633A258B" w:rsidR="00CE6019" w:rsidRPr="0020229D" w:rsidRDefault="005D28E5"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2" w:history="1">
        <w:r w:rsidR="00CE6019" w:rsidRPr="0020229D">
          <w:rPr>
            <w:rStyle w:val="Hyperlink"/>
            <w:rFonts w:ascii="Times New Roman" w:hAnsi="Times New Roman" w:cs="Times New Roman"/>
            <w:noProof/>
            <w:sz w:val="24"/>
            <w:szCs w:val="24"/>
          </w:rPr>
          <w:t xml:space="preserve">Slika 7. Vremenski prikaz pretraživanja riječi </w:t>
        </w:r>
        <w:r w:rsidR="00CE6019" w:rsidRPr="0020229D">
          <w:rPr>
            <w:rStyle w:val="Hyperlink"/>
            <w:rFonts w:ascii="Times New Roman" w:hAnsi="Times New Roman" w:cs="Times New Roman"/>
            <w:i/>
            <w:iCs/>
            <w:noProof/>
            <w:sz w:val="24"/>
            <w:szCs w:val="24"/>
          </w:rPr>
          <w:t>tensorflow</w:t>
        </w:r>
        <w:r w:rsidR="00CE6019" w:rsidRPr="0020229D">
          <w:rPr>
            <w:rStyle w:val="Hyperlink"/>
            <w:rFonts w:ascii="Times New Roman" w:hAnsi="Times New Roman" w:cs="Times New Roman"/>
            <w:noProof/>
            <w:sz w:val="24"/>
            <w:szCs w:val="24"/>
          </w:rPr>
          <w:t xml:space="preserve"> i </w:t>
        </w:r>
        <w:r w:rsidR="00CE6019" w:rsidRPr="0020229D">
          <w:rPr>
            <w:rStyle w:val="Hyperlink"/>
            <w:rFonts w:ascii="Times New Roman" w:hAnsi="Times New Roman" w:cs="Times New Roman"/>
            <w:i/>
            <w:iCs/>
            <w:noProof/>
            <w:sz w:val="24"/>
            <w:szCs w:val="24"/>
          </w:rPr>
          <w:t>pytorch</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_Toc96010272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20</w:t>
        </w:r>
        <w:r w:rsidR="00CE6019" w:rsidRPr="0020229D">
          <w:rPr>
            <w:rFonts w:ascii="Times New Roman" w:hAnsi="Times New Roman" w:cs="Times New Roman"/>
            <w:noProof/>
            <w:webHidden/>
            <w:sz w:val="24"/>
            <w:szCs w:val="24"/>
          </w:rPr>
          <w:fldChar w:fldCharType="end"/>
        </w:r>
      </w:hyperlink>
    </w:p>
    <w:p w14:paraId="5BC7A910" w14:textId="3D60BFB5" w:rsidR="00CE6019" w:rsidRPr="0020229D" w:rsidRDefault="005D28E5"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3" w:history="1">
        <w:r w:rsidR="00CE6019" w:rsidRPr="0020229D">
          <w:rPr>
            <w:rStyle w:val="Hyperlink"/>
            <w:rFonts w:ascii="Times New Roman" w:hAnsi="Times New Roman" w:cs="Times New Roman"/>
            <w:noProof/>
            <w:sz w:val="24"/>
            <w:szCs w:val="24"/>
          </w:rPr>
          <w:t>Slika 8. Propagacija neuronske mreže</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_Toc96010273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22</w:t>
        </w:r>
        <w:r w:rsidR="00CE6019" w:rsidRPr="0020229D">
          <w:rPr>
            <w:rFonts w:ascii="Times New Roman" w:hAnsi="Times New Roman" w:cs="Times New Roman"/>
            <w:noProof/>
            <w:webHidden/>
            <w:sz w:val="24"/>
            <w:szCs w:val="24"/>
          </w:rPr>
          <w:fldChar w:fldCharType="end"/>
        </w:r>
      </w:hyperlink>
    </w:p>
    <w:p w14:paraId="15ADBC42" w14:textId="25799F00" w:rsidR="00CE6019" w:rsidRPr="0020229D" w:rsidRDefault="005D28E5"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4" w:history="1">
        <w:r w:rsidR="00CE6019" w:rsidRPr="0020229D">
          <w:rPr>
            <w:rStyle w:val="Hyperlink"/>
            <w:rFonts w:ascii="Times New Roman" w:hAnsi="Times New Roman" w:cs="Times New Roman"/>
            <w:noProof/>
            <w:sz w:val="24"/>
            <w:szCs w:val="24"/>
          </w:rPr>
          <w:t>Slika 9. Ovisnost neurona u neuronskoj mreži</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_Toc96010274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23</w:t>
        </w:r>
        <w:r w:rsidR="00CE6019" w:rsidRPr="0020229D">
          <w:rPr>
            <w:rFonts w:ascii="Times New Roman" w:hAnsi="Times New Roman" w:cs="Times New Roman"/>
            <w:noProof/>
            <w:webHidden/>
            <w:sz w:val="24"/>
            <w:szCs w:val="24"/>
          </w:rPr>
          <w:fldChar w:fldCharType="end"/>
        </w:r>
      </w:hyperlink>
    </w:p>
    <w:p w14:paraId="451BE39A" w14:textId="1E0E079A" w:rsidR="00CE6019" w:rsidRPr="0020229D" w:rsidRDefault="005D28E5"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5" w:history="1">
        <w:r w:rsidR="00CE6019" w:rsidRPr="0020229D">
          <w:rPr>
            <w:rStyle w:val="Hyperlink"/>
            <w:rFonts w:ascii="Times New Roman" w:hAnsi="Times New Roman" w:cs="Times New Roman"/>
            <w:noProof/>
            <w:sz w:val="24"/>
            <w:szCs w:val="24"/>
          </w:rPr>
          <w:t>Slika 10. Skica modela prepoznavanja teksta</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_Toc96010275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24</w:t>
        </w:r>
        <w:r w:rsidR="00CE6019" w:rsidRPr="0020229D">
          <w:rPr>
            <w:rFonts w:ascii="Times New Roman" w:hAnsi="Times New Roman" w:cs="Times New Roman"/>
            <w:noProof/>
            <w:webHidden/>
            <w:sz w:val="24"/>
            <w:szCs w:val="24"/>
          </w:rPr>
          <w:fldChar w:fldCharType="end"/>
        </w:r>
      </w:hyperlink>
    </w:p>
    <w:p w14:paraId="59F76A8D" w14:textId="39C82612" w:rsidR="00CE6019" w:rsidRPr="0020229D" w:rsidRDefault="005D28E5"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6" w:history="1">
        <w:r w:rsidR="00CE6019" w:rsidRPr="0020229D">
          <w:rPr>
            <w:rStyle w:val="Hyperlink"/>
            <w:rFonts w:ascii="Times New Roman" w:hAnsi="Times New Roman" w:cs="Times New Roman"/>
            <w:noProof/>
            <w:sz w:val="24"/>
            <w:szCs w:val="24"/>
          </w:rPr>
          <w:t>Slika 11. Rad u Colaborytoryju</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_Toc96010276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28</w:t>
        </w:r>
        <w:r w:rsidR="00CE6019" w:rsidRPr="0020229D">
          <w:rPr>
            <w:rFonts w:ascii="Times New Roman" w:hAnsi="Times New Roman" w:cs="Times New Roman"/>
            <w:noProof/>
            <w:webHidden/>
            <w:sz w:val="24"/>
            <w:szCs w:val="24"/>
          </w:rPr>
          <w:fldChar w:fldCharType="end"/>
        </w:r>
      </w:hyperlink>
    </w:p>
    <w:p w14:paraId="03BF9ABD" w14:textId="5346E8CF" w:rsidR="00CE6019" w:rsidRPr="0020229D" w:rsidRDefault="005D28E5"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7" w:history="1">
        <w:r w:rsidR="00CE6019" w:rsidRPr="0020229D">
          <w:rPr>
            <w:rStyle w:val="Hyperlink"/>
            <w:rFonts w:ascii="Times New Roman" w:hAnsi="Times New Roman" w:cs="Times New Roman"/>
            <w:noProof/>
            <w:sz w:val="24"/>
            <w:szCs w:val="24"/>
          </w:rPr>
          <w:t>Slika 12. Prikaz SimpleNetv1 neuronske mreže</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_Toc96010277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32</w:t>
        </w:r>
        <w:r w:rsidR="00CE6019" w:rsidRPr="0020229D">
          <w:rPr>
            <w:rFonts w:ascii="Times New Roman" w:hAnsi="Times New Roman" w:cs="Times New Roman"/>
            <w:noProof/>
            <w:webHidden/>
            <w:sz w:val="24"/>
            <w:szCs w:val="24"/>
          </w:rPr>
          <w:fldChar w:fldCharType="end"/>
        </w:r>
      </w:hyperlink>
    </w:p>
    <w:p w14:paraId="689FED45" w14:textId="766475E8" w:rsidR="00CE6019" w:rsidRPr="0020229D" w:rsidRDefault="005D28E5"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8" w:history="1">
        <w:r w:rsidR="00CE6019" w:rsidRPr="0020229D">
          <w:rPr>
            <w:rStyle w:val="Hyperlink"/>
            <w:rFonts w:ascii="Times New Roman" w:hAnsi="Times New Roman" w:cs="Times New Roman"/>
            <w:noProof/>
            <w:sz w:val="24"/>
            <w:szCs w:val="24"/>
          </w:rPr>
          <w:t>Slika 13. Resnet18 neuronska mreža</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_Toc96010278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32</w:t>
        </w:r>
        <w:r w:rsidR="00CE6019" w:rsidRPr="0020229D">
          <w:rPr>
            <w:rFonts w:ascii="Times New Roman" w:hAnsi="Times New Roman" w:cs="Times New Roman"/>
            <w:noProof/>
            <w:webHidden/>
            <w:sz w:val="24"/>
            <w:szCs w:val="24"/>
          </w:rPr>
          <w:fldChar w:fldCharType="end"/>
        </w:r>
      </w:hyperlink>
    </w:p>
    <w:p w14:paraId="5A5E5B23" w14:textId="264EB5CC" w:rsidR="00CE6019" w:rsidRPr="0020229D" w:rsidRDefault="005D28E5"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9" w:history="1">
        <w:r w:rsidR="00CE6019" w:rsidRPr="0020229D">
          <w:rPr>
            <w:rStyle w:val="Hyperlink"/>
            <w:rFonts w:ascii="Times New Roman" w:hAnsi="Times New Roman" w:cs="Times New Roman"/>
            <w:noProof/>
            <w:sz w:val="24"/>
            <w:szCs w:val="24"/>
          </w:rPr>
          <w:t>Slika 14. Prikaz slike matplotlib bibliotekom</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_Toc96010279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37</w:t>
        </w:r>
        <w:r w:rsidR="00CE6019" w:rsidRPr="0020229D">
          <w:rPr>
            <w:rFonts w:ascii="Times New Roman" w:hAnsi="Times New Roman" w:cs="Times New Roman"/>
            <w:noProof/>
            <w:webHidden/>
            <w:sz w:val="24"/>
            <w:szCs w:val="24"/>
          </w:rPr>
          <w:fldChar w:fldCharType="end"/>
        </w:r>
      </w:hyperlink>
    </w:p>
    <w:p w14:paraId="70DB3D35" w14:textId="38487794" w:rsidR="00CE6019" w:rsidRPr="0020229D" w:rsidRDefault="005D28E5"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80" w:history="1">
        <w:r w:rsidR="00CE6019" w:rsidRPr="0020229D">
          <w:rPr>
            <w:rStyle w:val="Hyperlink"/>
            <w:rFonts w:ascii="Times New Roman" w:hAnsi="Times New Roman" w:cs="Times New Roman"/>
            <w:noProof/>
            <w:sz w:val="24"/>
            <w:szCs w:val="24"/>
          </w:rPr>
          <w:t>Slika 13. Primjer TensorBoard alata</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_Toc96010280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CE6019" w:rsidRPr="0020229D">
          <w:rPr>
            <w:rFonts w:ascii="Times New Roman" w:hAnsi="Times New Roman" w:cs="Times New Roman"/>
            <w:noProof/>
            <w:webHidden/>
            <w:sz w:val="24"/>
            <w:szCs w:val="24"/>
          </w:rPr>
          <w:t>38</w:t>
        </w:r>
        <w:r w:rsidR="00CE6019" w:rsidRPr="0020229D">
          <w:rPr>
            <w:rFonts w:ascii="Times New Roman" w:hAnsi="Times New Roman" w:cs="Times New Roman"/>
            <w:noProof/>
            <w:webHidden/>
            <w:sz w:val="24"/>
            <w:szCs w:val="24"/>
          </w:rPr>
          <w:fldChar w:fldCharType="end"/>
        </w:r>
      </w:hyperlink>
    </w:p>
    <w:p w14:paraId="0234B895" w14:textId="6FCD97E5" w:rsidR="00710A41" w:rsidRDefault="004D6649">
      <w:pPr>
        <w:pStyle w:val="TableofFigures"/>
        <w:tabs>
          <w:tab w:val="right" w:leader="dot" w:pos="9062"/>
        </w:tabs>
        <w:spacing w:line="360" w:lineRule="auto"/>
        <w:rPr>
          <w:ins w:id="119" w:author="Stjepan Salopek (ssalopek)" w:date="2021-09-09T16:28:00Z"/>
        </w:rPr>
        <w:pPrChange w:id="120" w:author="Stjepan Salopek (ssalopek)" w:date="2022-01-25T18:57:00Z">
          <w:pPr>
            <w:pStyle w:val="TableofFigures"/>
            <w:tabs>
              <w:tab w:val="right" w:leader="dot" w:pos="9062"/>
            </w:tabs>
          </w:pPr>
        </w:pPrChange>
      </w:pPr>
      <w:r w:rsidRPr="00007792">
        <w:rPr>
          <w:rFonts w:ascii="Times New Roman" w:hAnsi="Times New Roman" w:cs="Times New Roman"/>
          <w:sz w:val="24"/>
          <w:szCs w:val="24"/>
          <w:rPrChange w:id="121" w:author="Stjepan Salopek (ssalopek)" w:date="2022-01-25T18:57:00Z">
            <w:rPr/>
          </w:rPrChange>
        </w:rPr>
        <w:fldChar w:fldCharType="end"/>
      </w:r>
      <w:r w:rsidR="00900CE7" w:rsidRPr="00BB5304">
        <w:br w:type="page"/>
      </w:r>
    </w:p>
    <w:p w14:paraId="38693C6E" w14:textId="68FBEE9C" w:rsidR="00710A41" w:rsidRDefault="00910053">
      <w:pPr>
        <w:pStyle w:val="1Naslov"/>
        <w:rPr>
          <w:ins w:id="122" w:author="Stjepan Salopek (ssalopek)" w:date="2021-09-09T16:29:00Z"/>
        </w:rPr>
        <w:pPrChange w:id="123" w:author="Stjepan Salopek (ssalopek)" w:date="2021-09-09T16:29:00Z">
          <w:pPr>
            <w:pStyle w:val="TableofFigures"/>
            <w:tabs>
              <w:tab w:val="right" w:leader="dot" w:pos="9062"/>
            </w:tabs>
          </w:pPr>
        </w:pPrChange>
      </w:pPr>
      <w:bookmarkStart w:id="124" w:name="_Toc96010215"/>
      <w:r w:rsidRPr="00910053">
        <w:lastRenderedPageBreak/>
        <w:t>Popis prikaza programskog kôda</w:t>
      </w:r>
      <w:bookmarkEnd w:id="124"/>
    </w:p>
    <w:p w14:paraId="1E029E7F" w14:textId="56A6FE98" w:rsidR="00B03F04" w:rsidRPr="0020229D" w:rsidRDefault="00B03F04"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r w:rsidRPr="00B03F04">
        <w:rPr>
          <w:rFonts w:ascii="Times New Roman" w:hAnsi="Times New Roman" w:cs="Times New Roman"/>
          <w:sz w:val="24"/>
          <w:szCs w:val="24"/>
        </w:rPr>
        <w:fldChar w:fldCharType="begin"/>
      </w:r>
      <w:r w:rsidRPr="00B03F04">
        <w:rPr>
          <w:rFonts w:ascii="Times New Roman" w:hAnsi="Times New Roman" w:cs="Times New Roman"/>
          <w:sz w:val="24"/>
          <w:szCs w:val="24"/>
        </w:rPr>
        <w:instrText xml:space="preserve"> TOC \h \z \c "Prikaz programskog koda" </w:instrText>
      </w:r>
      <w:r w:rsidRPr="00B03F04">
        <w:rPr>
          <w:rFonts w:ascii="Times New Roman" w:hAnsi="Times New Roman" w:cs="Times New Roman"/>
          <w:sz w:val="24"/>
          <w:szCs w:val="24"/>
        </w:rPr>
        <w:fldChar w:fldCharType="separate"/>
      </w:r>
      <w:hyperlink w:anchor="_Toc96008641" w:history="1">
        <w:r w:rsidRPr="0020229D">
          <w:rPr>
            <w:rStyle w:val="Hyperlink"/>
            <w:rFonts w:ascii="Times New Roman" w:hAnsi="Times New Roman" w:cs="Times New Roman"/>
            <w:noProof/>
            <w:sz w:val="24"/>
            <w:szCs w:val="24"/>
          </w:rPr>
          <w:t>Prikaz programskog koda 1. Primjer klase neuronske mreže</w:t>
        </w:r>
        <w:r w:rsidRPr="0020229D">
          <w:rPr>
            <w:rFonts w:ascii="Times New Roman" w:hAnsi="Times New Roman" w:cs="Times New Roman"/>
            <w:noProof/>
            <w:webHidden/>
            <w:sz w:val="24"/>
            <w:szCs w:val="24"/>
          </w:rPr>
          <w:tab/>
        </w:r>
        <w:r w:rsidRPr="0020229D">
          <w:rPr>
            <w:rFonts w:ascii="Times New Roman" w:hAnsi="Times New Roman" w:cs="Times New Roman"/>
            <w:noProof/>
            <w:webHidden/>
            <w:sz w:val="24"/>
            <w:szCs w:val="24"/>
          </w:rPr>
          <w:fldChar w:fldCharType="begin"/>
        </w:r>
        <w:r w:rsidRPr="0020229D">
          <w:rPr>
            <w:rFonts w:ascii="Times New Roman" w:hAnsi="Times New Roman" w:cs="Times New Roman"/>
            <w:noProof/>
            <w:webHidden/>
            <w:sz w:val="24"/>
            <w:szCs w:val="24"/>
          </w:rPr>
          <w:instrText xml:space="preserve"> PAGEREF _Toc96008641 \h </w:instrText>
        </w:r>
        <w:r w:rsidRPr="0020229D">
          <w:rPr>
            <w:rFonts w:ascii="Times New Roman" w:hAnsi="Times New Roman" w:cs="Times New Roman"/>
            <w:noProof/>
            <w:webHidden/>
            <w:sz w:val="24"/>
            <w:szCs w:val="24"/>
          </w:rPr>
        </w:r>
        <w:r w:rsidRPr="0020229D">
          <w:rPr>
            <w:rFonts w:ascii="Times New Roman" w:hAnsi="Times New Roman" w:cs="Times New Roman"/>
            <w:noProof/>
            <w:webHidden/>
            <w:sz w:val="24"/>
            <w:szCs w:val="24"/>
          </w:rPr>
          <w:fldChar w:fldCharType="separate"/>
        </w:r>
        <w:r w:rsidRPr="0020229D">
          <w:rPr>
            <w:rFonts w:ascii="Times New Roman" w:hAnsi="Times New Roman" w:cs="Times New Roman"/>
            <w:noProof/>
            <w:webHidden/>
            <w:sz w:val="24"/>
            <w:szCs w:val="24"/>
          </w:rPr>
          <w:t>25</w:t>
        </w:r>
        <w:r w:rsidRPr="0020229D">
          <w:rPr>
            <w:rFonts w:ascii="Times New Roman" w:hAnsi="Times New Roman" w:cs="Times New Roman"/>
            <w:noProof/>
            <w:webHidden/>
            <w:sz w:val="24"/>
            <w:szCs w:val="24"/>
          </w:rPr>
          <w:fldChar w:fldCharType="end"/>
        </w:r>
      </w:hyperlink>
    </w:p>
    <w:p w14:paraId="658728E1" w14:textId="357DC77C" w:rsidR="00B03F04" w:rsidRPr="0020229D" w:rsidRDefault="005D28E5"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2" w:history="1">
        <w:r w:rsidR="00B03F04" w:rsidRPr="0020229D">
          <w:rPr>
            <w:rStyle w:val="Hyperlink"/>
            <w:rFonts w:ascii="Times New Roman" w:hAnsi="Times New Roman" w:cs="Times New Roman"/>
            <w:noProof/>
            <w:sz w:val="24"/>
            <w:szCs w:val="24"/>
          </w:rPr>
          <w:t>Prikaz programskog koda 2. Primjer optimizacijske funkcije</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_Toc96008642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B03F04" w:rsidRPr="0020229D">
          <w:rPr>
            <w:rFonts w:ascii="Times New Roman" w:hAnsi="Times New Roman" w:cs="Times New Roman"/>
            <w:noProof/>
            <w:webHidden/>
            <w:sz w:val="24"/>
            <w:szCs w:val="24"/>
          </w:rPr>
          <w:t>26</w:t>
        </w:r>
        <w:r w:rsidR="00B03F04" w:rsidRPr="0020229D">
          <w:rPr>
            <w:rFonts w:ascii="Times New Roman" w:hAnsi="Times New Roman" w:cs="Times New Roman"/>
            <w:noProof/>
            <w:webHidden/>
            <w:sz w:val="24"/>
            <w:szCs w:val="24"/>
          </w:rPr>
          <w:fldChar w:fldCharType="end"/>
        </w:r>
      </w:hyperlink>
    </w:p>
    <w:p w14:paraId="0D38292A" w14:textId="7E983030" w:rsidR="00B03F04" w:rsidRPr="0020229D" w:rsidRDefault="005D28E5"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3" w:history="1">
        <w:r w:rsidR="00B03F04" w:rsidRPr="0020229D">
          <w:rPr>
            <w:rStyle w:val="Hyperlink"/>
            <w:rFonts w:ascii="Times New Roman" w:hAnsi="Times New Roman" w:cs="Times New Roman"/>
            <w:noProof/>
            <w:sz w:val="24"/>
            <w:szCs w:val="24"/>
          </w:rPr>
          <w:t>Prikaz programskog koda 3. Pojednostavljeni prolazak kroz mrežu</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_Toc96008643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B03F04" w:rsidRPr="0020229D">
          <w:rPr>
            <w:rFonts w:ascii="Times New Roman" w:hAnsi="Times New Roman" w:cs="Times New Roman"/>
            <w:noProof/>
            <w:webHidden/>
            <w:sz w:val="24"/>
            <w:szCs w:val="24"/>
          </w:rPr>
          <w:t>26</w:t>
        </w:r>
        <w:r w:rsidR="00B03F04" w:rsidRPr="0020229D">
          <w:rPr>
            <w:rFonts w:ascii="Times New Roman" w:hAnsi="Times New Roman" w:cs="Times New Roman"/>
            <w:noProof/>
            <w:webHidden/>
            <w:sz w:val="24"/>
            <w:szCs w:val="24"/>
          </w:rPr>
          <w:fldChar w:fldCharType="end"/>
        </w:r>
      </w:hyperlink>
    </w:p>
    <w:p w14:paraId="3E8FF98A" w14:textId="0F6EEA8B" w:rsidR="00B03F04" w:rsidRPr="0020229D" w:rsidRDefault="005D28E5"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4" w:history="1">
        <w:r w:rsidR="00B03F04" w:rsidRPr="0020229D">
          <w:rPr>
            <w:rStyle w:val="Hyperlink"/>
            <w:rFonts w:ascii="Times New Roman" w:hAnsi="Times New Roman" w:cs="Times New Roman"/>
            <w:noProof/>
            <w:sz w:val="24"/>
            <w:szCs w:val="24"/>
          </w:rPr>
          <w:t>Prikaz programskog koda 4. Računanje točnosti mreže</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_Toc96008644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B03F04" w:rsidRPr="0020229D">
          <w:rPr>
            <w:rFonts w:ascii="Times New Roman" w:hAnsi="Times New Roman" w:cs="Times New Roman"/>
            <w:noProof/>
            <w:webHidden/>
            <w:sz w:val="24"/>
            <w:szCs w:val="24"/>
          </w:rPr>
          <w:t>27</w:t>
        </w:r>
        <w:r w:rsidR="00B03F04" w:rsidRPr="0020229D">
          <w:rPr>
            <w:rFonts w:ascii="Times New Roman" w:hAnsi="Times New Roman" w:cs="Times New Roman"/>
            <w:noProof/>
            <w:webHidden/>
            <w:sz w:val="24"/>
            <w:szCs w:val="24"/>
          </w:rPr>
          <w:fldChar w:fldCharType="end"/>
        </w:r>
      </w:hyperlink>
    </w:p>
    <w:p w14:paraId="3464EF56" w14:textId="7F51F0A1" w:rsidR="00B03F04" w:rsidRPr="0020229D" w:rsidRDefault="005D28E5"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5" w:history="1">
        <w:r w:rsidR="00B03F04" w:rsidRPr="0020229D">
          <w:rPr>
            <w:rStyle w:val="Hyperlink"/>
            <w:rFonts w:ascii="Times New Roman" w:hAnsi="Times New Roman" w:cs="Times New Roman"/>
            <w:noProof/>
            <w:sz w:val="24"/>
            <w:szCs w:val="24"/>
          </w:rPr>
          <w:t>Prikaz programskog koda 5. Učitavanje i transformacija slika</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_Toc96008645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B03F04" w:rsidRPr="0020229D">
          <w:rPr>
            <w:rFonts w:ascii="Times New Roman" w:hAnsi="Times New Roman" w:cs="Times New Roman"/>
            <w:noProof/>
            <w:webHidden/>
            <w:sz w:val="24"/>
            <w:szCs w:val="24"/>
          </w:rPr>
          <w:t>34</w:t>
        </w:r>
        <w:r w:rsidR="00B03F04" w:rsidRPr="0020229D">
          <w:rPr>
            <w:rFonts w:ascii="Times New Roman" w:hAnsi="Times New Roman" w:cs="Times New Roman"/>
            <w:noProof/>
            <w:webHidden/>
            <w:sz w:val="24"/>
            <w:szCs w:val="24"/>
          </w:rPr>
          <w:fldChar w:fldCharType="end"/>
        </w:r>
      </w:hyperlink>
    </w:p>
    <w:p w14:paraId="1F3E85AB" w14:textId="237EC790" w:rsidR="00B03F04" w:rsidRPr="0020229D" w:rsidRDefault="005D28E5"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6" w:history="1">
        <w:r w:rsidR="00B03F04" w:rsidRPr="0020229D">
          <w:rPr>
            <w:rStyle w:val="Hyperlink"/>
            <w:rFonts w:ascii="Times New Roman" w:hAnsi="Times New Roman" w:cs="Times New Roman"/>
            <w:noProof/>
            <w:sz w:val="24"/>
            <w:szCs w:val="24"/>
          </w:rPr>
          <w:t>Prikaz programskog koda 6. Prikaz tqdm statistike</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_Toc96008646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B03F04" w:rsidRPr="0020229D">
          <w:rPr>
            <w:rFonts w:ascii="Times New Roman" w:hAnsi="Times New Roman" w:cs="Times New Roman"/>
            <w:noProof/>
            <w:webHidden/>
            <w:sz w:val="24"/>
            <w:szCs w:val="24"/>
          </w:rPr>
          <w:t>34</w:t>
        </w:r>
        <w:r w:rsidR="00B03F04" w:rsidRPr="0020229D">
          <w:rPr>
            <w:rFonts w:ascii="Times New Roman" w:hAnsi="Times New Roman" w:cs="Times New Roman"/>
            <w:noProof/>
            <w:webHidden/>
            <w:sz w:val="24"/>
            <w:szCs w:val="24"/>
          </w:rPr>
          <w:fldChar w:fldCharType="end"/>
        </w:r>
      </w:hyperlink>
    </w:p>
    <w:p w14:paraId="3C9AB947" w14:textId="5A803384" w:rsidR="00B03F04" w:rsidRPr="0020229D" w:rsidRDefault="005D28E5"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7" w:history="1">
        <w:r w:rsidR="00B03F04" w:rsidRPr="0020229D">
          <w:rPr>
            <w:rStyle w:val="Hyperlink"/>
            <w:rFonts w:ascii="Times New Roman" w:hAnsi="Times New Roman" w:cs="Times New Roman"/>
            <w:noProof/>
            <w:sz w:val="24"/>
            <w:szCs w:val="24"/>
          </w:rPr>
          <w:t>Prikaz programskog koda 7. Pripremanje mreže na treniranje</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_Toc96008647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B03F04" w:rsidRPr="0020229D">
          <w:rPr>
            <w:rFonts w:ascii="Times New Roman" w:hAnsi="Times New Roman" w:cs="Times New Roman"/>
            <w:noProof/>
            <w:webHidden/>
            <w:sz w:val="24"/>
            <w:szCs w:val="24"/>
          </w:rPr>
          <w:t>35</w:t>
        </w:r>
        <w:r w:rsidR="00B03F04" w:rsidRPr="0020229D">
          <w:rPr>
            <w:rFonts w:ascii="Times New Roman" w:hAnsi="Times New Roman" w:cs="Times New Roman"/>
            <w:noProof/>
            <w:webHidden/>
            <w:sz w:val="24"/>
            <w:szCs w:val="24"/>
          </w:rPr>
          <w:fldChar w:fldCharType="end"/>
        </w:r>
      </w:hyperlink>
    </w:p>
    <w:p w14:paraId="16C2AF90" w14:textId="304B8E1D" w:rsidR="00B03F04" w:rsidRPr="0020229D" w:rsidRDefault="005D28E5"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8" w:history="1">
        <w:r w:rsidR="00B03F04" w:rsidRPr="0020229D">
          <w:rPr>
            <w:rStyle w:val="Hyperlink"/>
            <w:rFonts w:ascii="Times New Roman" w:hAnsi="Times New Roman" w:cs="Times New Roman"/>
            <w:noProof/>
            <w:sz w:val="24"/>
            <w:szCs w:val="24"/>
          </w:rPr>
          <w:t>Prikaz programskog koda 8. Petlja treniranja mreže</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_Toc96008648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B03F04" w:rsidRPr="0020229D">
          <w:rPr>
            <w:rFonts w:ascii="Times New Roman" w:hAnsi="Times New Roman" w:cs="Times New Roman"/>
            <w:noProof/>
            <w:webHidden/>
            <w:sz w:val="24"/>
            <w:szCs w:val="24"/>
          </w:rPr>
          <w:t>35</w:t>
        </w:r>
        <w:r w:rsidR="00B03F04" w:rsidRPr="0020229D">
          <w:rPr>
            <w:rFonts w:ascii="Times New Roman" w:hAnsi="Times New Roman" w:cs="Times New Roman"/>
            <w:noProof/>
            <w:webHidden/>
            <w:sz w:val="24"/>
            <w:szCs w:val="24"/>
          </w:rPr>
          <w:fldChar w:fldCharType="end"/>
        </w:r>
      </w:hyperlink>
    </w:p>
    <w:p w14:paraId="45D5E7D3" w14:textId="6920D297" w:rsidR="00B03F04" w:rsidRPr="0020229D" w:rsidRDefault="005D28E5"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9" w:history="1">
        <w:r w:rsidR="00B03F04" w:rsidRPr="0020229D">
          <w:rPr>
            <w:rStyle w:val="Hyperlink"/>
            <w:rFonts w:ascii="Times New Roman" w:hAnsi="Times New Roman" w:cs="Times New Roman"/>
            <w:noProof/>
            <w:sz w:val="24"/>
            <w:szCs w:val="24"/>
          </w:rPr>
          <w:t>Prikaz programskog koda 9. Petlja testiranja istreniranog modela</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_Toc96008649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B03F04" w:rsidRPr="0020229D">
          <w:rPr>
            <w:rFonts w:ascii="Times New Roman" w:hAnsi="Times New Roman" w:cs="Times New Roman"/>
            <w:noProof/>
            <w:webHidden/>
            <w:sz w:val="24"/>
            <w:szCs w:val="24"/>
          </w:rPr>
          <w:t>36</w:t>
        </w:r>
        <w:r w:rsidR="00B03F04" w:rsidRPr="0020229D">
          <w:rPr>
            <w:rFonts w:ascii="Times New Roman" w:hAnsi="Times New Roman" w:cs="Times New Roman"/>
            <w:noProof/>
            <w:webHidden/>
            <w:sz w:val="24"/>
            <w:szCs w:val="24"/>
          </w:rPr>
          <w:fldChar w:fldCharType="end"/>
        </w:r>
      </w:hyperlink>
    </w:p>
    <w:p w14:paraId="3A2B728D" w14:textId="7FA4E8F3" w:rsidR="00B03F04" w:rsidRPr="0020229D" w:rsidRDefault="005D28E5"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50" w:history="1">
        <w:r w:rsidR="00B03F04" w:rsidRPr="0020229D">
          <w:rPr>
            <w:rStyle w:val="Hyperlink"/>
            <w:rFonts w:ascii="Times New Roman" w:hAnsi="Times New Roman" w:cs="Times New Roman"/>
            <w:noProof/>
            <w:sz w:val="24"/>
            <w:szCs w:val="24"/>
          </w:rPr>
          <w:t>Prikaz programskog koda 10. Primjer TensorBoard rada</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_Toc96008650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B03F04" w:rsidRPr="0020229D">
          <w:rPr>
            <w:rFonts w:ascii="Times New Roman" w:hAnsi="Times New Roman" w:cs="Times New Roman"/>
            <w:noProof/>
            <w:webHidden/>
            <w:sz w:val="24"/>
            <w:szCs w:val="24"/>
          </w:rPr>
          <w:t>38</w:t>
        </w:r>
        <w:r w:rsidR="00B03F04" w:rsidRPr="0020229D">
          <w:rPr>
            <w:rFonts w:ascii="Times New Roman" w:hAnsi="Times New Roman" w:cs="Times New Roman"/>
            <w:noProof/>
            <w:webHidden/>
            <w:sz w:val="24"/>
            <w:szCs w:val="24"/>
          </w:rPr>
          <w:fldChar w:fldCharType="end"/>
        </w:r>
      </w:hyperlink>
    </w:p>
    <w:p w14:paraId="78E6853D" w14:textId="2FD67074" w:rsidR="00910053" w:rsidRDefault="00B03F04" w:rsidP="00B03F04">
      <w:pPr>
        <w:pStyle w:val="4Tekst"/>
      </w:pPr>
      <w:r w:rsidRPr="00B03F04">
        <w:rPr>
          <w:rFonts w:cs="Times New Roman"/>
          <w:szCs w:val="24"/>
        </w:rPr>
        <w:fldChar w:fldCharType="end"/>
      </w:r>
    </w:p>
    <w:p w14:paraId="0B60AFE7" w14:textId="77777777" w:rsidR="00B03F04" w:rsidDel="00710A41" w:rsidRDefault="00B03F04">
      <w:pPr>
        <w:pStyle w:val="4Tekst"/>
        <w:rPr>
          <w:del w:id="125" w:author="Stjepan Salopek (ssalopek)" w:date="2021-09-09T16:32:00Z"/>
        </w:rPr>
        <w:pPrChange w:id="126" w:author="Stjepan Salopek (ssalopek)" w:date="2021-09-13T17:25:00Z">
          <w:pPr>
            <w:pStyle w:val="1Naslov"/>
          </w:pPr>
        </w:pPrChange>
      </w:pPr>
    </w:p>
    <w:p w14:paraId="52C2BC20" w14:textId="77777777" w:rsidR="00910053" w:rsidRDefault="00910053">
      <w:pPr>
        <w:pStyle w:val="4Tekst"/>
        <w:rPr>
          <w:rFonts w:eastAsiaTheme="majorEastAsia"/>
        </w:rPr>
        <w:pPrChange w:id="127" w:author="Stjepan Salopek (ssalopek)" w:date="2021-09-13T17:25:00Z">
          <w:pPr/>
        </w:pPrChange>
      </w:pPr>
      <w:r>
        <w:br w:type="page"/>
      </w:r>
    </w:p>
    <w:p w14:paraId="0FF95200" w14:textId="1259FF36" w:rsidR="005D2825" w:rsidRPr="005D2825" w:rsidRDefault="005D2825" w:rsidP="005D2825">
      <w:pPr>
        <w:pStyle w:val="1Naslov"/>
      </w:pPr>
      <w:bookmarkStart w:id="128" w:name="_Toc96010216"/>
      <w:r>
        <w:lastRenderedPageBreak/>
        <w:t>1. UVOD</w:t>
      </w:r>
      <w:bookmarkEnd w:id="128"/>
    </w:p>
    <w:p w14:paraId="41B0EA16" w14:textId="77777777" w:rsidR="0080431A" w:rsidRDefault="001E771D" w:rsidP="00900CE7">
      <w:pPr>
        <w:pStyle w:val="4Tekst"/>
      </w:pPr>
      <w:r>
        <w:t>U seminarskom</w:t>
      </w:r>
      <w:r w:rsidR="00B46506">
        <w:t xml:space="preserve"> radu obrađuj</w:t>
      </w:r>
      <w:r w:rsidR="008C7626">
        <w:t>e se računalno prepoznavanje teksta.</w:t>
      </w:r>
      <w:r w:rsidR="00BB3B22">
        <w:t xml:space="preserve"> Računalno ili strojno učenje</w:t>
      </w:r>
      <w:r w:rsidR="0093634E">
        <w:t xml:space="preserve"> je podijeljeno na više</w:t>
      </w:r>
      <w:r w:rsidR="00AC61B7">
        <w:t xml:space="preserve"> razina apstrakcije i svaka je razina do određene mjere obrađena.</w:t>
      </w:r>
    </w:p>
    <w:p w14:paraId="7261E6E4" w14:textId="11150FA9" w:rsidR="000E7388" w:rsidRDefault="00AC61B7" w:rsidP="00900CE7">
      <w:pPr>
        <w:pStyle w:val="4Tekst"/>
      </w:pPr>
      <w:r>
        <w:t>Uvod u</w:t>
      </w:r>
      <w:r w:rsidR="00EC2D3C">
        <w:t xml:space="preserve"> područje strojnog učenja</w:t>
      </w:r>
      <w:r w:rsidR="00F26F86">
        <w:t xml:space="preserve"> kao podvrste umjetne inteligencije započet je definiranjem pojmova korištenih kroz seminarski rad</w:t>
      </w:r>
      <w:r w:rsidR="00D06849">
        <w:t xml:space="preserve">. Nakon </w:t>
      </w:r>
      <w:r w:rsidR="00F5262C">
        <w:t>navođenja osnovnih definicija, analizira</w:t>
      </w:r>
      <w:r w:rsidR="00E631FB">
        <w:t xml:space="preserve"> se tržišna vrijednost strojnog učenja i budućeg potencijala u svijetu</w:t>
      </w:r>
      <w:r w:rsidR="00987C92">
        <w:t xml:space="preserve"> tako da se pokuša ukratko </w:t>
      </w:r>
      <w:r w:rsidR="00031E48">
        <w:t>pojasniti razlog</w:t>
      </w:r>
      <w:r w:rsidR="006953C8">
        <w:t xml:space="preserve"> sve veće potražnje i interesa budućih inženjera unatoč</w:t>
      </w:r>
      <w:r w:rsidR="005F5CFE">
        <w:t xml:space="preserve"> velikom broju istih</w:t>
      </w:r>
      <w:r w:rsidR="0053107E">
        <w:t>.</w:t>
      </w:r>
    </w:p>
    <w:p w14:paraId="11AB535F" w14:textId="28ECF069" w:rsidR="001E771D" w:rsidRDefault="00ED7DD4" w:rsidP="00900CE7">
      <w:pPr>
        <w:pStyle w:val="4Tekst"/>
      </w:pPr>
      <w:r>
        <w:t xml:space="preserve">Nakon toga </w:t>
      </w:r>
      <w:r w:rsidR="002E51A2">
        <w:t xml:space="preserve">strojno učenje predstavlja se kao rješenje na probleme iz prakse koje čovjek teoretski može riješiti, no oduzima previše vremena, </w:t>
      </w:r>
      <w:r w:rsidR="00A44A48">
        <w:t>zbog čega</w:t>
      </w:r>
      <w:r w:rsidR="000673CE">
        <w:t xml:space="preserve"> pokušava poslove ranije nedostupne računalima</w:t>
      </w:r>
      <w:r w:rsidR="00AB765F">
        <w:t xml:space="preserve"> učiniti efikasnijima.</w:t>
      </w:r>
      <w:r w:rsidR="0018782A">
        <w:t xml:space="preserve"> Nakon </w:t>
      </w:r>
      <w:r w:rsidR="00606865">
        <w:t xml:space="preserve">toga obrađuje se pojam neuronskih mreža </w:t>
      </w:r>
      <w:r w:rsidR="005F5CFE">
        <w:t xml:space="preserve">i </w:t>
      </w:r>
      <w:r w:rsidR="00606865">
        <w:t>modela kao način implementacije strojnog učenja</w:t>
      </w:r>
      <w:r w:rsidR="00FA6A10">
        <w:t xml:space="preserve">. </w:t>
      </w:r>
      <w:r w:rsidR="00DC08A9">
        <w:t xml:space="preserve">Objašnjen je način rada neuronskih mreža </w:t>
      </w:r>
      <w:r w:rsidR="00F5142D">
        <w:t xml:space="preserve">te su navedeni razni </w:t>
      </w:r>
      <w:r w:rsidR="00591CDD">
        <w:t>primjeri</w:t>
      </w:r>
      <w:r w:rsidR="00F5142D">
        <w:t xml:space="preserve"> </w:t>
      </w:r>
      <w:r w:rsidR="00591CDD">
        <w:t>z</w:t>
      </w:r>
      <w:r w:rsidR="00F5142D">
        <w:t xml:space="preserve">a koje se </w:t>
      </w:r>
      <w:r w:rsidR="00591CDD">
        <w:t>određeni model koristi. Prije prelaska na praktičn</w:t>
      </w:r>
      <w:r w:rsidR="002E4CFB">
        <w:t xml:space="preserve">i dio seminarskog rada, obrađuju se primjeri iz svakodnevnog života u kojima se mogu uočiti </w:t>
      </w:r>
      <w:r w:rsidR="005F5CFE">
        <w:t>primjene</w:t>
      </w:r>
      <w:r w:rsidR="002E4CFB">
        <w:t xml:space="preserve"> strojnog učenja.</w:t>
      </w:r>
    </w:p>
    <w:p w14:paraId="3708CE87" w14:textId="32F3B343" w:rsidR="00A44A48" w:rsidRDefault="00825D94" w:rsidP="00825D94">
      <w:pPr>
        <w:pStyle w:val="4Tekst"/>
      </w:pPr>
      <w:r>
        <w:t xml:space="preserve">Nakon </w:t>
      </w:r>
      <w:r w:rsidR="006D1BB7">
        <w:t xml:space="preserve">analize stanja tržišta, definiranja pojmova i </w:t>
      </w:r>
      <w:r w:rsidR="005F5CFE">
        <w:t>uvoda</w:t>
      </w:r>
      <w:r w:rsidR="006D1BB7">
        <w:t xml:space="preserve"> u neuronske mreže, </w:t>
      </w:r>
      <w:r w:rsidR="00EC1577">
        <w:t xml:space="preserve">rad prelazi na </w:t>
      </w:r>
      <w:r w:rsidR="005F5CFE">
        <w:t>praktični</w:t>
      </w:r>
      <w:r w:rsidR="00EC1577">
        <w:t xml:space="preserve"> dio</w:t>
      </w:r>
      <w:r w:rsidR="005F5CFE">
        <w:t>, na</w:t>
      </w:r>
      <w:r w:rsidR="00EC1577">
        <w:t xml:space="preserve"> implementaciju aplikacije za prepoznavanje teksta programskim jezikom Python</w:t>
      </w:r>
      <w:r w:rsidR="000721B5">
        <w:t xml:space="preserve"> koristeći </w:t>
      </w:r>
      <w:r w:rsidR="00C169E2">
        <w:t>teoriju navedenu kroz rad</w:t>
      </w:r>
      <w:r w:rsidR="00EC1577">
        <w:t>.</w:t>
      </w:r>
    </w:p>
    <w:p w14:paraId="2C8D1571" w14:textId="03236FEE" w:rsidR="00543E0E" w:rsidRDefault="00501095" w:rsidP="00825D94">
      <w:pPr>
        <w:pStyle w:val="4Tekst"/>
        <w:rPr>
          <w:rFonts w:eastAsiaTheme="majorEastAsia" w:cstheme="majorBidi"/>
          <w:sz w:val="28"/>
          <w:szCs w:val="32"/>
        </w:rPr>
      </w:pPr>
      <w:r>
        <w:t>Praktični dio opisuje plan i provedbu projekta, navodi odabrane tehnologije i alate za rad i prikazuje relevantni programski kôd. Nakon toga navodi se uspješnost predviđanja teksta.</w:t>
      </w:r>
      <w:r w:rsidR="00543E0E">
        <w:br w:type="page"/>
      </w:r>
    </w:p>
    <w:p w14:paraId="26CBECDE" w14:textId="360AA6BB" w:rsidR="000E7388" w:rsidRDefault="000E7388" w:rsidP="000E7388">
      <w:pPr>
        <w:pStyle w:val="1Naslov"/>
      </w:pPr>
      <w:bookmarkStart w:id="129" w:name="_Toc96010217"/>
      <w:r>
        <w:lastRenderedPageBreak/>
        <w:t>2</w:t>
      </w:r>
      <w:ins w:id="130" w:author="Stjepan Salopek (ssalopek)" w:date="2021-09-09T14:12:00Z">
        <w:r w:rsidR="00093114">
          <w:t>.</w:t>
        </w:r>
      </w:ins>
      <w:r>
        <w:t xml:space="preserve"> O UMJETNOJ INTELIGENCIJI</w:t>
      </w:r>
      <w:bookmarkEnd w:id="129"/>
    </w:p>
    <w:p w14:paraId="43E70154" w14:textId="21FA76C7" w:rsidR="00303848" w:rsidRDefault="005D28E5" w:rsidP="00303848">
      <w:pPr>
        <w:pStyle w:val="2Podnaslov"/>
      </w:pPr>
      <w:del w:id="131" w:author="Stjepan Salopek (ssalopek)" w:date="2021-09-09T14:14:00Z">
        <w:r>
          <w:rPr>
            <w:noProof/>
          </w:rPr>
          <w:pict w14:anchorId="2B148C4A">
            <v:shapetype id="_x0000_t202" coordsize="21600,21600" o:spt="202" path="m,l,21600r21600,l21600,xe">
              <v:stroke joinstyle="miter"/>
              <v:path gradientshapeok="t" o:connecttype="rect"/>
            </v:shapetype>
            <v:shape id="Tekstni okvir 1" o:spid="_x0000_s1034" type="#_x0000_t202" style="position:absolute;margin-left:139.5pt;margin-top:201.45pt;width:174.6pt;height:49.4pt;z-index:251655680;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" stroked="f">
              <v:textbox style="mso-next-textbox:#Tekstni okvir 1;mso-fit-shape-to-text:t" inset="0,0,0,0">
                <w:txbxContent>
                  <w:p w14:paraId="0BC39FE1" w14:textId="6F8DF842" w:rsidR="00C1314A" w:rsidRPr="00771844" w:rsidRDefault="00C1314A">
                    <w:pPr>
                      <w:pStyle w:val="4Tekst"/>
                      <w:rPr>
                        <w:noProof/>
                      </w:rPr>
                      <w:pPrChange w:id="132" w:author="Stjepan Salopek (ssalopek)" w:date="2021-09-09T14:13:00Z">
                        <w:pPr>
                          <w:pStyle w:val="4Tekst"/>
                          <w:jc w:val="center"/>
                        </w:pPr>
                      </w:pPrChange>
                    </w:pPr>
                    <w:del w:id="133" w:author="Stjepan Salopek (ssalopek)" w:date="2021-09-09T14:14:00Z">
                      <w:r w:rsidRPr="00771844" w:rsidDel="00093114">
                        <w:delText xml:space="preserve">Slika </w:delText>
                      </w:r>
                      <w:r w:rsidR="003B3A2A" w:rsidDel="00093114">
                        <w:fldChar w:fldCharType="begin"/>
                      </w:r>
                      <w:r w:rsidR="003B3A2A" w:rsidDel="00093114">
                        <w:delInstrText xml:space="preserve"> SEQ Slika \* ARABIC </w:delInstrText>
                      </w:r>
                      <w:r w:rsidR="003B3A2A" w:rsidDel="00093114">
                        <w:fldChar w:fldCharType="separate"/>
                      </w:r>
                      <w:r w:rsidR="00BB6411" w:rsidDel="00093114">
                        <w:rPr>
                          <w:noProof/>
                        </w:rPr>
                        <w:delText>1</w:delText>
                      </w:r>
                      <w:r w:rsidR="003B3A2A" w:rsidDel="00093114">
                        <w:rPr>
                          <w:noProof/>
                        </w:rPr>
                        <w:fldChar w:fldCharType="end"/>
                      </w:r>
                      <w:r w:rsidRPr="00771844" w:rsidDel="00093114">
                        <w:delText xml:space="preserve"> Odnos umjetne inteligencije i strojnog učenja</w:delText>
                      </w:r>
                    </w:del>
                  </w:p>
                </w:txbxContent>
              </v:textbox>
              <w10:wrap type="square" anchorx="margin"/>
            </v:shape>
          </w:pict>
        </w:r>
      </w:del>
      <w:bookmarkStart w:id="134" w:name="_Toc96010218"/>
      <w:r w:rsidR="0062607B">
        <w:t>2.1</w:t>
      </w:r>
      <w:ins w:id="135" w:author="Stjepan Salopek (ssalopek)" w:date="2021-09-09T14:13:00Z">
        <w:r w:rsidR="00093114">
          <w:t>.</w:t>
        </w:r>
      </w:ins>
      <w:r w:rsidR="0062607B">
        <w:t xml:space="preserve"> </w:t>
      </w:r>
      <w:r w:rsidR="00303848">
        <w:t>Osnovne definicije</w:t>
      </w:r>
      <w:bookmarkEnd w:id="134"/>
    </w:p>
    <w:p w14:paraId="59E85EE4" w14:textId="77777777" w:rsidR="00931795" w:rsidRDefault="00931795" w:rsidP="00931795">
      <w:pPr>
        <w:pStyle w:val="4Tekst"/>
        <w:keepNext/>
        <w:jc w:val="center"/>
      </w:pPr>
      <w:r>
        <w:rPr>
          <w:noProof/>
        </w:rPr>
        <w:drawing>
          <wp:inline distT="0" distB="0" distL="0" distR="0" wp14:anchorId="0EF17D5C" wp14:editId="2FC9D64F">
            <wp:extent cx="2216150" cy="2146935"/>
            <wp:effectExtent l="0" t="0" r="0" b="0"/>
            <wp:docPr id="2" name="Slika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6150" cy="2146935"/>
                    </a:xfrm>
                    <a:prstGeom prst="rect">
                      <a:avLst/>
                    </a:prstGeom>
                    <a:noFill/>
                    <a:ln>
                      <a:noFill/>
                    </a:ln>
                  </pic:spPr>
                </pic:pic>
              </a:graphicData>
            </a:graphic>
          </wp:inline>
        </w:drawing>
      </w:r>
    </w:p>
    <w:p w14:paraId="5AAB0E2E" w14:textId="5EAEC26B" w:rsidR="00931795" w:rsidRDefault="00931795" w:rsidP="00931795">
      <w:pPr>
        <w:pStyle w:val="4Tekst"/>
        <w:jc w:val="center"/>
      </w:pPr>
      <w:bookmarkStart w:id="136" w:name="_Toc96010266"/>
      <w:r>
        <w:t xml:space="preserve">Slika </w:t>
      </w:r>
      <w:r w:rsidR="005D28E5">
        <w:fldChar w:fldCharType="begin"/>
      </w:r>
      <w:r w:rsidR="005D28E5">
        <w:instrText xml:space="preserve"> SEQ Slika \* ARABIC </w:instrText>
      </w:r>
      <w:r w:rsidR="005D28E5">
        <w:fldChar w:fldCharType="separate"/>
      </w:r>
      <w:r w:rsidR="00E61BAE">
        <w:rPr>
          <w:noProof/>
        </w:rPr>
        <w:t>1</w:t>
      </w:r>
      <w:r w:rsidR="005D28E5">
        <w:rPr>
          <w:noProof/>
        </w:rPr>
        <w:fldChar w:fldCharType="end"/>
      </w:r>
      <w:r>
        <w:t>. Odnos umjetne inteligencije i strojnog učenja</w:t>
      </w:r>
      <w:bookmarkEnd w:id="136"/>
    </w:p>
    <w:p w14:paraId="07BA7B29" w14:textId="0219C2E5" w:rsidR="00771844" w:rsidRDefault="005D2825" w:rsidP="000E7388">
      <w:pPr>
        <w:pStyle w:val="4Tekst"/>
      </w:pPr>
      <w:r>
        <w:t xml:space="preserve">S obzirom na to </w:t>
      </w:r>
      <w:r w:rsidR="000E7388">
        <w:t xml:space="preserve">da je računarstvo područje koje se iznimno brzo mijenja, sami pojmovi </w:t>
      </w:r>
      <w:r w:rsidR="00F5262C">
        <w:t>umjetne inteligencije</w:t>
      </w:r>
      <w:r w:rsidR="00AA3901">
        <w:t xml:space="preserve"> i </w:t>
      </w:r>
      <w:r w:rsidR="00F5262C">
        <w:t xml:space="preserve">strojnog učenja </w:t>
      </w:r>
      <w:r w:rsidR="00AA3901">
        <w:t>često se isprepliću i same definicije ovise o izvoru. Za svrhu seminarskog rada koristit će se sljedeće općeprihvaćene definicije.</w:t>
      </w:r>
      <w:r w:rsidR="00303848">
        <w:t xml:space="preserve"> </w:t>
      </w:r>
      <w:r w:rsidR="00BA59F8">
        <w:t>Umjetna inteligencija (AI) je grana računarstva koja teži tome da dizajnira sisteme koji obrađuju informacije na sličan način na koji ljudi razmišljaju</w:t>
      </w:r>
      <w:r w:rsidR="00303848">
        <w:t>, a strojno učenje</w:t>
      </w:r>
      <w:r w:rsidR="00D91A0B">
        <w:t xml:space="preserve"> (ML)</w:t>
      </w:r>
      <w:r w:rsidR="00303848">
        <w:t xml:space="preserve"> je jedno od područja istraživanja umjetne inteligencije koje pomoću specijaliziranih algoritamskih postupaka konstruiranih na temelju ljudskih misaonih, odnosno kognitivnih sposobnosti otkriva znanje</w:t>
      </w:r>
      <w:del w:id="137" w:author="Stjepan Salopek (ssalopek)" w:date="2021-09-09T14:15:00Z">
        <w:r w:rsidR="00303848" w:rsidDel="00093114">
          <w:delText>.</w:delText>
        </w:r>
      </w:del>
      <w:sdt>
        <w:sdtPr>
          <w:id w:val="-1104036482"/>
          <w:citation/>
        </w:sdtPr>
        <w:sdtEndPr/>
        <w:sdtContent>
          <w:r w:rsidR="00BA59F8">
            <w:fldChar w:fldCharType="begin"/>
          </w:r>
          <w:r w:rsidR="00D117B5">
            <w:instrText xml:space="preserve">CITATION Mar19 \l 1050 </w:instrText>
          </w:r>
          <w:r w:rsidR="00BA59F8">
            <w:fldChar w:fldCharType="separate"/>
          </w:r>
          <w:r w:rsidR="00931B99">
            <w:rPr>
              <w:noProof/>
            </w:rPr>
            <w:t xml:space="preserve"> </w:t>
          </w:r>
          <w:r w:rsidR="00931B99" w:rsidRPr="00931B99">
            <w:rPr>
              <w:noProof/>
            </w:rPr>
            <w:t>[1]</w:t>
          </w:r>
          <w:r w:rsidR="00BA59F8">
            <w:fldChar w:fldCharType="end"/>
          </w:r>
        </w:sdtContent>
      </w:sdt>
      <w:sdt>
        <w:sdtPr>
          <w:id w:val="-2055836880"/>
          <w:citation/>
        </w:sdtPr>
        <w:sdtEndPr/>
        <w:sdtContent>
          <w:r w:rsidR="00303848">
            <w:fldChar w:fldCharType="begin"/>
          </w:r>
          <w:r w:rsidR="00303848">
            <w:instrText xml:space="preserve"> CITATION Žel05 \l 1050 </w:instrText>
          </w:r>
          <w:r w:rsidR="00303848">
            <w:fldChar w:fldCharType="separate"/>
          </w:r>
          <w:r w:rsidR="00931B99">
            <w:rPr>
              <w:noProof/>
            </w:rPr>
            <w:t xml:space="preserve"> </w:t>
          </w:r>
          <w:r w:rsidR="00931B99" w:rsidRPr="00931B99">
            <w:rPr>
              <w:noProof/>
            </w:rPr>
            <w:t>[2]</w:t>
          </w:r>
          <w:r w:rsidR="00303848">
            <w:fldChar w:fldCharType="end"/>
          </w:r>
        </w:sdtContent>
      </w:sdt>
      <w:ins w:id="138" w:author="Stjepan Salopek (ssalopek)" w:date="2021-09-09T14:15:00Z">
        <w:r w:rsidR="00093114">
          <w:t>.</w:t>
        </w:r>
      </w:ins>
      <w:r w:rsidR="00303848">
        <w:t xml:space="preserve"> Nadalje, računalni vid je interdisciplinarno znanstveno područje koje se bavi načinom na koji računala mogu dobiti višu razinu razumijevanja digitalnih slika ili videozapisa</w:t>
      </w:r>
      <w:r w:rsidR="00D91A0B">
        <w:t>, a neuronske mreže u računarstvu su skupovi logičkih neurona koji uzimaju informacije, obrađuju</w:t>
      </w:r>
      <w:r w:rsidR="005F5CFE">
        <w:t xml:space="preserve"> ih</w:t>
      </w:r>
      <w:r w:rsidR="00D91A0B">
        <w:t xml:space="preserve"> i zatim prosljeđuju daljnjim neuronima, čime se tvori mreža</w:t>
      </w:r>
      <w:del w:id="139" w:author="Stjepan Salopek (ssalopek)" w:date="2021-09-09T14:15:00Z">
        <w:r w:rsidR="00303848" w:rsidDel="00093114">
          <w:delText>.</w:delText>
        </w:r>
      </w:del>
      <w:commentRangeStart w:id="140"/>
      <w:sdt>
        <w:sdtPr>
          <w:id w:val="817235532"/>
          <w:citation/>
        </w:sdtPr>
        <w:sdtEndPr/>
        <w:sdtContent>
          <w:r w:rsidR="00303848">
            <w:fldChar w:fldCharType="begin"/>
          </w:r>
          <w:r w:rsidR="00771844">
            <w:instrText xml:space="preserve">CITATION Dan82 \l 1050 </w:instrText>
          </w:r>
          <w:r w:rsidR="00303848">
            <w:fldChar w:fldCharType="separate"/>
          </w:r>
          <w:r w:rsidR="00931B99">
            <w:rPr>
              <w:noProof/>
            </w:rPr>
            <w:t xml:space="preserve"> </w:t>
          </w:r>
          <w:r w:rsidR="00931B99" w:rsidRPr="00931B99">
            <w:rPr>
              <w:noProof/>
            </w:rPr>
            <w:t>[3]</w:t>
          </w:r>
          <w:r w:rsidR="00303848">
            <w:fldChar w:fldCharType="end"/>
          </w:r>
        </w:sdtContent>
      </w:sdt>
      <w:sdt>
        <w:sdtPr>
          <w:id w:val="1388924603"/>
          <w:citation/>
        </w:sdtPr>
        <w:sdtEndPr/>
        <w:sdtContent>
          <w:r w:rsidR="00771844">
            <w:fldChar w:fldCharType="begin"/>
          </w:r>
          <w:r w:rsidR="00771844">
            <w:instrText xml:space="preserve"> CITATION Hop82 \l 1050 </w:instrText>
          </w:r>
          <w:r w:rsidR="00771844">
            <w:fldChar w:fldCharType="separate"/>
          </w:r>
          <w:r w:rsidR="00931B99">
            <w:rPr>
              <w:noProof/>
            </w:rPr>
            <w:t xml:space="preserve"> </w:t>
          </w:r>
          <w:r w:rsidR="00931B99" w:rsidRPr="00931B99">
            <w:rPr>
              <w:noProof/>
            </w:rPr>
            <w:t>[4]</w:t>
          </w:r>
          <w:r w:rsidR="00771844">
            <w:fldChar w:fldCharType="end"/>
          </w:r>
        </w:sdtContent>
      </w:sdt>
      <w:commentRangeEnd w:id="140"/>
      <w:r w:rsidR="00DB770D">
        <w:rPr>
          <w:rStyle w:val="CommentReference"/>
          <w:rFonts w:asciiTheme="minorHAnsi" w:eastAsiaTheme="minorHAnsi" w:hAnsiTheme="minorHAnsi"/>
          <w:spacing w:val="0"/>
        </w:rPr>
        <w:commentReference w:id="140"/>
      </w:r>
      <w:ins w:id="141" w:author="Stjepan Salopek (ssalopek)" w:date="2021-09-09T14:15:00Z">
        <w:r w:rsidR="00093114">
          <w:t>.</w:t>
        </w:r>
      </w:ins>
    </w:p>
    <w:p w14:paraId="0C3F669E" w14:textId="21B67CEA" w:rsidR="003D58D3" w:rsidRDefault="00D91A0B" w:rsidP="000E7388">
      <w:pPr>
        <w:pStyle w:val="4Tekst"/>
      </w:pPr>
      <w:r>
        <w:t>Može se reći da je</w:t>
      </w:r>
      <w:r w:rsidR="00771844">
        <w:t xml:space="preserve"> umjetna inteligencija, ili točnije</w:t>
      </w:r>
      <w:r>
        <w:t xml:space="preserve"> </w:t>
      </w:r>
      <w:r w:rsidR="00771844">
        <w:t>strojno učenje</w:t>
      </w:r>
      <w:r>
        <w:t xml:space="preserve"> zapravo način implementiranja računalnog vida</w:t>
      </w:r>
      <w:r w:rsidR="00771844">
        <w:t>, a implementira se korištenjem neuronskih mreža</w:t>
      </w:r>
      <w:r w:rsidR="00E33B17">
        <w:t xml:space="preserve"> kroz određeni programski jezik.</w:t>
      </w:r>
    </w:p>
    <w:p w14:paraId="29D686B6" w14:textId="3393085D" w:rsidR="007A62B2" w:rsidRDefault="0062607B" w:rsidP="003B4604">
      <w:pPr>
        <w:pStyle w:val="2Podnaslov"/>
      </w:pPr>
      <w:bookmarkStart w:id="142" w:name="_Toc96010219"/>
      <w:r>
        <w:t>2.2</w:t>
      </w:r>
      <w:ins w:id="143" w:author="Stjepan Salopek (ssalopek)" w:date="2021-09-09T14:13:00Z">
        <w:r w:rsidR="00093114">
          <w:t>.</w:t>
        </w:r>
      </w:ins>
      <w:r>
        <w:t xml:space="preserve"> </w:t>
      </w:r>
      <w:r w:rsidR="002F10C2">
        <w:t>Strojno učenje na tržištu</w:t>
      </w:r>
      <w:bookmarkEnd w:id="142"/>
    </w:p>
    <w:p w14:paraId="63970280" w14:textId="5BA21260" w:rsidR="00F92B03" w:rsidRDefault="006E566B" w:rsidP="002F10C2">
      <w:pPr>
        <w:pStyle w:val="4Tekst"/>
      </w:pPr>
      <w:r>
        <w:t xml:space="preserve">Strojno učenje još uvijek </w:t>
      </w:r>
      <w:r w:rsidR="00396C4C">
        <w:t>nije</w:t>
      </w:r>
      <w:r w:rsidR="005F5CFE">
        <w:t xml:space="preserve"> rašireno na tržištu kao što su mrežne aplikacije</w:t>
      </w:r>
      <w:r w:rsidR="00396C4C">
        <w:t>, no i dalje je snažan alat koji se može koristiti u mnogim područjima.</w:t>
      </w:r>
      <w:r>
        <w:t xml:space="preserve"> </w:t>
      </w:r>
      <w:r w:rsidR="002F10C2">
        <w:t xml:space="preserve">Prema podacima mrežne stranice </w:t>
      </w:r>
      <w:r w:rsidR="002F10C2">
        <w:rPr>
          <w:i/>
          <w:iCs/>
        </w:rPr>
        <w:t>indeed</w:t>
      </w:r>
      <w:r w:rsidR="002F10C2">
        <w:t xml:space="preserve">, prosječna plaća inženjera strojnog učenja u </w:t>
      </w:r>
      <w:r w:rsidR="002F10C2">
        <w:lastRenderedPageBreak/>
        <w:t xml:space="preserve">SADu je </w:t>
      </w:r>
      <w:r w:rsidR="00043519">
        <w:t xml:space="preserve">do </w:t>
      </w:r>
      <w:r w:rsidR="005845DA">
        <w:t xml:space="preserve">sto pedeset tisuća dolara </w:t>
      </w:r>
      <w:r w:rsidR="002F10C2">
        <w:t xml:space="preserve">godišnje, što je preračunato </w:t>
      </w:r>
      <w:r w:rsidR="005845DA">
        <w:t>sedamdeset i osam</w:t>
      </w:r>
      <w:r w:rsidR="002F10C2">
        <w:t xml:space="preserve"> tisuća kuna mjesečno</w:t>
      </w:r>
      <w:del w:id="144" w:author="Stjepan Salopek (ssalopek)" w:date="2021-09-09T14:15:00Z">
        <w:r w:rsidR="002F10C2" w:rsidDel="00093114">
          <w:delText>.</w:delText>
        </w:r>
      </w:del>
      <w:sdt>
        <w:sdtPr>
          <w:id w:val="482511487"/>
          <w:citation/>
        </w:sdtPr>
        <w:sdtEndPr/>
        <w:sdtContent>
          <w:r w:rsidR="002F10C2">
            <w:fldChar w:fldCharType="begin"/>
          </w:r>
          <w:r w:rsidR="002F10C2">
            <w:instrText xml:space="preserve"> CITATION ind \l 1050 </w:instrText>
          </w:r>
          <w:r w:rsidR="002F10C2">
            <w:fldChar w:fldCharType="separate"/>
          </w:r>
          <w:r w:rsidR="00931B99">
            <w:rPr>
              <w:noProof/>
            </w:rPr>
            <w:t xml:space="preserve"> </w:t>
          </w:r>
          <w:r w:rsidR="00931B99" w:rsidRPr="00931B99">
            <w:rPr>
              <w:noProof/>
            </w:rPr>
            <w:t>[5]</w:t>
          </w:r>
          <w:r w:rsidR="002F10C2">
            <w:fldChar w:fldCharType="end"/>
          </w:r>
        </w:sdtContent>
      </w:sdt>
      <w:ins w:id="145" w:author="Stjepan Salopek (ssalopek)" w:date="2021-09-09T14:15:00Z">
        <w:r w:rsidR="00093114">
          <w:t>.</w:t>
        </w:r>
      </w:ins>
      <w:del w:id="146" w:author="Stjepan Salopek (ssalopek)" w:date="2021-09-09T14:15:00Z">
        <w:r w:rsidR="001E293C" w:rsidDel="00093114">
          <w:delText xml:space="preserve"> </w:delText>
        </w:r>
      </w:del>
    </w:p>
    <w:tbl>
      <w:tblPr>
        <w:tblStyle w:val="TableGrid"/>
        <w:tblW w:w="0" w:type="auto"/>
        <w:tblLook w:val="04A0" w:firstRow="1" w:lastRow="0" w:firstColumn="1" w:lastColumn="0" w:noHBand="0" w:noVBand="1"/>
      </w:tblPr>
      <w:tblGrid>
        <w:gridCol w:w="4531"/>
        <w:gridCol w:w="4531"/>
      </w:tblGrid>
      <w:tr w:rsidR="00F92B03" w14:paraId="248135FF" w14:textId="77777777" w:rsidTr="00F92B03">
        <w:tc>
          <w:tcPr>
            <w:tcW w:w="4531" w:type="dxa"/>
          </w:tcPr>
          <w:p w14:paraId="0039D8EB" w14:textId="6EDCBF91" w:rsidR="00F92B03" w:rsidRPr="00E30779" w:rsidRDefault="00F12725">
            <w:pPr>
              <w:pStyle w:val="4Tekst"/>
              <w:keepNext/>
              <w:jc w:val="left"/>
              <w:rPr>
                <w:b/>
                <w:bCs/>
              </w:rPr>
              <w:pPrChange w:id="147" w:author="Tin Kramberger (tkramberg)" w:date="2021-09-06T18:59:00Z">
                <w:pPr>
                  <w:pStyle w:val="4Tekst"/>
                  <w:keepNext/>
                  <w:jc w:val="center"/>
                </w:pPr>
              </w:pPrChange>
            </w:pPr>
            <w:r w:rsidRPr="00E30779">
              <w:rPr>
                <w:b/>
                <w:bCs/>
              </w:rPr>
              <w:t>Država</w:t>
            </w:r>
          </w:p>
        </w:tc>
        <w:tc>
          <w:tcPr>
            <w:tcW w:w="4531" w:type="dxa"/>
          </w:tcPr>
          <w:p w14:paraId="46437235" w14:textId="49A9C128" w:rsidR="00F92B03" w:rsidRPr="00E30779" w:rsidRDefault="00F12725" w:rsidP="003D58D3">
            <w:pPr>
              <w:pStyle w:val="4Tekst"/>
              <w:keepNext/>
              <w:jc w:val="center"/>
              <w:rPr>
                <w:b/>
                <w:bCs/>
              </w:rPr>
            </w:pPr>
            <w:r w:rsidRPr="00E30779">
              <w:rPr>
                <w:b/>
                <w:bCs/>
              </w:rPr>
              <w:t xml:space="preserve">Godišnja plaća </w:t>
            </w:r>
            <w:r w:rsidR="00BF2F98">
              <w:rPr>
                <w:b/>
                <w:bCs/>
              </w:rPr>
              <w:t>izražena u dolarima</w:t>
            </w:r>
          </w:p>
        </w:tc>
      </w:tr>
      <w:tr w:rsidR="00F92B03" w14:paraId="3D593283" w14:textId="77777777" w:rsidTr="00F92B03">
        <w:tc>
          <w:tcPr>
            <w:tcW w:w="4531" w:type="dxa"/>
          </w:tcPr>
          <w:p w14:paraId="0C01383A" w14:textId="5982823B" w:rsidR="00F92B03" w:rsidRDefault="00CC4615">
            <w:pPr>
              <w:pStyle w:val="4Tekst"/>
              <w:keepNext/>
              <w:jc w:val="left"/>
              <w:pPrChange w:id="148" w:author="Tin Kramberger (tkramberg)" w:date="2021-09-06T18:59:00Z">
                <w:pPr>
                  <w:pStyle w:val="4Tekst"/>
                  <w:keepNext/>
                  <w:jc w:val="right"/>
                </w:pPr>
              </w:pPrChange>
            </w:pPr>
            <w:r>
              <w:t>Sjedinjene Američke Države</w:t>
            </w:r>
          </w:p>
        </w:tc>
        <w:tc>
          <w:tcPr>
            <w:tcW w:w="4531" w:type="dxa"/>
          </w:tcPr>
          <w:p w14:paraId="25D6D294" w14:textId="7EEDC90A" w:rsidR="00F92B03" w:rsidRDefault="00CC4615" w:rsidP="003D58D3">
            <w:pPr>
              <w:pStyle w:val="4Tekst"/>
              <w:keepNext/>
              <w:jc w:val="right"/>
            </w:pPr>
            <w:r>
              <w:t>120.000</w:t>
            </w:r>
          </w:p>
        </w:tc>
      </w:tr>
      <w:tr w:rsidR="00F92B03" w14:paraId="7EB7E77A" w14:textId="77777777" w:rsidTr="00F92B03">
        <w:tc>
          <w:tcPr>
            <w:tcW w:w="4531" w:type="dxa"/>
          </w:tcPr>
          <w:p w14:paraId="21F38EA7" w14:textId="4CD55091" w:rsidR="00F92B03" w:rsidRDefault="00CC4615">
            <w:pPr>
              <w:pStyle w:val="4Tekst"/>
              <w:keepNext/>
              <w:jc w:val="left"/>
              <w:pPrChange w:id="149" w:author="Tin Kramberger (tkramberg)" w:date="2021-09-06T18:59:00Z">
                <w:pPr>
                  <w:pStyle w:val="4Tekst"/>
                  <w:keepNext/>
                  <w:jc w:val="right"/>
                </w:pPr>
              </w:pPrChange>
            </w:pPr>
            <w:r>
              <w:t>Australi</w:t>
            </w:r>
            <w:r w:rsidR="00D660F4">
              <w:t>ja</w:t>
            </w:r>
          </w:p>
        </w:tc>
        <w:tc>
          <w:tcPr>
            <w:tcW w:w="4531" w:type="dxa"/>
          </w:tcPr>
          <w:p w14:paraId="17B465F3" w14:textId="07B63027" w:rsidR="00F92B03" w:rsidRDefault="00D660F4" w:rsidP="003D58D3">
            <w:pPr>
              <w:pStyle w:val="4Tekst"/>
              <w:keepNext/>
              <w:jc w:val="right"/>
            </w:pPr>
            <w:r>
              <w:t>110.719</w:t>
            </w:r>
          </w:p>
        </w:tc>
      </w:tr>
      <w:tr w:rsidR="00F92B03" w14:paraId="1EBD705C" w14:textId="77777777" w:rsidTr="00F92B03">
        <w:tc>
          <w:tcPr>
            <w:tcW w:w="4531" w:type="dxa"/>
          </w:tcPr>
          <w:p w14:paraId="7038291B" w14:textId="03B617DD" w:rsidR="00F92B03" w:rsidRDefault="00D660F4">
            <w:pPr>
              <w:pStyle w:val="4Tekst"/>
              <w:keepNext/>
              <w:jc w:val="left"/>
              <w:pPrChange w:id="150" w:author="Tin Kramberger (tkramberg)" w:date="2021-09-06T18:59:00Z">
                <w:pPr>
                  <w:pStyle w:val="4Tekst"/>
                  <w:keepNext/>
                  <w:jc w:val="right"/>
                </w:pPr>
              </w:pPrChange>
            </w:pPr>
            <w:r>
              <w:t>Izrael</w:t>
            </w:r>
          </w:p>
        </w:tc>
        <w:tc>
          <w:tcPr>
            <w:tcW w:w="4531" w:type="dxa"/>
          </w:tcPr>
          <w:p w14:paraId="358DDF54" w14:textId="7A6422BF" w:rsidR="00F92B03" w:rsidRDefault="00D660F4" w:rsidP="003D58D3">
            <w:pPr>
              <w:pStyle w:val="4Tekst"/>
              <w:keepNext/>
              <w:jc w:val="right"/>
            </w:pPr>
            <w:r>
              <w:t>87.500</w:t>
            </w:r>
          </w:p>
        </w:tc>
      </w:tr>
      <w:tr w:rsidR="00F92B03" w14:paraId="46140C44" w14:textId="77777777" w:rsidTr="00F92B03">
        <w:tc>
          <w:tcPr>
            <w:tcW w:w="4531" w:type="dxa"/>
          </w:tcPr>
          <w:p w14:paraId="648C40E7" w14:textId="653276DC" w:rsidR="00F92B03" w:rsidRDefault="00D660F4">
            <w:pPr>
              <w:pStyle w:val="4Tekst"/>
              <w:keepNext/>
              <w:jc w:val="left"/>
              <w:pPrChange w:id="151" w:author="Tin Kramberger (tkramberg)" w:date="2021-09-06T18:59:00Z">
                <w:pPr>
                  <w:pStyle w:val="4Tekst"/>
                  <w:keepNext/>
                  <w:jc w:val="right"/>
                </w:pPr>
              </w:pPrChange>
            </w:pPr>
            <w:r>
              <w:t>Kanada</w:t>
            </w:r>
          </w:p>
        </w:tc>
        <w:tc>
          <w:tcPr>
            <w:tcW w:w="4531" w:type="dxa"/>
          </w:tcPr>
          <w:p w14:paraId="73A2C2B2" w14:textId="5BBDB662" w:rsidR="00F92B03" w:rsidRDefault="00D660F4" w:rsidP="003D58D3">
            <w:pPr>
              <w:pStyle w:val="4Tekst"/>
              <w:keepNext/>
              <w:jc w:val="right"/>
            </w:pPr>
            <w:r>
              <w:t>81.330</w:t>
            </w:r>
          </w:p>
        </w:tc>
      </w:tr>
      <w:tr w:rsidR="00F92B03" w14:paraId="511635F4" w14:textId="77777777" w:rsidTr="00F92B03">
        <w:tc>
          <w:tcPr>
            <w:tcW w:w="4531" w:type="dxa"/>
          </w:tcPr>
          <w:p w14:paraId="0A27723C" w14:textId="3DA81660" w:rsidR="00F92B03" w:rsidRDefault="00D660F4">
            <w:pPr>
              <w:pStyle w:val="4Tekst"/>
              <w:keepNext/>
              <w:jc w:val="left"/>
              <w:pPrChange w:id="152" w:author="Tin Kramberger (tkramberg)" w:date="2021-09-06T18:59:00Z">
                <w:pPr>
                  <w:pStyle w:val="4Tekst"/>
                  <w:keepNext/>
                  <w:jc w:val="right"/>
                </w:pPr>
              </w:pPrChange>
            </w:pPr>
            <w:r>
              <w:t>Njemačka</w:t>
            </w:r>
          </w:p>
        </w:tc>
        <w:tc>
          <w:tcPr>
            <w:tcW w:w="4531" w:type="dxa"/>
          </w:tcPr>
          <w:p w14:paraId="26561FFF" w14:textId="068C7058" w:rsidR="00F92B03" w:rsidRDefault="00D660F4" w:rsidP="003D58D3">
            <w:pPr>
              <w:pStyle w:val="4Tekst"/>
              <w:keepNext/>
              <w:jc w:val="right"/>
            </w:pPr>
            <w:r>
              <w:t>80.120</w:t>
            </w:r>
          </w:p>
        </w:tc>
      </w:tr>
      <w:tr w:rsidR="00F92B03" w14:paraId="4EEEBD18" w14:textId="77777777" w:rsidTr="00F92B03">
        <w:tc>
          <w:tcPr>
            <w:tcW w:w="4531" w:type="dxa"/>
          </w:tcPr>
          <w:p w14:paraId="5C20B3F2" w14:textId="0B4F0561" w:rsidR="00F92B03" w:rsidRDefault="00D660F4">
            <w:pPr>
              <w:pStyle w:val="4Tekst"/>
              <w:keepNext/>
              <w:jc w:val="left"/>
              <w:pPrChange w:id="153" w:author="Tin Kramberger (tkramberg)" w:date="2021-09-06T18:59:00Z">
                <w:pPr>
                  <w:pStyle w:val="4Tekst"/>
                  <w:keepNext/>
                  <w:jc w:val="right"/>
                </w:pPr>
              </w:pPrChange>
            </w:pPr>
            <w:r>
              <w:t>Nizozemska</w:t>
            </w:r>
          </w:p>
        </w:tc>
        <w:tc>
          <w:tcPr>
            <w:tcW w:w="4531" w:type="dxa"/>
          </w:tcPr>
          <w:p w14:paraId="6DA430BD" w14:textId="1201CCA0" w:rsidR="00F92B03" w:rsidRDefault="00D660F4" w:rsidP="003D58D3">
            <w:pPr>
              <w:pStyle w:val="4Tekst"/>
              <w:keepNext/>
              <w:jc w:val="right"/>
            </w:pPr>
            <w:r>
              <w:t>75.337</w:t>
            </w:r>
          </w:p>
        </w:tc>
      </w:tr>
      <w:tr w:rsidR="00F92B03" w14:paraId="3FD36616" w14:textId="77777777" w:rsidTr="00F92B03">
        <w:tc>
          <w:tcPr>
            <w:tcW w:w="4531" w:type="dxa"/>
          </w:tcPr>
          <w:p w14:paraId="37D91411" w14:textId="6D55113E" w:rsidR="00F92B03" w:rsidRDefault="00ED3FF6">
            <w:pPr>
              <w:pStyle w:val="4Tekst"/>
              <w:keepNext/>
              <w:jc w:val="left"/>
              <w:pPrChange w:id="154" w:author="Tin Kramberger (tkramberg)" w:date="2021-09-06T18:59:00Z">
                <w:pPr>
                  <w:pStyle w:val="4Tekst"/>
                  <w:keepNext/>
                  <w:jc w:val="right"/>
                </w:pPr>
              </w:pPrChange>
            </w:pPr>
            <w:r>
              <w:t>Japan</w:t>
            </w:r>
          </w:p>
        </w:tc>
        <w:tc>
          <w:tcPr>
            <w:tcW w:w="4531" w:type="dxa"/>
          </w:tcPr>
          <w:p w14:paraId="1DE39B8E" w14:textId="42F64EBD" w:rsidR="00F92B03" w:rsidRDefault="00ED3FF6" w:rsidP="003D58D3">
            <w:pPr>
              <w:pStyle w:val="4Tekst"/>
              <w:keepNext/>
              <w:jc w:val="right"/>
            </w:pPr>
            <w:r>
              <w:t>70.132</w:t>
            </w:r>
          </w:p>
        </w:tc>
      </w:tr>
      <w:tr w:rsidR="00CC4615" w14:paraId="276C9EF4" w14:textId="77777777" w:rsidTr="00F92B03">
        <w:tc>
          <w:tcPr>
            <w:tcW w:w="4531" w:type="dxa"/>
          </w:tcPr>
          <w:p w14:paraId="243D6640" w14:textId="715B5D8D" w:rsidR="00CC4615" w:rsidRDefault="00ED3FF6">
            <w:pPr>
              <w:pStyle w:val="4Tekst"/>
              <w:keepNext/>
              <w:jc w:val="left"/>
              <w:pPrChange w:id="155" w:author="Tin Kramberger (tkramberg)" w:date="2021-09-06T18:59:00Z">
                <w:pPr>
                  <w:pStyle w:val="4Tekst"/>
                  <w:keepNext/>
                  <w:jc w:val="right"/>
                </w:pPr>
              </w:pPrChange>
            </w:pPr>
            <w:r>
              <w:t>Ujedinjeno Kraljevstvo</w:t>
            </w:r>
          </w:p>
        </w:tc>
        <w:tc>
          <w:tcPr>
            <w:tcW w:w="4531" w:type="dxa"/>
          </w:tcPr>
          <w:p w14:paraId="6288713A" w14:textId="5065DFC0" w:rsidR="00CC4615" w:rsidRDefault="00ED3FF6" w:rsidP="003D58D3">
            <w:pPr>
              <w:pStyle w:val="4Tekst"/>
              <w:keepNext/>
              <w:jc w:val="right"/>
            </w:pPr>
            <w:r>
              <w:t>66.209</w:t>
            </w:r>
          </w:p>
        </w:tc>
      </w:tr>
      <w:tr w:rsidR="00CC4615" w14:paraId="490AAE36" w14:textId="77777777" w:rsidTr="00F92B03">
        <w:tc>
          <w:tcPr>
            <w:tcW w:w="4531" w:type="dxa"/>
          </w:tcPr>
          <w:p w14:paraId="0D1ACB2A" w14:textId="6BFEB487" w:rsidR="00CC4615" w:rsidRDefault="00ED3FF6">
            <w:pPr>
              <w:pStyle w:val="4Tekst"/>
              <w:keepNext/>
              <w:jc w:val="left"/>
              <w:pPrChange w:id="156" w:author="Tin Kramberger (tkramberg)" w:date="2021-09-06T18:59:00Z">
                <w:pPr>
                  <w:pStyle w:val="4Tekst"/>
                  <w:keepNext/>
                  <w:jc w:val="right"/>
                </w:pPr>
              </w:pPrChange>
            </w:pPr>
            <w:r>
              <w:t>Italija</w:t>
            </w:r>
          </w:p>
        </w:tc>
        <w:tc>
          <w:tcPr>
            <w:tcW w:w="4531" w:type="dxa"/>
          </w:tcPr>
          <w:p w14:paraId="57F0B989" w14:textId="429B6079" w:rsidR="00CC4615" w:rsidRDefault="00ED3FF6" w:rsidP="003D58D3">
            <w:pPr>
              <w:pStyle w:val="4Tekst"/>
              <w:keepNext/>
              <w:jc w:val="right"/>
            </w:pPr>
            <w:r>
              <w:t>59.791</w:t>
            </w:r>
          </w:p>
        </w:tc>
      </w:tr>
      <w:tr w:rsidR="00CC4615" w14:paraId="0A86BC86" w14:textId="77777777" w:rsidTr="00F92B03">
        <w:tc>
          <w:tcPr>
            <w:tcW w:w="4531" w:type="dxa"/>
          </w:tcPr>
          <w:p w14:paraId="39CA279B" w14:textId="2D4FF1A9" w:rsidR="00CC4615" w:rsidRDefault="00ED3FF6">
            <w:pPr>
              <w:pStyle w:val="4Tekst"/>
              <w:keepNext/>
              <w:jc w:val="left"/>
              <w:pPrChange w:id="157" w:author="Tin Kramberger (tkramberg)" w:date="2021-09-06T18:59:00Z">
                <w:pPr>
                  <w:pStyle w:val="4Tekst"/>
                  <w:keepNext/>
                  <w:jc w:val="right"/>
                </w:pPr>
              </w:pPrChange>
            </w:pPr>
            <w:r>
              <w:t>Francuska</w:t>
            </w:r>
          </w:p>
        </w:tc>
        <w:tc>
          <w:tcPr>
            <w:tcW w:w="4531" w:type="dxa"/>
          </w:tcPr>
          <w:p w14:paraId="1B5E44EB" w14:textId="47245289" w:rsidR="00CC4615" w:rsidRDefault="00ED3FF6" w:rsidP="003D58D3">
            <w:pPr>
              <w:pStyle w:val="4Tekst"/>
              <w:keepNext/>
              <w:jc w:val="right"/>
            </w:pPr>
            <w:r>
              <w:t>55.008</w:t>
            </w:r>
          </w:p>
        </w:tc>
      </w:tr>
      <w:tr w:rsidR="00CC4615" w14:paraId="69CEEE35" w14:textId="77777777" w:rsidTr="00F92B03">
        <w:tc>
          <w:tcPr>
            <w:tcW w:w="4531" w:type="dxa"/>
          </w:tcPr>
          <w:p w14:paraId="6DFB094A" w14:textId="0A44688C" w:rsidR="00CC4615" w:rsidRDefault="00ED3FF6">
            <w:pPr>
              <w:pStyle w:val="4Tekst"/>
              <w:keepNext/>
              <w:jc w:val="left"/>
              <w:pPrChange w:id="158" w:author="Tin Kramberger (tkramberg)" w:date="2021-09-06T18:59:00Z">
                <w:pPr>
                  <w:pStyle w:val="4Tekst"/>
                  <w:keepNext/>
                  <w:jc w:val="right"/>
                </w:pPr>
              </w:pPrChange>
            </w:pPr>
            <w:r>
              <w:t>Južnoafrička Republika</w:t>
            </w:r>
          </w:p>
        </w:tc>
        <w:tc>
          <w:tcPr>
            <w:tcW w:w="4531" w:type="dxa"/>
          </w:tcPr>
          <w:p w14:paraId="52A046F4" w14:textId="61406F3D" w:rsidR="00CC4615" w:rsidRDefault="004C4DA2" w:rsidP="003D58D3">
            <w:pPr>
              <w:pStyle w:val="4Tekst"/>
              <w:keepNext/>
              <w:jc w:val="right"/>
            </w:pPr>
            <w:r>
              <w:t>50.051</w:t>
            </w:r>
          </w:p>
        </w:tc>
      </w:tr>
      <w:tr w:rsidR="00CC4615" w14:paraId="6E2B68CD" w14:textId="77777777" w:rsidTr="00F92B03">
        <w:tc>
          <w:tcPr>
            <w:tcW w:w="4531" w:type="dxa"/>
          </w:tcPr>
          <w:p w14:paraId="429552DA" w14:textId="29489EC8" w:rsidR="00CC4615" w:rsidRDefault="004C4DA2">
            <w:pPr>
              <w:pStyle w:val="4Tekst"/>
              <w:keepNext/>
              <w:jc w:val="left"/>
              <w:pPrChange w:id="159" w:author="Tin Kramberger (tkramberg)" w:date="2021-09-06T18:59:00Z">
                <w:pPr>
                  <w:pStyle w:val="4Tekst"/>
                  <w:keepNext/>
                  <w:jc w:val="right"/>
                </w:pPr>
              </w:pPrChange>
            </w:pPr>
            <w:r>
              <w:t>Španjolska</w:t>
            </w:r>
          </w:p>
        </w:tc>
        <w:tc>
          <w:tcPr>
            <w:tcW w:w="4531" w:type="dxa"/>
          </w:tcPr>
          <w:p w14:paraId="759848BD" w14:textId="4A6EC6DF" w:rsidR="00CC4615" w:rsidRDefault="004C4DA2" w:rsidP="003D58D3">
            <w:pPr>
              <w:pStyle w:val="4Tekst"/>
              <w:keepNext/>
              <w:jc w:val="right"/>
            </w:pPr>
            <w:r>
              <w:t>47.833</w:t>
            </w:r>
          </w:p>
        </w:tc>
      </w:tr>
      <w:tr w:rsidR="00CC4615" w14:paraId="56E27CB3" w14:textId="77777777" w:rsidTr="00F92B03">
        <w:tc>
          <w:tcPr>
            <w:tcW w:w="4531" w:type="dxa"/>
          </w:tcPr>
          <w:p w14:paraId="12608147" w14:textId="55087664" w:rsidR="00CC4615" w:rsidRDefault="004C4DA2">
            <w:pPr>
              <w:pStyle w:val="4Tekst"/>
              <w:keepNext/>
              <w:jc w:val="left"/>
              <w:pPrChange w:id="160" w:author="Tin Kramberger (tkramberg)" w:date="2021-09-06T18:59:00Z">
                <w:pPr>
                  <w:pStyle w:val="4Tekst"/>
                  <w:keepNext/>
                  <w:jc w:val="right"/>
                </w:pPr>
              </w:pPrChange>
            </w:pPr>
            <w:r>
              <w:t>Kina</w:t>
            </w:r>
          </w:p>
        </w:tc>
        <w:tc>
          <w:tcPr>
            <w:tcW w:w="4531" w:type="dxa"/>
          </w:tcPr>
          <w:p w14:paraId="1B4C3D90" w14:textId="5A69EB7B" w:rsidR="00CC4615" w:rsidRDefault="004C4DA2" w:rsidP="003D58D3">
            <w:pPr>
              <w:pStyle w:val="4Tekst"/>
              <w:keepNext/>
              <w:jc w:val="right"/>
            </w:pPr>
            <w:r>
              <w:t>41.310</w:t>
            </w:r>
          </w:p>
        </w:tc>
      </w:tr>
      <w:tr w:rsidR="00CC4615" w14:paraId="6B9B0FC8" w14:textId="77777777" w:rsidTr="00F92B03">
        <w:tc>
          <w:tcPr>
            <w:tcW w:w="4531" w:type="dxa"/>
          </w:tcPr>
          <w:p w14:paraId="49D6D27E" w14:textId="0EAC8AA6" w:rsidR="00CC4615" w:rsidRDefault="004C4DA2">
            <w:pPr>
              <w:pStyle w:val="4Tekst"/>
              <w:keepNext/>
              <w:jc w:val="left"/>
              <w:pPrChange w:id="161" w:author="Tin Kramberger (tkramberg)" w:date="2021-09-06T18:59:00Z">
                <w:pPr>
                  <w:pStyle w:val="4Tekst"/>
                  <w:keepNext/>
                  <w:jc w:val="right"/>
                </w:pPr>
              </w:pPrChange>
            </w:pPr>
            <w:r>
              <w:t>Brazil</w:t>
            </w:r>
          </w:p>
        </w:tc>
        <w:tc>
          <w:tcPr>
            <w:tcW w:w="4531" w:type="dxa"/>
          </w:tcPr>
          <w:p w14:paraId="51560217" w14:textId="19D1EAF7" w:rsidR="00CC4615" w:rsidRDefault="004C4DA2" w:rsidP="003D58D3">
            <w:pPr>
              <w:pStyle w:val="4Tekst"/>
              <w:keepNext/>
              <w:jc w:val="right"/>
            </w:pPr>
            <w:r>
              <w:t>35.349</w:t>
            </w:r>
          </w:p>
        </w:tc>
      </w:tr>
      <w:tr w:rsidR="00CC4615" w14:paraId="266F4446" w14:textId="77777777" w:rsidTr="00F92B03">
        <w:tc>
          <w:tcPr>
            <w:tcW w:w="4531" w:type="dxa"/>
          </w:tcPr>
          <w:p w14:paraId="36B96D48" w14:textId="1F708DDD" w:rsidR="00CC4615" w:rsidRDefault="004C4DA2">
            <w:pPr>
              <w:pStyle w:val="4Tekst"/>
              <w:keepNext/>
              <w:jc w:val="left"/>
              <w:pPrChange w:id="162" w:author="Tin Kramberger (tkramberg)" w:date="2021-09-06T18:59:00Z">
                <w:pPr>
                  <w:pStyle w:val="4Tekst"/>
                  <w:keepNext/>
                  <w:jc w:val="right"/>
                </w:pPr>
              </w:pPrChange>
            </w:pPr>
            <w:r>
              <w:t>Poljska</w:t>
            </w:r>
          </w:p>
        </w:tc>
        <w:tc>
          <w:tcPr>
            <w:tcW w:w="4531" w:type="dxa"/>
          </w:tcPr>
          <w:p w14:paraId="02A2464A" w14:textId="0F429EEC" w:rsidR="00CC4615" w:rsidRDefault="00E30779" w:rsidP="003D58D3">
            <w:pPr>
              <w:pStyle w:val="4Tekst"/>
              <w:keepNext/>
              <w:jc w:val="right"/>
            </w:pPr>
            <w:r>
              <w:t>29.003</w:t>
            </w:r>
          </w:p>
        </w:tc>
      </w:tr>
    </w:tbl>
    <w:p w14:paraId="58AEB6F6" w14:textId="7083562C" w:rsidR="00E30779" w:rsidRDefault="00E30779" w:rsidP="003D58D3">
      <w:pPr>
        <w:pStyle w:val="4Tekst"/>
        <w:keepNext/>
        <w:jc w:val="center"/>
      </w:pPr>
      <w:bookmarkStart w:id="163" w:name="_Toc63094049"/>
      <w:bookmarkStart w:id="164" w:name="_Toc82446292"/>
      <w:bookmarkStart w:id="165" w:name="_Toc96007480"/>
      <w:r>
        <w:t xml:space="preserve">Tablica </w:t>
      </w:r>
      <w:fldSimple w:instr=" SEQ Tablica \* ARABIC ">
        <w:r w:rsidR="00971D57">
          <w:rPr>
            <w:noProof/>
          </w:rPr>
          <w:t>1</w:t>
        </w:r>
      </w:fldSimple>
      <w:commentRangeStart w:id="166"/>
      <w:commentRangeEnd w:id="166"/>
      <w:r w:rsidR="00DB770D">
        <w:rPr>
          <w:rStyle w:val="CommentReference"/>
          <w:rFonts w:asciiTheme="minorHAnsi" w:eastAsiaTheme="minorHAnsi" w:hAnsiTheme="minorHAnsi"/>
          <w:spacing w:val="0"/>
        </w:rPr>
        <w:commentReference w:id="166"/>
      </w:r>
      <w:ins w:id="167" w:author="Stjepan Salopek (ssalopek)" w:date="2021-09-09T14:19:00Z">
        <w:r w:rsidR="00093114">
          <w:rPr>
            <w:noProof/>
          </w:rPr>
          <w:t>.</w:t>
        </w:r>
      </w:ins>
      <w:r>
        <w:t xml:space="preserve"> </w:t>
      </w:r>
      <w:r w:rsidRPr="002650F2">
        <w:t>Srednje prosječne plaće inženjera strojnog učenja i podataka po državama</w:t>
      </w:r>
      <w:bookmarkEnd w:id="163"/>
      <w:r w:rsidR="000B0A55">
        <w:t xml:space="preserve"> prema podacima iz 2017. godine</w:t>
      </w:r>
      <w:sdt>
        <w:sdtPr>
          <w:id w:val="-1175193437"/>
          <w:citation/>
        </w:sdtPr>
        <w:sdtEndPr/>
        <w:sdtContent>
          <w:r w:rsidR="00A44C58">
            <w:fldChar w:fldCharType="begin"/>
          </w:r>
          <w:r w:rsidR="00A44C58">
            <w:instrText xml:space="preserve"> CITATION Bob18 \l 1050 </w:instrText>
          </w:r>
          <w:r w:rsidR="00A44C58">
            <w:fldChar w:fldCharType="separate"/>
          </w:r>
          <w:r w:rsidR="00931B99">
            <w:rPr>
              <w:noProof/>
            </w:rPr>
            <w:t xml:space="preserve"> </w:t>
          </w:r>
          <w:r w:rsidR="00931B99" w:rsidRPr="00931B99">
            <w:rPr>
              <w:noProof/>
            </w:rPr>
            <w:t>[6]</w:t>
          </w:r>
          <w:r w:rsidR="00A44C58">
            <w:fldChar w:fldCharType="end"/>
          </w:r>
        </w:sdtContent>
      </w:sdt>
      <w:bookmarkEnd w:id="164"/>
      <w:bookmarkEnd w:id="165"/>
    </w:p>
    <w:p w14:paraId="2163CADD" w14:textId="35DF5A94" w:rsidR="002F10C2" w:rsidRDefault="00A44C58" w:rsidP="002F10C2">
      <w:pPr>
        <w:pStyle w:val="4Tekst"/>
      </w:pPr>
      <w:r>
        <w:t xml:space="preserve">Kao što se može vidjeti </w:t>
      </w:r>
      <w:r w:rsidR="00276652">
        <w:t>u</w:t>
      </w:r>
      <w:r w:rsidR="00C03538">
        <w:t xml:space="preserve"> tablici</w:t>
      </w:r>
      <w:r>
        <w:t>, vodeća tržišta strojnog učenja su razvijenije države poput Sjedinjenih Američkih Država, Kanade, Njemačke, Nizozemske i tako dalje.</w:t>
      </w:r>
      <w:r w:rsidR="00B6066B">
        <w:t xml:space="preserve"> Razlog tome </w:t>
      </w:r>
      <w:r w:rsidR="00276652">
        <w:t>može biti</w:t>
      </w:r>
      <w:r w:rsidR="00B6066B">
        <w:t xml:space="preserve"> taj što </w:t>
      </w:r>
      <w:r w:rsidR="0034626E">
        <w:t>tržište strojnog učenja još uvijek nije rasprostranjeno</w:t>
      </w:r>
      <w:r w:rsidR="00C60A8B">
        <w:t xml:space="preserve"> poput nekih drugih tehnologija</w:t>
      </w:r>
      <w:r w:rsidR="0034626E">
        <w:t xml:space="preserve">. </w:t>
      </w:r>
      <w:r w:rsidR="00396C4C">
        <w:t>Osim toga</w:t>
      </w:r>
      <w:r w:rsidR="009C1072">
        <w:t>, inženjeri strojnog učenja skuplji su zbog relativne težine područja</w:t>
      </w:r>
      <w:r w:rsidR="00C467F2">
        <w:t xml:space="preserve">. Iz tih, ali i mnogih drugih razloga, strojno učenje </w:t>
      </w:r>
      <w:r w:rsidR="001D3CA7">
        <w:t xml:space="preserve">sveprisutno je </w:t>
      </w:r>
      <w:r w:rsidR="00C467F2">
        <w:t xml:space="preserve">u </w:t>
      </w:r>
      <w:r w:rsidR="00276652">
        <w:t>većinom u ogromnim tvrtkama</w:t>
      </w:r>
      <w:r w:rsidR="00C467F2">
        <w:t xml:space="preserve"> poput Googlea i Facebooka</w:t>
      </w:r>
      <w:r w:rsidR="001D3CA7">
        <w:t xml:space="preserve">, dok manje tvrtke </w:t>
      </w:r>
      <w:r w:rsidR="00D25BB7">
        <w:t xml:space="preserve">veću razinu strojnog učenja ne mogu priuštiti ili </w:t>
      </w:r>
      <w:r w:rsidR="00C03538">
        <w:t xml:space="preserve">ista </w:t>
      </w:r>
      <w:r w:rsidR="00D25BB7">
        <w:t>nije isplativa.</w:t>
      </w:r>
    </w:p>
    <w:p w14:paraId="43ADC6B7" w14:textId="0DB10F79" w:rsidR="00487F9F" w:rsidRDefault="00BB04DA" w:rsidP="002F10C2">
      <w:pPr>
        <w:pStyle w:val="4Tekst"/>
      </w:pPr>
      <w:r>
        <w:t>Osim trenutne tržišne vrijednosti,</w:t>
      </w:r>
      <w:r w:rsidR="00C03538">
        <w:t xml:space="preserve"> strojno učenje ima mnogo dugoročnog potencijala</w:t>
      </w:r>
      <w:r w:rsidR="00EB5FF0">
        <w:t>, kako u većim tako i u manjim državama</w:t>
      </w:r>
      <w:r w:rsidR="007E6198">
        <w:t>. Grana strojnog učenja svojevrstan je spoj računarstva i matematike</w:t>
      </w:r>
      <w:r w:rsidR="00462A57">
        <w:t xml:space="preserve">, što donekle sužava popis ljudi koji </w:t>
      </w:r>
      <w:r w:rsidR="00462A57">
        <w:lastRenderedPageBreak/>
        <w:t>bi se njome mogli baviti</w:t>
      </w:r>
      <w:r w:rsidR="00AA4409">
        <w:t>. Stoga</w:t>
      </w:r>
      <w:r w:rsidR="00385B50">
        <w:t xml:space="preserve"> bi analiza </w:t>
      </w:r>
      <w:r w:rsidR="00C03538">
        <w:t xml:space="preserve">i prikaz </w:t>
      </w:r>
      <w:r w:rsidR="00276652">
        <w:t>budućim</w:t>
      </w:r>
      <w:r w:rsidR="00C03538">
        <w:t xml:space="preserve"> inženjerima </w:t>
      </w:r>
      <w:r w:rsidR="00385B50">
        <w:t xml:space="preserve">mogla biti dobar poticaj </w:t>
      </w:r>
      <w:r w:rsidR="00C03538">
        <w:t>za odabir domene umjetne inteligencije</w:t>
      </w:r>
      <w:r w:rsidR="004A7A6E">
        <w:t>.</w:t>
      </w:r>
    </w:p>
    <w:p w14:paraId="7D0A4F1E" w14:textId="1A585492" w:rsidR="00CB09D3" w:rsidRDefault="007D7D4C" w:rsidP="00487F9F">
      <w:pPr>
        <w:pStyle w:val="4Tekst"/>
        <w:keepNext/>
        <w:jc w:val="center"/>
        <w:rPr>
          <w:ins w:id="168" w:author="Stjepan Salopek (ssalopek)" w:date="2021-09-09T14:33:00Z"/>
        </w:rPr>
      </w:pPr>
      <w:commentRangeStart w:id="169"/>
      <w:del w:id="170" w:author="Stjepan Salopek (ssalopek)" w:date="2021-09-09T14:35:00Z">
        <w:r w:rsidDel="00CB09D3">
          <w:rPr>
            <w:noProof/>
          </w:rPr>
          <w:drawing>
            <wp:inline distT="0" distB="0" distL="0" distR="0" wp14:anchorId="35F76999" wp14:editId="6D5C8190">
              <wp:extent cx="5753735" cy="29159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del>
      <w:commentRangeEnd w:id="169"/>
      <w:ins w:id="171" w:author="Stjepan Salopek (ssalopek)" w:date="2021-09-09T14:32:00Z">
        <w:r w:rsidR="00CB09D3">
          <w:rPr>
            <w:noProof/>
          </w:rPr>
          <w:drawing>
            <wp:inline distT="0" distB="0" distL="0" distR="0" wp14:anchorId="383E7FA1" wp14:editId="10E37377">
              <wp:extent cx="5771900" cy="292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2837" cy="2944914"/>
                      </a:xfrm>
                      <a:prstGeom prst="rect">
                        <a:avLst/>
                      </a:prstGeom>
                      <a:noFill/>
                      <a:ln>
                        <a:noFill/>
                      </a:ln>
                    </pic:spPr>
                  </pic:pic>
                </a:graphicData>
              </a:graphic>
            </wp:inline>
          </w:drawing>
        </w:r>
      </w:ins>
    </w:p>
    <w:p w14:paraId="0F8A249E" w14:textId="6A69A076" w:rsidR="00CB09D3" w:rsidRDefault="00CB09D3">
      <w:pPr>
        <w:pStyle w:val="4Tekst"/>
        <w:jc w:val="center"/>
        <w:rPr>
          <w:ins w:id="172" w:author="Stjepan Salopek (ssalopek)" w:date="2021-09-09T14:33:00Z"/>
        </w:rPr>
        <w:pPrChange w:id="173" w:author="Stjepan Salopek (ssalopek)" w:date="2021-09-09T14:33:00Z">
          <w:pPr>
            <w:pStyle w:val="Caption"/>
          </w:pPr>
        </w:pPrChange>
      </w:pPr>
      <w:bookmarkStart w:id="174" w:name="_Toc82446301"/>
      <w:bookmarkStart w:id="175" w:name="_Toc96010267"/>
      <w:ins w:id="176" w:author="Stjepan Salopek (ssalopek)" w:date="2021-09-09T14:33:00Z">
        <w:r>
          <w:t xml:space="preserve">Slika </w:t>
        </w:r>
        <w:r>
          <w:fldChar w:fldCharType="begin"/>
        </w:r>
        <w:r>
          <w:instrText xml:space="preserve"> SEQ Slika \* ARABIC </w:instrText>
        </w:r>
      </w:ins>
      <w:r>
        <w:fldChar w:fldCharType="separate"/>
      </w:r>
      <w:r w:rsidR="00E61BAE">
        <w:rPr>
          <w:noProof/>
        </w:rPr>
        <w:t>2</w:t>
      </w:r>
      <w:ins w:id="177" w:author="Stjepan Salopek (ssalopek)" w:date="2021-09-09T14:33:00Z">
        <w:r>
          <w:fldChar w:fldCharType="end"/>
        </w:r>
      </w:ins>
      <w:ins w:id="178" w:author="Stjepan Salopek (ssalopek)" w:date="2021-09-09T14:36:00Z">
        <w:r>
          <w:t>.</w:t>
        </w:r>
      </w:ins>
      <w:ins w:id="179" w:author="Stjepan Salopek (ssalopek)" w:date="2021-09-09T14:33:00Z">
        <w:r>
          <w:t xml:space="preserve"> </w:t>
        </w:r>
        <w:r w:rsidRPr="009D7BD7">
          <w:t>Promjene u plaći inženjera strojnog učenja i podataka po državama uspoređeno s istima prije tri godine</w:t>
        </w:r>
        <w:r>
          <w:t xml:space="preserve"> </w:t>
        </w:r>
      </w:ins>
      <w:customXmlInsRangeStart w:id="180" w:author="Stjepan Salopek (ssalopek)" w:date="2021-09-09T14:35:00Z"/>
      <w:sdt>
        <w:sdtPr>
          <w:id w:val="810224015"/>
          <w:citation/>
        </w:sdtPr>
        <w:sdtEndPr/>
        <w:sdtContent>
          <w:customXmlInsRangeEnd w:id="180"/>
          <w:ins w:id="181" w:author="Stjepan Salopek (ssalopek)" w:date="2021-09-09T14:35:00Z">
            <w:r>
              <w:fldChar w:fldCharType="begin"/>
            </w:r>
            <w:r>
              <w:rPr>
                <w:lang w:val="en-US"/>
              </w:rPr>
              <w:instrText xml:space="preserve"> CITATION Bob18 \l 1033 </w:instrText>
            </w:r>
          </w:ins>
          <w:r>
            <w:fldChar w:fldCharType="separate"/>
          </w:r>
          <w:r w:rsidR="00931B99" w:rsidRPr="00931B99">
            <w:rPr>
              <w:noProof/>
              <w:lang w:val="en-US"/>
            </w:rPr>
            <w:t>[6]</w:t>
          </w:r>
          <w:ins w:id="182" w:author="Stjepan Salopek (ssalopek)" w:date="2021-09-09T14:35:00Z">
            <w:r>
              <w:fldChar w:fldCharType="end"/>
            </w:r>
          </w:ins>
          <w:customXmlInsRangeStart w:id="183" w:author="Stjepan Salopek (ssalopek)" w:date="2021-09-09T14:35:00Z"/>
        </w:sdtContent>
      </w:sdt>
      <w:customXmlInsRangeEnd w:id="183"/>
      <w:bookmarkEnd w:id="174"/>
      <w:bookmarkEnd w:id="175"/>
    </w:p>
    <w:p w14:paraId="4375D859" w14:textId="7B22B1C2" w:rsidR="00EC3E66" w:rsidDel="00CB09D3" w:rsidRDefault="00DB770D" w:rsidP="00EC3E66">
      <w:pPr>
        <w:pStyle w:val="4Tekst"/>
        <w:keepNext/>
        <w:rPr>
          <w:del w:id="184" w:author="Stjepan Salopek (ssalopek)" w:date="2021-09-09T14:35:00Z"/>
        </w:rPr>
      </w:pPr>
      <w:r>
        <w:rPr>
          <w:rStyle w:val="CommentReference"/>
          <w:rFonts w:asciiTheme="minorHAnsi" w:eastAsiaTheme="minorHAnsi" w:hAnsiTheme="minorHAnsi"/>
          <w:spacing w:val="0"/>
        </w:rPr>
        <w:commentReference w:id="169"/>
      </w:r>
    </w:p>
    <w:p w14:paraId="3B74D920" w14:textId="6144DE35" w:rsidR="00C467F2" w:rsidDel="00CB09D3" w:rsidRDefault="00EC3E66" w:rsidP="00EC3E66">
      <w:pPr>
        <w:pStyle w:val="4Tekst"/>
        <w:jc w:val="center"/>
        <w:rPr>
          <w:del w:id="185" w:author="Stjepan Salopek (ssalopek)" w:date="2021-09-09T14:35:00Z"/>
        </w:rPr>
      </w:pPr>
      <w:del w:id="186" w:author="Stjepan Salopek (ssalopek)" w:date="2021-09-09T14:35:00Z">
        <w:r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87" w:author="Stjepan Salopek (ssalopek)" w:date="2021-09-09T14:33:00Z">
        <w:r w:rsidR="00093114" w:rsidDel="00CB09D3">
          <w:rPr>
            <w:noProof/>
          </w:rPr>
          <w:delText>2</w:delText>
        </w:r>
      </w:del>
      <w:del w:id="188" w:author="Stjepan Salopek (ssalopek)" w:date="2021-09-09T14:35:00Z">
        <w:r w:rsidR="003B3A2A" w:rsidDel="00CB09D3">
          <w:rPr>
            <w:noProof/>
          </w:rPr>
          <w:fldChar w:fldCharType="end"/>
        </w:r>
        <w:r w:rsidDel="00CB09D3">
          <w:delText xml:space="preserve"> </w:delText>
        </w:r>
        <w:r w:rsidRPr="00AF4A16" w:rsidDel="00CB09D3">
          <w:delText>Promjene u plaći inženjera strojnog učenja i podataka po državama uspoređeno sa istima prije tri godine</w:delText>
        </w:r>
      </w:del>
      <w:customXmlDelRangeStart w:id="189" w:author="Stjepan Salopek (ssalopek)" w:date="2021-09-09T14:35:00Z"/>
      <w:sdt>
        <w:sdtPr>
          <w:id w:val="-894277769"/>
          <w:citation/>
        </w:sdtPr>
        <w:sdtEndPr/>
        <w:sdtContent>
          <w:customXmlDelRangeEnd w:id="189"/>
          <w:del w:id="190" w:author="Stjepan Salopek (ssalopek)" w:date="2021-09-09T14:35:00Z">
            <w:r w:rsidR="008F6192" w:rsidDel="00CB09D3">
              <w:fldChar w:fldCharType="begin"/>
            </w:r>
            <w:r w:rsidR="008F6192" w:rsidDel="00CB09D3">
              <w:delInstrText xml:space="preserve"> CITATION Bob18 \l 1050 </w:delInstrText>
            </w:r>
            <w:r w:rsidR="008F6192" w:rsidDel="00CB09D3">
              <w:fldChar w:fldCharType="separate"/>
            </w:r>
            <w:r w:rsidR="00D117B5" w:rsidDel="00CB09D3">
              <w:rPr>
                <w:noProof/>
              </w:rPr>
              <w:delText xml:space="preserve"> </w:delText>
            </w:r>
            <w:r w:rsidR="00D117B5" w:rsidRPr="00D117B5" w:rsidDel="00CB09D3">
              <w:rPr>
                <w:noProof/>
              </w:rPr>
              <w:delText>[6]</w:delText>
            </w:r>
            <w:r w:rsidR="008F6192" w:rsidDel="00CB09D3">
              <w:fldChar w:fldCharType="end"/>
            </w:r>
          </w:del>
          <w:customXmlDelRangeStart w:id="191" w:author="Stjepan Salopek (ssalopek)" w:date="2021-09-09T14:35:00Z"/>
        </w:sdtContent>
      </w:sdt>
      <w:customXmlDelRangeEnd w:id="191"/>
    </w:p>
    <w:p w14:paraId="4FDF7A42" w14:textId="25F46FEF" w:rsidR="00EC3E66" w:rsidRPr="009F3447" w:rsidRDefault="00F06AA9">
      <w:pPr>
        <w:pStyle w:val="4Tekst"/>
        <w:keepNext/>
        <w:pPrChange w:id="192" w:author="Stjepan Salopek (ssalopek)" w:date="2021-09-09T14:35:00Z">
          <w:pPr>
            <w:pStyle w:val="4Tekst"/>
          </w:pPr>
        </w:pPrChange>
      </w:pPr>
      <w:r w:rsidRPr="009F3447">
        <w:t>Osim podataka navedenih u</w:t>
      </w:r>
      <w:r w:rsidR="005845DA">
        <w:t xml:space="preserve"> drugoj tablici</w:t>
      </w:r>
      <w:r w:rsidRPr="009F3447">
        <w:t xml:space="preserve">, </w:t>
      </w:r>
      <w:r w:rsidR="00C73988" w:rsidRPr="009F3447">
        <w:t>zanimljiv podatak je da je najveći porast plaća</w:t>
      </w:r>
      <w:r w:rsidR="00B26BDF" w:rsidRPr="009F3447">
        <w:t>, prikazan na</w:t>
      </w:r>
      <w:r w:rsidR="005845DA">
        <w:t xml:space="preserve"> drugoj slici</w:t>
      </w:r>
      <w:r w:rsidR="00B26BDF" w:rsidRPr="009F3447">
        <w:t>, češći u srednje ili niže razvijenim državama negoli u razvijenijima. To je d</w:t>
      </w:r>
      <w:r w:rsidR="009F3447" w:rsidRPr="009F3447">
        <w:t xml:space="preserve">okaz da unatoč dominiranju određenih država na tržištu svejedno postoji </w:t>
      </w:r>
      <w:r w:rsidR="009F3447">
        <w:t>ogroman potencijal</w:t>
      </w:r>
      <w:r w:rsidR="00FC6B8F">
        <w:t xml:space="preserve"> za inženjere strojnog učenja u budućnosti u većini država, što zbog primjenjivosti znanja inženjera unutar vlastite države, što zbog </w:t>
      </w:r>
      <w:r w:rsidR="009C61D5">
        <w:t>prirode cijele branše računarstva, odnosno mogućnosti rada na daljinu.</w:t>
      </w:r>
      <w:r w:rsidR="00AF186A">
        <w:t xml:space="preserve"> To omogućava radnicima iz niže razvijenih država da rade za plaću koja bi bila prosječna</w:t>
      </w:r>
      <w:r w:rsidR="00577FA6">
        <w:t>, na primjer u Americi, a koja je iznimno dobra u njihovoj vlastitoj državi.</w:t>
      </w:r>
      <w:r w:rsidR="00B46AFA">
        <w:t xml:space="preserve"> Rad na daljinu mogao bi biti ostvaren kroz direktan rad za firme ili kroz sve</w:t>
      </w:r>
      <w:r w:rsidR="001C1FF4">
        <w:t xml:space="preserve"> popularniji način rada, a to je </w:t>
      </w:r>
      <w:r w:rsidR="002A586A">
        <w:t xml:space="preserve">takozvani </w:t>
      </w:r>
      <w:r w:rsidR="00C1410F">
        <w:t>samostalni rad na daljinu (</w:t>
      </w:r>
      <w:r w:rsidR="001A3177">
        <w:t xml:space="preserve">engl. </w:t>
      </w:r>
      <w:r w:rsidR="00CB09D3" w:rsidRPr="00B308E7">
        <w:rPr>
          <w:i/>
          <w:iCs/>
        </w:rPr>
        <w:t>F</w:t>
      </w:r>
      <w:r w:rsidR="00C1410F" w:rsidRPr="00B308E7">
        <w:rPr>
          <w:i/>
          <w:iCs/>
        </w:rPr>
        <w:t>reelancing</w:t>
      </w:r>
      <w:r w:rsidR="00C1410F">
        <w:t>).</w:t>
      </w:r>
      <w:r w:rsidR="001C1FF4">
        <w:t xml:space="preserve"> </w:t>
      </w:r>
    </w:p>
    <w:p w14:paraId="0FF4396E" w14:textId="2A88C60F" w:rsidR="00E33B17" w:rsidRDefault="0062607B" w:rsidP="00634DC9">
      <w:pPr>
        <w:pStyle w:val="2Podnaslov"/>
      </w:pPr>
      <w:bookmarkStart w:id="193" w:name="_Toc96010220"/>
      <w:r>
        <w:t>2.3</w:t>
      </w:r>
      <w:ins w:id="194" w:author="Stjepan Salopek (ssalopek)" w:date="2021-09-09T14:36:00Z">
        <w:r w:rsidR="00CB09D3">
          <w:t>.</w:t>
        </w:r>
      </w:ins>
      <w:r>
        <w:t xml:space="preserve"> </w:t>
      </w:r>
      <w:r w:rsidR="00E33B17">
        <w:t xml:space="preserve">Potreba za </w:t>
      </w:r>
      <w:r w:rsidR="00E33B17" w:rsidRPr="00634DC9">
        <w:t>strojnim</w:t>
      </w:r>
      <w:r w:rsidR="00E33B17">
        <w:t xml:space="preserve"> učenjem</w:t>
      </w:r>
      <w:bookmarkEnd w:id="193"/>
    </w:p>
    <w:p w14:paraId="73E5D5E6" w14:textId="3673827C" w:rsidR="00E33B17" w:rsidRPr="00E33B17" w:rsidRDefault="00E33B17" w:rsidP="00E33B17">
      <w:pPr>
        <w:pStyle w:val="4Tekst"/>
      </w:pPr>
      <w:r>
        <w:t xml:space="preserve">Ljudi </w:t>
      </w:r>
      <w:r w:rsidR="00C03538">
        <w:t>često analiziraju podatke da bi iz njih izvukli relevantne informacije</w:t>
      </w:r>
      <w:r>
        <w:t xml:space="preserve">. Na primjer, upravitelj tvrtke može kroz tablicu pročitati informacije o poslovanju firme u prethodnom </w:t>
      </w:r>
      <w:r w:rsidR="00C03538">
        <w:t>kvartalu</w:t>
      </w:r>
      <w:r>
        <w:t xml:space="preserve"> i</w:t>
      </w:r>
      <w:r w:rsidR="00C03538">
        <w:t>, ovisno o rezultatima,</w:t>
      </w:r>
      <w:r>
        <w:t xml:space="preserve"> zaključiti</w:t>
      </w:r>
      <w:r w:rsidR="00C03538">
        <w:t xml:space="preserve"> posluje li firma dobro ili loše</w:t>
      </w:r>
      <w:r>
        <w:t xml:space="preserve">. Vlada određene države može prema tablici nataliteta vidjeti kakvog učinka imaju </w:t>
      </w:r>
      <w:r w:rsidR="00C03538">
        <w:t>demografske mjere</w:t>
      </w:r>
      <w:r>
        <w:t xml:space="preserve">. No odakle dolaze takve tablice i </w:t>
      </w:r>
      <w:r>
        <w:lastRenderedPageBreak/>
        <w:t>informacije? U jednostavnim slučajevima mogu doći od osoba, no zbog ograničenosti</w:t>
      </w:r>
      <w:r w:rsidR="005B31E4">
        <w:t xml:space="preserve"> ljudske sposobnosti</w:t>
      </w:r>
      <w:r w:rsidR="00E309B9">
        <w:t xml:space="preserve"> </w:t>
      </w:r>
      <w:r w:rsidR="005B31E4">
        <w:t>takvu vrstu informacije obično donosi računalo</w:t>
      </w:r>
      <w:r w:rsidR="00E309B9">
        <w:t>.</w:t>
      </w:r>
    </w:p>
    <w:p w14:paraId="6973AA1C" w14:textId="713DC7A6" w:rsidR="0004205B" w:rsidRDefault="00E33B17" w:rsidP="00E33B17">
      <w:pPr>
        <w:pStyle w:val="4Tekst"/>
      </w:pPr>
      <w:r>
        <w:t>Svijet je prepun informacija</w:t>
      </w:r>
      <w:r w:rsidR="00E309B9">
        <w:t xml:space="preserve">. Te informacije mogu biti u formatu medija, na primjer slika, videozapisa i tako dalje, te mogu biti drugog oblika, poput skupa brojeva koji bez analize nemaju posebno značenje. </w:t>
      </w:r>
      <w:r w:rsidR="00C03538">
        <w:t xml:space="preserve">Brojevi </w:t>
      </w:r>
      <w:r w:rsidR="00E309B9">
        <w:t>s tablice bez naslova, opisa i oznaka</w:t>
      </w:r>
      <w:r w:rsidR="00C03538">
        <w:t xml:space="preserve"> nemaju vrijednost</w:t>
      </w:r>
      <w:r w:rsidR="00E309B9">
        <w:t xml:space="preserve">. Milijarde brojeva na jednom mjestu mogu biti stanje bankovnog računa svih osoba područja, brojevi životinja kroz određeni period </w:t>
      </w:r>
      <w:r w:rsidR="00C03538">
        <w:t>i tako dalje</w:t>
      </w:r>
      <w:r w:rsidR="00E309B9">
        <w:t xml:space="preserve">. Što je </w:t>
      </w:r>
      <w:r w:rsidR="00EC5DC2">
        <w:t xml:space="preserve">više </w:t>
      </w:r>
      <w:r w:rsidR="00E309B9">
        <w:t xml:space="preserve">takvih informacija, to je teže čovjeku uspješno dodijeliti značenje na jednostavan </w:t>
      </w:r>
      <w:r w:rsidR="001A37C6">
        <w:t xml:space="preserve">način </w:t>
      </w:r>
      <w:r w:rsidR="00E309B9">
        <w:t xml:space="preserve">pristupačan </w:t>
      </w:r>
      <w:r w:rsidR="00C84460">
        <w:t>korisniku</w:t>
      </w:r>
      <w:r w:rsidR="00E309B9">
        <w:t xml:space="preserve">. Kao u mnogim situacijama, bilo bi idealno kada bi čovjek </w:t>
      </w:r>
      <w:r w:rsidR="005C0BCE">
        <w:t xml:space="preserve">naporan i repetitivan posao mogao </w:t>
      </w:r>
      <w:r w:rsidR="00C84460">
        <w:t>prepustiti računalu</w:t>
      </w:r>
      <w:r w:rsidR="00E309B9">
        <w:t>. Upravo na to mjesto dolazi strojno učenje.</w:t>
      </w:r>
    </w:p>
    <w:p w14:paraId="7B96EFFB" w14:textId="1C545860" w:rsidR="00AD6865" w:rsidRDefault="0062607B" w:rsidP="00AD6865">
      <w:pPr>
        <w:pStyle w:val="2Podnaslov"/>
      </w:pPr>
      <w:bookmarkStart w:id="195" w:name="_Toc96010221"/>
      <w:r>
        <w:t>2.4</w:t>
      </w:r>
      <w:ins w:id="196" w:author="Stjepan Salopek (ssalopek)" w:date="2021-09-09T14:36:00Z">
        <w:r w:rsidR="00CB09D3">
          <w:t>.</w:t>
        </w:r>
      </w:ins>
      <w:r>
        <w:t xml:space="preserve"> </w:t>
      </w:r>
      <w:r w:rsidR="00AD6865">
        <w:t>Implementacija strojnog učenja</w:t>
      </w:r>
      <w:r w:rsidR="002940C1">
        <w:t xml:space="preserve"> neuronskim mrežama</w:t>
      </w:r>
      <w:bookmarkEnd w:id="195"/>
    </w:p>
    <w:p w14:paraId="14717EAC" w14:textId="20E36E43" w:rsidR="002940C1" w:rsidRDefault="00AD6865" w:rsidP="00E82E42">
      <w:pPr>
        <w:pStyle w:val="4Tekst"/>
      </w:pPr>
      <w:r>
        <w:t>Strojno učenje može se promatrati kao skup alata i tehnologija koji se mogu koristiti da se pomoću određenih podataka dobiju odgovori na određena pitanja. Na primjer, podaci mogu biti milijuni brojeva, a pitanje može biti koliko efektivne su mjere poboljšanja nataliteta po kvartalima.</w:t>
      </w:r>
      <w:r w:rsidR="00BC0F6F">
        <w:t xml:space="preserve"> Osim toga, </w:t>
      </w:r>
      <w:r w:rsidR="005C7117">
        <w:t>važno svojstvo strojnog učenja i aplikacija koje ga implementiraju je to da one s vremenom postanu sve točnije.</w:t>
      </w:r>
      <w:r w:rsidR="0020374D">
        <w:t xml:space="preserve"> Pri stvaranju aplikacije potrebno je</w:t>
      </w:r>
      <w:r w:rsidR="00F3286D">
        <w:t xml:space="preserve"> unijeti</w:t>
      </w:r>
      <w:r w:rsidR="000633EE">
        <w:t xml:space="preserve"> mnogo podataka da računalo pokuša vidjeti inicijalni obrazac podataka i pokuša </w:t>
      </w:r>
      <w:r w:rsidR="00F86134">
        <w:t>izmijeniti unutarnje brojke tako da</w:t>
      </w:r>
      <w:r w:rsidR="00360501">
        <w:t xml:space="preserve"> na novim slikama uoči slične obrasce</w:t>
      </w:r>
      <w:r w:rsidR="00481DA2">
        <w:t xml:space="preserve">, no osim toga moguće je </w:t>
      </w:r>
      <w:r w:rsidR="00F3286D">
        <w:t>tijekom</w:t>
      </w:r>
      <w:r w:rsidR="00481DA2">
        <w:t xml:space="preserve"> samog rada aplikacije one vrijednosti koje se unesu na procjenu koristiti za </w:t>
      </w:r>
      <w:r w:rsidR="00987535">
        <w:t>doda</w:t>
      </w:r>
      <w:r w:rsidR="00631F5D">
        <w:t>tni ispravak unutarnjih brojki tako da se procjena budućih podataka poboljša</w:t>
      </w:r>
      <w:r w:rsidR="00F400C0">
        <w:t xml:space="preserve"> naknadne procjene.</w:t>
      </w:r>
    </w:p>
    <w:p w14:paraId="1F539DF9" w14:textId="62C28ADE" w:rsidR="001B21ED" w:rsidRDefault="002940C1" w:rsidP="00E82E42">
      <w:pPr>
        <w:pStyle w:val="4Tekst"/>
      </w:pPr>
      <w:r>
        <w:t xml:space="preserve">Da bi se izradila aplikacija strojnog učenja, </w:t>
      </w:r>
      <w:r w:rsidR="00684CA5">
        <w:t>mora se dizajnirati ili pronaći neuronska mreža koja će se naučiti prepoznavati određene obrasce. Kao što je ranije spomenuto, neuronska mreža je skup povezanih logičkih neurona ili čvorova koja obrađuje ulazne podatke i daje željeni izlaz. Na primjer, ulazni podaci mogu biti karakteristike nekretnine poput broja soba, prozora i kvadrature, a izlazni podatak može biti procjena cijene nekretnine.</w:t>
      </w:r>
      <w:r w:rsidR="0032489B">
        <w:t xml:space="preserve"> Postoji mnogo modela mreža, od kojih se dalje mogu dizajnirati različite mreže, a odabir uvelike ovisi o tome što inženjer želi da neuronska mreža nauči predviđati.</w:t>
      </w:r>
    </w:p>
    <w:p w14:paraId="56114233" w14:textId="77777777" w:rsidR="001B21ED" w:rsidRDefault="001B21ED" w:rsidP="001B21ED">
      <w:pPr>
        <w:pStyle w:val="4Tekst"/>
        <w:keepNext/>
        <w:jc w:val="center"/>
      </w:pPr>
      <w:r>
        <w:rPr>
          <w:noProof/>
        </w:rPr>
        <w:lastRenderedPageBreak/>
        <w:drawing>
          <wp:inline distT="0" distB="0" distL="0" distR="0" wp14:anchorId="65917669" wp14:editId="00D16357">
            <wp:extent cx="4949744" cy="3467819"/>
            <wp:effectExtent l="0" t="0" r="381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561" cy="3478900"/>
                    </a:xfrm>
                    <a:prstGeom prst="rect">
                      <a:avLst/>
                    </a:prstGeom>
                    <a:noFill/>
                    <a:ln>
                      <a:noFill/>
                    </a:ln>
                  </pic:spPr>
                </pic:pic>
              </a:graphicData>
            </a:graphic>
          </wp:inline>
        </w:drawing>
      </w:r>
    </w:p>
    <w:p w14:paraId="61259C0B" w14:textId="0594E976" w:rsidR="002940C1" w:rsidRDefault="001B21ED" w:rsidP="001B21ED">
      <w:pPr>
        <w:pStyle w:val="4Tekst"/>
        <w:jc w:val="center"/>
      </w:pPr>
      <w:bookmarkStart w:id="197" w:name="_Toc82446302"/>
      <w:bookmarkStart w:id="198" w:name="_Toc96010268"/>
      <w:r>
        <w:t xml:space="preserve">Slika </w:t>
      </w:r>
      <w:r w:rsidR="005D28E5">
        <w:fldChar w:fldCharType="begin"/>
      </w:r>
      <w:r w:rsidR="005D28E5">
        <w:instrText xml:space="preserve"> SEQ Slika \* ARABIC </w:instrText>
      </w:r>
      <w:r w:rsidR="005D28E5">
        <w:fldChar w:fldCharType="separate"/>
      </w:r>
      <w:ins w:id="199" w:author="Stjepan Salopek (ssalopek)" w:date="2021-09-09T14:50:00Z">
        <w:r w:rsidR="001019C5">
          <w:rPr>
            <w:noProof/>
          </w:rPr>
          <w:t>3</w:t>
        </w:r>
      </w:ins>
      <w:del w:id="200" w:author="Stjepan Salopek (ssalopek)" w:date="2021-09-09T14:33:00Z">
        <w:r w:rsidR="00093114" w:rsidDel="00CB09D3">
          <w:rPr>
            <w:noProof/>
          </w:rPr>
          <w:delText>3</w:delText>
        </w:r>
      </w:del>
      <w:r w:rsidR="005D28E5">
        <w:rPr>
          <w:noProof/>
        </w:rPr>
        <w:fldChar w:fldCharType="end"/>
      </w:r>
      <w:ins w:id="201" w:author="Stjepan Salopek (ssalopek)" w:date="2021-09-09T14:36:00Z">
        <w:r w:rsidR="00CB09D3">
          <w:rPr>
            <w:noProof/>
          </w:rPr>
          <w:t>.</w:t>
        </w:r>
      </w:ins>
      <w:r>
        <w:t xml:space="preserve"> </w:t>
      </w:r>
      <w:r w:rsidR="005845DA">
        <w:t>Primjer prepoznavanja brojeva neuronskom mrežom</w:t>
      </w:r>
      <w:bookmarkEnd w:id="197"/>
      <w:bookmarkEnd w:id="198"/>
    </w:p>
    <w:p w14:paraId="4AC02EA9" w14:textId="211015E8" w:rsidR="001B21ED" w:rsidRDefault="005845DA" w:rsidP="001B21ED">
      <w:pPr>
        <w:pStyle w:val="4Tekst"/>
      </w:pPr>
      <w:r>
        <w:t>Neuronske mreže često se objašnjavaju na primjeru prepoznavanja brojeva. Koristeći navedene definicije neuronske mreže, može se uočiti da bi se mreža s treće slike koristila za prepoznavanje brojeva, da su joj ulazni parametri crno-bijele slike s različitim nijansama bijele i crne boje, da na ulazu ima broj neurona određen rezolucijom slike, a na izlazu određen i označen znamenkama.</w:t>
      </w:r>
    </w:p>
    <w:p w14:paraId="65FB64E3" w14:textId="48DA2F1A" w:rsidR="005845DA" w:rsidRDefault="005845DA" w:rsidP="001B21ED">
      <w:pPr>
        <w:pStyle w:val="4Tekst"/>
      </w:pPr>
      <w:r>
        <w:t>Svi slojevi primaju vrijednost od ulaza ili drugih neurona, vrše neku funkciju i šalju</w:t>
      </w:r>
      <w:r w:rsidR="00927CB2">
        <w:t xml:space="preserve"> drugim neuronima prema izlazu. Raniji slojevi mreže obično primaju temeljne informacije poput RGB vrijednosti piksela ili skupa piksela, dok kasniji slojevi rade s apstraktnim informacijama poput linija, rubova, objekata i brojeva. </w:t>
      </w:r>
      <w:r w:rsidR="00F3286D">
        <w:t>Svrha učenja</w:t>
      </w:r>
      <w:r w:rsidR="00927CB2">
        <w:t xml:space="preserve"> neuronske mreže jest izmijeniti funkcije koje određeni neuron obavlja </w:t>
      </w:r>
      <w:r w:rsidR="00F3286D">
        <w:t>tako da</w:t>
      </w:r>
      <w:r w:rsidR="00927CB2">
        <w:t xml:space="preserve"> na izlazu možemo pogledati vrijednosti neurona označenih znamenkama i vidjeti da je unesena slika broja sedam. Proces učenja uključuje sakupljanje velikog broja slika brojeva, raspodjelom na omjer 70:30</w:t>
      </w:r>
      <w:r w:rsidR="00297C79">
        <w:t xml:space="preserve"> ili 80:20</w:t>
      </w:r>
      <w:r w:rsidR="00927CB2">
        <w:t>, što</w:t>
      </w:r>
      <w:r w:rsidR="00297C79">
        <w:t xml:space="preserve"> bi značilo </w:t>
      </w:r>
      <w:r w:rsidR="00927CB2">
        <w:t xml:space="preserve">da će se sedamdeset </w:t>
      </w:r>
      <w:r w:rsidR="00297C79">
        <w:t xml:space="preserve">ili osamdeset </w:t>
      </w:r>
      <w:r w:rsidR="00927CB2">
        <w:t xml:space="preserve">posto slika koristiti za unos i izmjenu funkcija neurona, a </w:t>
      </w:r>
      <w:r w:rsidR="00297C79">
        <w:t>ostale za provjeru točnosti mreže. Od svih ulaznih informacija unaprijed moramo znati koji broj je unesen tako da se može testirati točnost neuronske mreže.</w:t>
      </w:r>
    </w:p>
    <w:p w14:paraId="4AC4963C" w14:textId="40209BD8" w:rsidR="00297C79" w:rsidRDefault="0062607B" w:rsidP="00297C79">
      <w:pPr>
        <w:pStyle w:val="2Podnaslov"/>
      </w:pPr>
      <w:bookmarkStart w:id="202" w:name="_Toc96010222"/>
      <w:r>
        <w:lastRenderedPageBreak/>
        <w:t>2.5</w:t>
      </w:r>
      <w:ins w:id="203" w:author="Stjepan Salopek (ssalopek)" w:date="2021-09-09T14:36:00Z">
        <w:r w:rsidR="00CB09D3">
          <w:t>.</w:t>
        </w:r>
      </w:ins>
      <w:r>
        <w:t xml:space="preserve"> </w:t>
      </w:r>
      <w:r w:rsidR="00297C79">
        <w:t>Vrste neuronskih mreža</w:t>
      </w:r>
      <w:bookmarkEnd w:id="202"/>
    </w:p>
    <w:p w14:paraId="343FDBE7" w14:textId="315679A6" w:rsidR="00297C79" w:rsidRDefault="00297C79" w:rsidP="00297C79">
      <w:pPr>
        <w:pStyle w:val="4Tekst"/>
      </w:pPr>
      <w:r>
        <w:t>Postoji mnogo vrsta neuronskih mreža koje služe različitim svrhama, od klasifikacije objekata, segmentacije, lociranja pa sve do procjena</w:t>
      </w:r>
      <w:del w:id="204" w:author="Stjepan Salopek (ssalopek)" w:date="2021-09-09T14:36:00Z">
        <w:r w:rsidDel="00CB09D3">
          <w:delText>.</w:delText>
        </w:r>
      </w:del>
      <w:sdt>
        <w:sdtPr>
          <w:id w:val="-53391944"/>
          <w:citation/>
        </w:sdtPr>
        <w:sdtEndPr/>
        <w:sdtContent>
          <w:r>
            <w:fldChar w:fldCharType="begin"/>
          </w:r>
          <w:r>
            <w:instrText xml:space="preserve"> CITATION ELP \l 1050 </w:instrText>
          </w:r>
          <w:r>
            <w:fldChar w:fldCharType="separate"/>
          </w:r>
          <w:r w:rsidR="00931B99">
            <w:rPr>
              <w:noProof/>
            </w:rPr>
            <w:t xml:space="preserve"> </w:t>
          </w:r>
          <w:r w:rsidR="00931B99" w:rsidRPr="00931B99">
            <w:rPr>
              <w:noProof/>
            </w:rPr>
            <w:t>[7]</w:t>
          </w:r>
          <w:r>
            <w:fldChar w:fldCharType="end"/>
          </w:r>
        </w:sdtContent>
      </w:sdt>
      <w:ins w:id="205" w:author="Stjepan Salopek (ssalopek)" w:date="2021-09-09T14:37:00Z">
        <w:r w:rsidR="00CB09D3">
          <w:t>.</w:t>
        </w:r>
      </w:ins>
      <w:r>
        <w:t xml:space="preserve"> </w:t>
      </w:r>
      <w:r w:rsidR="00E55BC9">
        <w:t xml:space="preserve">U mnogim modelima razlikuju se tri vrste slojeva neurona – jedan </w:t>
      </w:r>
      <w:r w:rsidR="00355C2F">
        <w:t>ulazni sloj, jedan ili više skrivenih slojeva te jedan izlazni sloj neurona.</w:t>
      </w:r>
      <w:r w:rsidR="0035292C">
        <w:t xml:space="preserve"> </w:t>
      </w:r>
      <w:r w:rsidR="006307B3">
        <w:t>Neuronske se mreže ponašaju kao crna kutija te se s</w:t>
      </w:r>
      <w:r w:rsidR="0035292C">
        <w:t xml:space="preserve">kriveni ili središnji slojevi ne moraju nužno analizirati </w:t>
      </w:r>
      <w:r w:rsidR="00924D3F">
        <w:t>nakon objave aplikacije.</w:t>
      </w:r>
      <w:r w:rsidR="00164ABA">
        <w:t xml:space="preserve"> </w:t>
      </w:r>
      <w:r w:rsidR="004F2383">
        <w:t>Njihove funkcije</w:t>
      </w:r>
      <w:r w:rsidR="00DB27F8">
        <w:t xml:space="preserve"> obrade</w:t>
      </w:r>
      <w:r w:rsidR="00164ABA">
        <w:t xml:space="preserve"> mogu se programirano izmijeniti. Osim toga, podaci koji bi se izvukli iz njih ne bi imale veliko značenje za čovjeka jer </w:t>
      </w:r>
      <w:r w:rsidR="002F4894">
        <w:t>korisnike zanima samo konačni rezultat</w:t>
      </w:r>
      <w:r w:rsidR="00DB27F8">
        <w:t xml:space="preserve"> na krajnjem sloju</w:t>
      </w:r>
      <w:r w:rsidR="002F4894">
        <w:t>, a ne kako je računalo došlo do njega.</w:t>
      </w:r>
      <w:r w:rsidR="00355C2F">
        <w:t xml:space="preserve"> </w:t>
      </w:r>
      <w:r w:rsidR="002431E0">
        <w:t>Osim te zajedničke karakteristike svih neuronskih mreža</w:t>
      </w:r>
      <w:r w:rsidR="000E26EB">
        <w:t>, one se mogu podijeliti prema načinu obrade informacija.</w:t>
      </w:r>
      <w:r w:rsidR="002431E0">
        <w:t xml:space="preserve"> </w:t>
      </w:r>
      <w:r>
        <w:t xml:space="preserve">U </w:t>
      </w:r>
      <w:r w:rsidR="00770F87">
        <w:t xml:space="preserve">sljedećem tekstu </w:t>
      </w:r>
      <w:r w:rsidR="000E26EB">
        <w:t xml:space="preserve">pri objašnjenjima </w:t>
      </w:r>
      <w:r>
        <w:t>koristit će se engleski nazivi modela neuronskih mreža radi očuvanja semantičkog značenja.</w:t>
      </w:r>
      <w:r w:rsidR="00487F9F" w:rsidRPr="00487F9F">
        <w:rPr>
          <w:noProof/>
        </w:rPr>
        <w:t xml:space="preserve"> </w:t>
      </w:r>
      <w:ins w:id="206" w:author="Stjepan Salopek (ssalopek)" w:date="2021-09-09T14:41:00Z">
        <w:r w:rsidR="00CB09D3" w:rsidRPr="00CB09D3">
          <w:rPr>
            <w:noProof/>
          </w:rPr>
          <w:t xml:space="preserve"> </w:t>
        </w:r>
      </w:ins>
    </w:p>
    <w:p w14:paraId="0137656B" w14:textId="754DC28C" w:rsidR="00487F9F" w:rsidRDefault="00CB09D3" w:rsidP="002A2D1A">
      <w:pPr>
        <w:pStyle w:val="4Tekst"/>
      </w:pPr>
      <w:del w:id="207" w:author="Stjepan Salopek (ssalopek)" w:date="2021-09-09T14:39:00Z">
        <w:r w:rsidDel="00CB09D3">
          <w:rPr>
            <w:i/>
            <w:iCs/>
            <w:noProof/>
          </w:rPr>
          <w:drawing>
            <wp:anchor distT="0" distB="0" distL="114300" distR="114300" simplePos="0" relativeHeight="251654656" behindDoc="0" locked="0" layoutInCell="1" allowOverlap="1" wp14:anchorId="0CF6B7E0" wp14:editId="5F202257">
              <wp:simplePos x="0" y="0"/>
              <wp:positionH relativeFrom="margin">
                <wp:posOffset>2676526</wp:posOffset>
              </wp:positionH>
              <wp:positionV relativeFrom="paragraph">
                <wp:posOffset>1569402</wp:posOffset>
              </wp:positionV>
              <wp:extent cx="1000125" cy="1972310"/>
              <wp:effectExtent l="495300" t="0" r="466725" b="0"/>
              <wp:wrapTopAndBottom/>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0026"/>
                      <a:stretch/>
                    </pic:blipFill>
                    <pic:spPr bwMode="auto">
                      <a:xfrm rot="16200000">
                        <a:off x="0" y="0"/>
                        <a:ext cx="1000125" cy="1972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208" w:author="Stjepan Salopek (ssalopek)" w:date="2021-09-09T14:37:00Z">
        <w:r w:rsidR="005D28E5">
          <w:rPr>
            <w:noProof/>
          </w:rPr>
          <w:pict w14:anchorId="3ED6BA49">
            <v:shape id="Tekstni okvir 6" o:spid="_x0000_s1033" type="#_x0000_t202" style="position:absolute;left:0;text-align:left;margin-left:-.05pt;margin-top:118.25pt;width:133.5pt;height:92.55pt;z-index:251656704;visibility:visible;mso-wrap-distance-left:9pt;mso-wrap-distance-top:0;mso-wrap-distance-right:9pt;mso-wrap-distance-bottom:0;mso-position-horizontal:absolute;mso-position-horizontal-relative:margin;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" stroked="f">
              <v:textbox style="mso-next-textbox:#Tekstni okvir 6" inset="0,0,0,0">
                <w:txbxContent>
                  <w:p w14:paraId="53FC39A9" w14:textId="36551EC5" w:rsidR="00C1314A" w:rsidRPr="00F528AB" w:rsidRDefault="00C1314A" w:rsidP="00CA65B4">
                    <w:pPr>
                      <w:pStyle w:val="4Tekst"/>
                      <w:jc w:val="center"/>
                      <w:rPr>
                        <w:noProof/>
                      </w:rPr>
                    </w:pPr>
                    <w:del w:id="209" w:author="Stjepan Salopek (ssalopek)" w:date="2021-09-09T14:37:00Z">
                      <w:r w:rsidRPr="00F528AB"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210" w:author="Stjepan Salopek (ssalopek)" w:date="2021-09-09T14:33:00Z">
                      <w:r w:rsidR="00093114" w:rsidDel="00CB09D3">
                        <w:rPr>
                          <w:noProof/>
                        </w:rPr>
                        <w:delText>4</w:delText>
                      </w:r>
                    </w:del>
                    <w:del w:id="211" w:author="Stjepan Salopek (ssalopek)" w:date="2021-09-09T14:37:00Z">
                      <w:r w:rsidR="003B3A2A" w:rsidDel="00CB09D3">
                        <w:rPr>
                          <w:noProof/>
                        </w:rPr>
                        <w:fldChar w:fldCharType="end"/>
                      </w:r>
                      <w:r w:rsidRPr="00F528AB" w:rsidDel="00CB09D3">
                        <w:delText xml:space="preserve"> Primjer </w:delText>
                      </w:r>
                      <w:r w:rsidDel="00CB09D3">
                        <w:delText xml:space="preserve">jednostavne </w:delText>
                      </w:r>
                      <w:r w:rsidRPr="00F528AB" w:rsidDel="00CB09D3">
                        <w:rPr>
                          <w:i/>
                          <w:iCs/>
                        </w:rPr>
                        <w:delText>feedforward</w:delText>
                      </w:r>
                      <w:r w:rsidRPr="00F528AB" w:rsidDel="00CB09D3">
                        <w:delText xml:space="preserve"> neuronske mreže</w:delText>
                      </w:r>
                    </w:del>
                  </w:p>
                </w:txbxContent>
              </v:textbox>
              <w10:wrap type="square" anchorx="margin"/>
            </v:shape>
          </w:pict>
        </w:r>
      </w:del>
      <w:r w:rsidR="00770F87">
        <w:rPr>
          <w:i/>
          <w:iCs/>
        </w:rPr>
        <w:t>Feedforward</w:t>
      </w:r>
      <w:r w:rsidR="00770F87">
        <w:t xml:space="preserve"> neuronska mreža najjednostavniji je model</w:t>
      </w:r>
      <w:r w:rsidR="005A3226">
        <w:t xml:space="preserve"> i onaj koji se najčešće uzima kao primjer neuronskih mreža</w:t>
      </w:r>
      <w:r w:rsidR="00770F87">
        <w:t>.</w:t>
      </w:r>
      <w:r w:rsidR="004A1662">
        <w:t xml:space="preserve"> U takvoj mreži </w:t>
      </w:r>
      <w:r w:rsidR="00EE04F6">
        <w:t>podaci putuju samo unaprijed</w:t>
      </w:r>
      <w:r w:rsidR="00E8707D">
        <w:t xml:space="preserve">, </w:t>
      </w:r>
      <w:r w:rsidR="00B120D9">
        <w:t>prema izlaznom sloju</w:t>
      </w:r>
      <w:r w:rsidR="00D035E5">
        <w:t>.</w:t>
      </w:r>
      <w:r w:rsidR="00CD7415">
        <w:t xml:space="preserve"> </w:t>
      </w:r>
      <w:r w:rsidR="0044095E">
        <w:t>Feedforward neuronske mreže često koriste mehanizam unazadne pr</w:t>
      </w:r>
      <w:r w:rsidR="00263EA4">
        <w:t>opagacije (eng</w:t>
      </w:r>
      <w:ins w:id="212" w:author="Stjepan Salopek (ssalopek)" w:date="2021-09-09T14:42:00Z">
        <w:r>
          <w:t>l</w:t>
        </w:r>
      </w:ins>
      <w:r w:rsidR="00263EA4">
        <w:t xml:space="preserve">. </w:t>
      </w:r>
      <w:r w:rsidR="00263EA4">
        <w:rPr>
          <w:i/>
          <w:iCs/>
        </w:rPr>
        <w:t>back-propagation</w:t>
      </w:r>
      <w:r w:rsidR="00263EA4">
        <w:t>) koji označava mijenjanje mr</w:t>
      </w:r>
      <w:r w:rsidR="002A2D1A">
        <w:t>eže na temelju izlaznih vrijednosti.</w:t>
      </w:r>
      <w:r w:rsidR="004A4BE7">
        <w:t xml:space="preserve"> Jedna </w:t>
      </w:r>
      <w:r w:rsidR="00965929">
        <w:t>vrsta t</w:t>
      </w:r>
      <w:r w:rsidR="00180B53">
        <w:t>akve</w:t>
      </w:r>
      <w:r w:rsidR="00965929">
        <w:t xml:space="preserve"> neuronske mreže je konvolucijska neuronska mreža, koja je također duboka neuronska mreža</w:t>
      </w:r>
      <w:r w:rsidR="00180B53">
        <w:t xml:space="preserve">. Ona </w:t>
      </w:r>
      <w:r w:rsidR="002A20B1">
        <w:t xml:space="preserve">je vrlo popularna i precizna u radu s digitalnom grafikom pri detekciji, klasifikaciji </w:t>
      </w:r>
      <w:r w:rsidR="00F525FE">
        <w:t>i segmentaciji objekata.</w:t>
      </w:r>
    </w:p>
    <w:p w14:paraId="0643FFF9" w14:textId="77777777" w:rsidR="00487F9F" w:rsidRDefault="00487F9F" w:rsidP="00487F9F">
      <w:pPr>
        <w:pStyle w:val="4Tekst"/>
        <w:keepNext/>
        <w:jc w:val="center"/>
      </w:pPr>
      <w:ins w:id="213" w:author="Stjepan Salopek (ssalopek)" w:date="2021-09-09T14:41:00Z">
        <w:r>
          <w:rPr>
            <w:noProof/>
          </w:rPr>
          <w:drawing>
            <wp:inline distT="0" distB="0" distL="0" distR="0" wp14:anchorId="4FA17F78" wp14:editId="01A3F4FD">
              <wp:extent cx="4000500" cy="20383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038350"/>
                      </a:xfrm>
                      <a:prstGeom prst="rect">
                        <a:avLst/>
                      </a:prstGeom>
                      <a:noFill/>
                      <a:ln>
                        <a:noFill/>
                      </a:ln>
                    </pic:spPr>
                  </pic:pic>
                </a:graphicData>
              </a:graphic>
            </wp:inline>
          </w:drawing>
        </w:r>
      </w:ins>
    </w:p>
    <w:p w14:paraId="4FCAB4AC" w14:textId="7BE8B7B9" w:rsidR="00487F9F" w:rsidRDefault="00487F9F" w:rsidP="00487F9F">
      <w:pPr>
        <w:pStyle w:val="4Tekst"/>
        <w:jc w:val="center"/>
      </w:pPr>
      <w:bookmarkStart w:id="214" w:name="_Toc96010269"/>
      <w:r>
        <w:t xml:space="preserve">Slika </w:t>
      </w:r>
      <w:r w:rsidR="005D28E5">
        <w:fldChar w:fldCharType="begin"/>
      </w:r>
      <w:r w:rsidR="005D28E5">
        <w:instrText xml:space="preserve"> SEQ Slika \* ARABIC </w:instrText>
      </w:r>
      <w:r w:rsidR="005D28E5">
        <w:fldChar w:fldCharType="separate"/>
      </w:r>
      <w:r>
        <w:rPr>
          <w:noProof/>
        </w:rPr>
        <w:t>4</w:t>
      </w:r>
      <w:r w:rsidR="005D28E5">
        <w:rPr>
          <w:noProof/>
        </w:rPr>
        <w:fldChar w:fldCharType="end"/>
      </w:r>
      <w:r>
        <w:t>. Primjer jednostavne feedforward mreže</w:t>
      </w:r>
      <w:bookmarkEnd w:id="214"/>
    </w:p>
    <w:p w14:paraId="43E1F9A1" w14:textId="43B3E34A" w:rsidR="00770F87" w:rsidRDefault="00770F87" w:rsidP="00297C79">
      <w:pPr>
        <w:pStyle w:val="4Tekst"/>
      </w:pPr>
      <w:r>
        <w:rPr>
          <w:i/>
          <w:iCs/>
        </w:rPr>
        <w:t>Radial basis function</w:t>
      </w:r>
      <w:r w:rsidR="00F64FEA" w:rsidRPr="00F64FEA">
        <w:t xml:space="preserve"> (RBF)</w:t>
      </w:r>
      <w:r>
        <w:t xml:space="preserve"> neuronske mreže uračunavaju udaljenost neurona od određene točke neuronske mreže, a može se koristiti u generiranju aproksimacije </w:t>
      </w:r>
      <w:r>
        <w:lastRenderedPageBreak/>
        <w:t>matematičke funkcije</w:t>
      </w:r>
      <w:r w:rsidR="002B4AA0">
        <w:t>,</w:t>
      </w:r>
      <w:r w:rsidR="00066949">
        <w:t xml:space="preserve"> predviđanju vremenskih funkcija, klasifikaciji te kontroli dinamičkih sistema</w:t>
      </w:r>
      <w:r>
        <w:t>.</w:t>
      </w:r>
      <w:r w:rsidR="00066949">
        <w:t xml:space="preserve"> </w:t>
      </w:r>
      <w:r w:rsidR="00F64FEA">
        <w:t xml:space="preserve">RBF neuronske mreže imaju tri sloja. Ulazni sloj ima po jedan neuron za </w:t>
      </w:r>
      <w:r w:rsidR="00434399">
        <w:t>svaki ulaz,</w:t>
      </w:r>
      <w:r w:rsidR="00AB4806">
        <w:t xml:space="preserve"> srednji skriveni sloj ima unaprijed neodređen broj, a </w:t>
      </w:r>
      <w:r w:rsidR="00815368">
        <w:t xml:space="preserve">izlazni sloj neurona </w:t>
      </w:r>
      <w:r w:rsidR="00831065">
        <w:t xml:space="preserve">jedan je rezultat, a u slučaju klasifikacije je rezultata, odnosno neurona onoliko koliko je kategorija, </w:t>
      </w:r>
      <w:r w:rsidR="00564EEC">
        <w:t>a ti rezultati predstavljaju vjerojatnosti da ulaz spada pod određenu kategoriju.</w:t>
      </w:r>
    </w:p>
    <w:p w14:paraId="67237176" w14:textId="4B2FA3EC" w:rsidR="00D1063F" w:rsidRDefault="00D1063F" w:rsidP="00297C79">
      <w:pPr>
        <w:pStyle w:val="4Tekst"/>
      </w:pPr>
      <w:r>
        <w:rPr>
          <w:i/>
          <w:iCs/>
        </w:rPr>
        <w:t>Recurrent</w:t>
      </w:r>
      <w:r>
        <w:t xml:space="preserve"> neuronske mreže</w:t>
      </w:r>
      <w:r w:rsidR="001368BC">
        <w:t xml:space="preserve"> slične su prvoj navedenoj vrsti, no razlika je što u njima informacije mogu putovati u oba smjera</w:t>
      </w:r>
      <w:r w:rsidR="005170FB">
        <w:t xml:space="preserve">, odnosno isti neuron i njegova memorija može se koristiti za obradu veće količine podataka. </w:t>
      </w:r>
      <w:r w:rsidR="00210185">
        <w:t>Zbog tog svojstva obično se primjenjuju u primjeni prepoznavanja rukopisa ili prepoznavanja govora.</w:t>
      </w:r>
    </w:p>
    <w:p w14:paraId="7DB0679A" w14:textId="44C333E9" w:rsidR="001019C5" w:rsidRDefault="0027395D" w:rsidP="00297C79">
      <w:pPr>
        <w:pStyle w:val="4Tekst"/>
        <w:rPr>
          <w:ins w:id="215" w:author="Stjepan Salopek (ssalopek)" w:date="2021-09-09T14:46:00Z"/>
        </w:rPr>
      </w:pPr>
      <w:r>
        <w:t xml:space="preserve">Modularne neuronske mreže </w:t>
      </w:r>
      <w:r w:rsidR="00B90B43">
        <w:t xml:space="preserve">najsličnije su čovjekovoj neuronskoj mreži jer, poput čovjekove, implementirane su segmentacijom </w:t>
      </w:r>
      <w:r w:rsidR="00316760">
        <w:t>i modularizacijom težih zadataka u manje</w:t>
      </w:r>
      <w:del w:id="216" w:author="Stjepan Salopek (ssalopek)" w:date="2021-09-09T14:42:00Z">
        <w:r w:rsidR="00316760" w:rsidDel="001019C5">
          <w:delText>.</w:delText>
        </w:r>
      </w:del>
      <w:sdt>
        <w:sdtPr>
          <w:id w:val="-1105107512"/>
          <w:citation/>
        </w:sdtPr>
        <w:sdtEndPr/>
        <w:sdtContent>
          <w:r w:rsidR="00201A85">
            <w:fldChar w:fldCharType="begin"/>
          </w:r>
          <w:r w:rsidR="00201A85">
            <w:instrText xml:space="preserve"> CITATION Des94 \l 1050 </w:instrText>
          </w:r>
          <w:r w:rsidR="00201A85">
            <w:fldChar w:fldCharType="separate"/>
          </w:r>
          <w:r w:rsidR="00931B99">
            <w:rPr>
              <w:noProof/>
            </w:rPr>
            <w:t xml:space="preserve"> </w:t>
          </w:r>
          <w:r w:rsidR="00931B99" w:rsidRPr="00931B99">
            <w:rPr>
              <w:noProof/>
            </w:rPr>
            <w:t>[8]</w:t>
          </w:r>
          <w:r w:rsidR="00201A85">
            <w:fldChar w:fldCharType="end"/>
          </w:r>
        </w:sdtContent>
      </w:sdt>
      <w:ins w:id="217" w:author="Stjepan Salopek (ssalopek)" w:date="2021-09-09T14:42:00Z">
        <w:r w:rsidR="001019C5">
          <w:t>.</w:t>
        </w:r>
      </w:ins>
      <w:r w:rsidR="00842869">
        <w:t xml:space="preserve"> Na primjer, </w:t>
      </w:r>
      <w:r w:rsidR="003F2D11">
        <w:t xml:space="preserve">ljudski mozak vid </w:t>
      </w:r>
      <w:r w:rsidR="00045D24">
        <w:t xml:space="preserve">paralelno </w:t>
      </w:r>
      <w:r w:rsidR="003F2D11">
        <w:t xml:space="preserve">raščlanjuje </w:t>
      </w:r>
      <w:r w:rsidR="00045D24">
        <w:t xml:space="preserve">i obrađuje </w:t>
      </w:r>
      <w:r w:rsidR="003F2D11">
        <w:t>na boju i na kontrast</w:t>
      </w:r>
      <w:r w:rsidR="00BA60C1">
        <w:t xml:space="preserve"> u slojevima bočne genokulatne jezgre</w:t>
      </w:r>
      <w:r w:rsidR="00FB7692">
        <w:t>, a nakon toga s</w:t>
      </w:r>
      <w:r w:rsidR="00045D24">
        <w:t>e rezultati sažimaju u drugim dijelovima</w:t>
      </w:r>
      <w:r w:rsidR="00566F6A">
        <w:t xml:space="preserve"> mozga</w:t>
      </w:r>
      <w:del w:id="218" w:author="Stjepan Salopek (ssalopek)" w:date="2021-09-09T16:34:00Z">
        <w:r w:rsidR="00045D24" w:rsidDel="00710A41">
          <w:delText>.</w:delText>
        </w:r>
      </w:del>
      <w:r w:rsidR="00E074D9">
        <w:t xml:space="preserve"> </w:t>
      </w:r>
      <w:sdt>
        <w:sdtPr>
          <w:id w:val="-1678723851"/>
          <w:citation/>
        </w:sdtPr>
        <w:sdtEndPr/>
        <w:sdtContent>
          <w:r w:rsidR="00E074D9">
            <w:fldChar w:fldCharType="begin"/>
          </w:r>
          <w:r w:rsidR="00E074D9">
            <w:instrText xml:space="preserve"> CITATION Tah11 \l 1050 </w:instrText>
          </w:r>
          <w:r w:rsidR="00E074D9">
            <w:fldChar w:fldCharType="separate"/>
          </w:r>
          <w:r w:rsidR="00931B99" w:rsidRPr="00931B99">
            <w:rPr>
              <w:noProof/>
            </w:rPr>
            <w:t>[9]</w:t>
          </w:r>
          <w:r w:rsidR="00E074D9">
            <w:fldChar w:fldCharType="end"/>
          </w:r>
        </w:sdtContent>
      </w:sdt>
      <w:ins w:id="219" w:author="Stjepan Salopek (ssalopek)" w:date="2021-09-09T16:34:00Z">
        <w:r w:rsidR="00710A41">
          <w:t>.</w:t>
        </w:r>
      </w:ins>
      <w:r w:rsidR="00A56672">
        <w:t xml:space="preserve"> </w:t>
      </w:r>
      <w:r w:rsidR="00D713FA">
        <w:t xml:space="preserve">Modularne neuronske mreže </w:t>
      </w:r>
      <w:del w:id="220" w:author="Stjepan Salopek (ssalopek)" w:date="2022-01-25T15:09:00Z">
        <w:r w:rsidR="00D713FA" w:rsidDel="00164BFB">
          <w:delText>nisu popularne kao</w:delText>
        </w:r>
        <w:r w:rsidR="000F1CA3" w:rsidDel="00164BFB">
          <w:delText xml:space="preserve"> na primjer konvolucijske</w:delText>
        </w:r>
      </w:del>
      <w:ins w:id="221" w:author="Stjepan Salopek (ssalopek)" w:date="2022-01-25T15:09:00Z">
        <w:r w:rsidR="00164BFB">
          <w:t>manje su popularne od konvolucijskih</w:t>
        </w:r>
      </w:ins>
      <w:r w:rsidR="000F1CA3">
        <w:t>, no razvojem sklopovlja povećavat će se</w:t>
      </w:r>
      <w:r w:rsidR="005D4457">
        <w:t xml:space="preserve"> njihov potencijal u </w:t>
      </w:r>
      <w:r w:rsidR="00E9219B">
        <w:t>prostoru</w:t>
      </w:r>
      <w:r w:rsidR="005D4457">
        <w:t xml:space="preserve"> razumijevanja bioloških neuronskih mreža. Na primjer, </w:t>
      </w:r>
      <w:r w:rsidR="008C706D">
        <w:t xml:space="preserve">moglo bi se razviti bolje razumijevanje toga kako primati raščlanjuju problem hvatanja objekata i zašto </w:t>
      </w:r>
      <w:r w:rsidR="008D443C">
        <w:t>to rade vrlo efektivno u odnosu na druge životinje.</w:t>
      </w:r>
    </w:p>
    <w:p w14:paraId="7C32FEC2" w14:textId="77777777" w:rsidR="001019C5" w:rsidRDefault="001019C5">
      <w:pPr>
        <w:rPr>
          <w:ins w:id="222" w:author="Stjepan Salopek (ssalopek)" w:date="2021-09-09T14:46:00Z"/>
          <w:rFonts w:ascii="Times New Roman" w:eastAsiaTheme="minorEastAsia" w:hAnsi="Times New Roman"/>
          <w:spacing w:val="15"/>
          <w:sz w:val="24"/>
        </w:rPr>
      </w:pPr>
      <w:ins w:id="223" w:author="Stjepan Salopek (ssalopek)" w:date="2021-09-09T14:46:00Z">
        <w:r>
          <w:br w:type="page"/>
        </w:r>
      </w:ins>
    </w:p>
    <w:p w14:paraId="4E237D1E" w14:textId="4209D46C" w:rsidR="004F7213" w:rsidRDefault="0062607B" w:rsidP="00396C4C">
      <w:pPr>
        <w:pStyle w:val="2Podnaslov"/>
      </w:pPr>
      <w:bookmarkStart w:id="224" w:name="_Toc96010223"/>
      <w:r>
        <w:lastRenderedPageBreak/>
        <w:t>2.6</w:t>
      </w:r>
      <w:ins w:id="225" w:author="Stjepan Salopek (ssalopek)" w:date="2021-09-09T14:43:00Z">
        <w:r w:rsidR="001019C5">
          <w:t>.</w:t>
        </w:r>
      </w:ins>
      <w:r>
        <w:t xml:space="preserve"> </w:t>
      </w:r>
      <w:r w:rsidR="00396C4C">
        <w:t>Primjeri iz prakse</w:t>
      </w:r>
      <w:bookmarkEnd w:id="224"/>
    </w:p>
    <w:p w14:paraId="1B5AE4E1" w14:textId="77777777" w:rsidR="00487F9F" w:rsidRDefault="00487F9F" w:rsidP="00487F9F">
      <w:pPr>
        <w:pStyle w:val="4Tekst"/>
        <w:keepNext/>
        <w:jc w:val="center"/>
      </w:pPr>
      <w:r>
        <w:rPr>
          <w:noProof/>
        </w:rPr>
        <w:drawing>
          <wp:inline distT="0" distB="0" distL="0" distR="0" wp14:anchorId="09D52C24" wp14:editId="799B8191">
            <wp:extent cx="2218414" cy="1528264"/>
            <wp:effectExtent l="0" t="0" r="0" b="0"/>
            <wp:docPr id="7" name="Slika 7" descr="A group of people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A group of people smiling&#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9699" cy="1536038"/>
                    </a:xfrm>
                    <a:prstGeom prst="rect">
                      <a:avLst/>
                    </a:prstGeom>
                    <a:noFill/>
                    <a:ln>
                      <a:noFill/>
                    </a:ln>
                  </pic:spPr>
                </pic:pic>
              </a:graphicData>
            </a:graphic>
          </wp:inline>
        </w:drawing>
      </w:r>
    </w:p>
    <w:p w14:paraId="0E270090" w14:textId="39515F98" w:rsidR="00487F9F" w:rsidRPr="00487F9F" w:rsidRDefault="00487F9F" w:rsidP="00487F9F">
      <w:pPr>
        <w:pStyle w:val="4Tekst"/>
        <w:jc w:val="center"/>
      </w:pPr>
      <w:bookmarkStart w:id="226" w:name="_Toc96010270"/>
      <w:r>
        <w:t xml:space="preserve">Slika </w:t>
      </w:r>
      <w:r w:rsidR="005D28E5">
        <w:fldChar w:fldCharType="begin"/>
      </w:r>
      <w:r w:rsidR="005D28E5">
        <w:instrText xml:space="preserve"> SEQ Slika \* ARABIC </w:instrText>
      </w:r>
      <w:r w:rsidR="005D28E5">
        <w:fldChar w:fldCharType="separate"/>
      </w:r>
      <w:r>
        <w:rPr>
          <w:noProof/>
        </w:rPr>
        <w:t>5</w:t>
      </w:r>
      <w:r w:rsidR="005D28E5">
        <w:rPr>
          <w:noProof/>
        </w:rPr>
        <w:fldChar w:fldCharType="end"/>
      </w:r>
      <w:r>
        <w:t>. Primjer prepoznavanja lica strojnim učenjem</w:t>
      </w:r>
      <w:bookmarkEnd w:id="226"/>
    </w:p>
    <w:p w14:paraId="4C14BE91" w14:textId="27E2412F" w:rsidR="00487F9F" w:rsidRDefault="005D28E5" w:rsidP="003B5E7D">
      <w:pPr>
        <w:pStyle w:val="4Tekst"/>
      </w:pPr>
      <w:del w:id="227" w:author="Stjepan Salopek (ssalopek)" w:date="2021-09-09T14:47:00Z">
        <w:r>
          <w:rPr>
            <w:noProof/>
          </w:rPr>
          <w:pict w14:anchorId="0E0F0105">
            <v:shape id="Tekstni okvir 8" o:spid="_x0000_s1032" type="#_x0000_t202" style="position:absolute;left:0;text-align:left;margin-left:151.85pt;margin-top:214.85pt;width:212.15pt;height:49.4pt;z-index:251657728;visibility:visible;mso-wrap-style:square;mso-wrap-distance-left:9pt;mso-wrap-distance-top:0;mso-wrap-distance-right:9pt;mso-wrap-distance-bottom:0;mso-position-horizontal-relative:margin;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" stroked="f">
              <v:textbox style="mso-next-textbox:#Tekstni okvir 8;mso-fit-shape-to-text:t" inset="0,0,0,0">
                <w:txbxContent>
                  <w:p w14:paraId="582B9EFA" w14:textId="63C77F7F" w:rsidR="00C1314A" w:rsidRPr="00A576B6" w:rsidRDefault="00C1314A" w:rsidP="00B9022F">
                    <w:pPr>
                      <w:pStyle w:val="4Tekst"/>
                      <w:jc w:val="center"/>
                      <w:rPr>
                        <w:noProof/>
                      </w:rPr>
                    </w:pPr>
                    <w:del w:id="228" w:author="Stjepan Salopek (ssalopek)" w:date="2021-09-09T16:21:00Z">
                      <w:r w:rsidDel="00543E0C">
                        <w:delText xml:space="preserve">Slika </w:delText>
                      </w:r>
                      <w:r w:rsidR="003B3A2A" w:rsidDel="00543E0C">
                        <w:fldChar w:fldCharType="begin"/>
                      </w:r>
                      <w:r w:rsidR="003B3A2A" w:rsidDel="00543E0C">
                        <w:delInstrText xml:space="preserve"> SEQ Slika \* ARABIC </w:delInstrText>
                      </w:r>
                      <w:r w:rsidR="003B3A2A" w:rsidDel="00543E0C">
                        <w:fldChar w:fldCharType="separate"/>
                      </w:r>
                    </w:del>
                    <w:del w:id="229" w:author="Stjepan Salopek (ssalopek)" w:date="2021-09-09T14:33:00Z">
                      <w:r w:rsidR="00093114" w:rsidDel="00CB09D3">
                        <w:rPr>
                          <w:noProof/>
                        </w:rPr>
                        <w:delText>5</w:delText>
                      </w:r>
                    </w:del>
                    <w:del w:id="230" w:author="Stjepan Salopek (ssalopek)" w:date="2021-09-09T16:21:00Z">
                      <w:r w:rsidR="003B3A2A" w:rsidDel="00543E0C">
                        <w:rPr>
                          <w:noProof/>
                        </w:rPr>
                        <w:fldChar w:fldCharType="end"/>
                      </w:r>
                      <w:r w:rsidDel="00543E0C">
                        <w:delText xml:space="preserve"> Primjer prepoznavanja lica strojnim učenjem</w:delText>
                      </w:r>
                    </w:del>
                  </w:p>
                </w:txbxContent>
              </v:textbox>
              <w10:wrap type="square" anchorx="margin" anchory="margin"/>
            </v:shape>
          </w:pict>
        </w:r>
      </w:del>
      <w:r w:rsidR="003B5E7D">
        <w:t xml:space="preserve">Kao što je ranije spomenuto, </w:t>
      </w:r>
      <w:r w:rsidR="009E4915">
        <w:t xml:space="preserve">strojno učenje češće je u velikim tvrtkama zbog cijene strojnih inženjera i </w:t>
      </w:r>
      <w:r w:rsidR="001420C9">
        <w:t>težine implementacije</w:t>
      </w:r>
      <w:r w:rsidR="00D740F6">
        <w:t>, a usmjereno je na poboljšanju korisničkog iskustva i kvalitete usluge.</w:t>
      </w:r>
      <w:r w:rsidR="00FD078D">
        <w:t xml:space="preserve"> Facebook</w:t>
      </w:r>
      <w:r w:rsidR="0078182B">
        <w:t xml:space="preserve"> već dugo vremena koristi tehnologiju strojnog učenja</w:t>
      </w:r>
      <w:r w:rsidR="00D0537F">
        <w:t xml:space="preserve"> za detekciju lica</w:t>
      </w:r>
      <w:r w:rsidR="00BC1079">
        <w:t xml:space="preserve"> kojom se može omogućiti automats</w:t>
      </w:r>
      <w:r w:rsidR="00BC20AC">
        <w:t>ko predlaganje osoba na fotografiji za označavanje. Osim toga, strojno učenje se koristi za</w:t>
      </w:r>
      <w:r w:rsidR="00E83461">
        <w:t xml:space="preserve"> predlaganje prijatelja na temelju informacija kao što su lokacija osobe, ostali prijatelji, interesi i sviđanja </w:t>
      </w:r>
      <w:r w:rsidR="0067531A">
        <w:t>drugih stranica, filmova i tako dalje</w:t>
      </w:r>
      <w:del w:id="231" w:author="Stjepan Salopek (ssalopek)" w:date="2021-09-09T14:43:00Z">
        <w:r w:rsidR="0067531A" w:rsidDel="001019C5">
          <w:delText>.</w:delText>
        </w:r>
      </w:del>
      <w:sdt>
        <w:sdtPr>
          <w:id w:val="-762991226"/>
          <w:citation/>
        </w:sdtPr>
        <w:sdtEndPr/>
        <w:sdtContent>
          <w:r w:rsidR="00E912E4">
            <w:fldChar w:fldCharType="begin"/>
          </w:r>
          <w:r w:rsidR="00E912E4">
            <w:instrText xml:space="preserve"> CITATION Fac20 \l 1050 </w:instrText>
          </w:r>
          <w:r w:rsidR="00E912E4">
            <w:fldChar w:fldCharType="separate"/>
          </w:r>
          <w:r w:rsidR="00931B99">
            <w:rPr>
              <w:noProof/>
            </w:rPr>
            <w:t xml:space="preserve"> </w:t>
          </w:r>
          <w:r w:rsidR="00931B99" w:rsidRPr="00931B99">
            <w:rPr>
              <w:noProof/>
            </w:rPr>
            <w:t>[10]</w:t>
          </w:r>
          <w:r w:rsidR="00E912E4">
            <w:fldChar w:fldCharType="end"/>
          </w:r>
        </w:sdtContent>
      </w:sdt>
      <w:ins w:id="232" w:author="Stjepan Salopek (ssalopek)" w:date="2021-09-09T14:43:00Z">
        <w:r w:rsidR="001019C5">
          <w:t>.</w:t>
        </w:r>
      </w:ins>
    </w:p>
    <w:p w14:paraId="56E445B7" w14:textId="77777777" w:rsidR="00AB23B8" w:rsidRDefault="00487F9F" w:rsidP="00AB23B8">
      <w:pPr>
        <w:pStyle w:val="4Tekst"/>
        <w:keepNext/>
        <w:jc w:val="center"/>
      </w:pPr>
      <w:r>
        <w:rPr>
          <w:noProof/>
        </w:rPr>
        <w:drawing>
          <wp:inline distT="0" distB="0" distL="0" distR="0" wp14:anchorId="056548C5" wp14:editId="4AE8588C">
            <wp:extent cx="2688590" cy="2552700"/>
            <wp:effectExtent l="0" t="0" r="0" b="0"/>
            <wp:docPr id="10" name="Slika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8590" cy="2552700"/>
                    </a:xfrm>
                    <a:prstGeom prst="rect">
                      <a:avLst/>
                    </a:prstGeom>
                    <a:noFill/>
                    <a:ln>
                      <a:noFill/>
                    </a:ln>
                  </pic:spPr>
                </pic:pic>
              </a:graphicData>
            </a:graphic>
          </wp:inline>
        </w:drawing>
      </w:r>
    </w:p>
    <w:p w14:paraId="52A80700" w14:textId="5F7BB192" w:rsidR="007B12BB" w:rsidRDefault="00AB23B8" w:rsidP="00AB23B8">
      <w:pPr>
        <w:pStyle w:val="4Tekst"/>
        <w:jc w:val="center"/>
      </w:pPr>
      <w:bookmarkStart w:id="233" w:name="_Toc96010271"/>
      <w:r>
        <w:t xml:space="preserve">Slika </w:t>
      </w:r>
      <w:fldSimple w:instr=" SEQ Slika \* ARABIC ">
        <w:r>
          <w:rPr>
            <w:noProof/>
          </w:rPr>
          <w:t>6</w:t>
        </w:r>
      </w:fldSimple>
      <w:r>
        <w:t>. Strojno učenje u Google tražilici</w:t>
      </w:r>
      <w:bookmarkEnd w:id="233"/>
    </w:p>
    <w:p w14:paraId="76DF84B2" w14:textId="0FAB46FE" w:rsidR="00DB40B8" w:rsidRDefault="000F366D" w:rsidP="003B5E7D">
      <w:pPr>
        <w:pStyle w:val="4Tekst"/>
      </w:pPr>
      <w:r>
        <w:t>U Googleu</w:t>
      </w:r>
      <w:r w:rsidR="00665E84">
        <w:t xml:space="preserve"> strojno učenje koristi se za mnogo stvari, a najpopularnija implementacija je </w:t>
      </w:r>
      <w:r w:rsidR="00180B53">
        <w:t xml:space="preserve">mrežna </w:t>
      </w:r>
      <w:r w:rsidR="00665E84">
        <w:t>tražilica.</w:t>
      </w:r>
      <w:r w:rsidR="001933F1">
        <w:t xml:space="preserve"> Ona </w:t>
      </w:r>
      <w:r w:rsidR="00625FC9">
        <w:t xml:space="preserve">strojno učenje koristi za poboljšano </w:t>
      </w:r>
      <w:r w:rsidR="00402D0C">
        <w:t xml:space="preserve">rangiranje podataka tako da korisnik ranije pronađe željene podatke. </w:t>
      </w:r>
      <w:r w:rsidR="00B30008">
        <w:t>Alat za to</w:t>
      </w:r>
      <w:r w:rsidR="00F35B42">
        <w:t>, osim samog upita upisanog u tražilicu,</w:t>
      </w:r>
      <w:r w:rsidR="00B30008">
        <w:t xml:space="preserve"> koristi </w:t>
      </w:r>
      <w:r w:rsidR="00F35B42">
        <w:t xml:space="preserve">i </w:t>
      </w:r>
      <w:r w:rsidR="00C85A79">
        <w:t xml:space="preserve">informacije koje može dobiti o </w:t>
      </w:r>
      <w:r w:rsidR="00C85A79">
        <w:lastRenderedPageBreak/>
        <w:t xml:space="preserve">korisniku iz njegove IP adrese, korisničkog računa, </w:t>
      </w:r>
      <w:r w:rsidR="00B17399">
        <w:t>drugih pretraga korisnika njegovog područja u to doba i još mnogo toga</w:t>
      </w:r>
      <w:r w:rsidR="00C85A79">
        <w:t>.</w:t>
      </w:r>
      <w:r w:rsidR="0009693B">
        <w:t xml:space="preserve"> Na primjer, na šestoj slici može se uočiti</w:t>
      </w:r>
      <w:r w:rsidR="00A71F30">
        <w:t xml:space="preserve"> da </w:t>
      </w:r>
      <w:r w:rsidR="00117EEB">
        <w:t xml:space="preserve">isti upit može dati potpuno različite rezultate. </w:t>
      </w:r>
      <w:r w:rsidR="009F1432">
        <w:t>U prvoj polovici slike korisnik je pretragom izraza „java“ dobio</w:t>
      </w:r>
      <w:r w:rsidR="00211C80">
        <w:t xml:space="preserve"> vrstu kave, dok je na drugoj slici različit korisnik dobio programski jezik Java.</w:t>
      </w:r>
      <w:r w:rsidR="00DE136A">
        <w:t xml:space="preserve"> Iz toga se može pretpostaviti da potonji često šalje upite vezane za računarstvo, </w:t>
      </w:r>
      <w:r w:rsidR="006720E7">
        <w:t xml:space="preserve">dok prvi </w:t>
      </w:r>
      <w:r w:rsidR="004D71BA">
        <w:t xml:space="preserve">češće </w:t>
      </w:r>
      <w:r w:rsidR="006720E7">
        <w:t xml:space="preserve">šalje upite vezano za </w:t>
      </w:r>
      <w:r w:rsidR="00180B53">
        <w:t>kofeinske napitke</w:t>
      </w:r>
      <w:r w:rsidR="006720E7">
        <w:t>.</w:t>
      </w:r>
    </w:p>
    <w:p w14:paraId="5C59AC18" w14:textId="38CFC8DB" w:rsidR="002B4913" w:rsidRDefault="00DB40B8" w:rsidP="003B5E7D">
      <w:pPr>
        <w:pStyle w:val="4Tekst"/>
      </w:pPr>
      <w:r>
        <w:t xml:space="preserve">Na </w:t>
      </w:r>
      <w:r w:rsidR="00180B53">
        <w:t>navedenom</w:t>
      </w:r>
      <w:r>
        <w:t xml:space="preserve"> primjeru može se vidjeti</w:t>
      </w:r>
      <w:r w:rsidR="008B015F">
        <w:t xml:space="preserve"> koliko je strojno učenje korisno jer, u slučaju da</w:t>
      </w:r>
      <w:r w:rsidR="00CF4C25">
        <w:t xml:space="preserve"> je korisnik usluge znanstvenik koji traži relevantnu literaturu, mnogo vremena može se ušted</w:t>
      </w:r>
      <w:r w:rsidR="003F0D93">
        <w:t>je</w:t>
      </w:r>
      <w:r w:rsidR="00CF4C25">
        <w:t>ti tako što će tražilica pokušati predvidjeti koje znanstvene radove ili članke on traži</w:t>
      </w:r>
      <w:r w:rsidR="00F562BB">
        <w:t>.</w:t>
      </w:r>
      <w:r w:rsidR="008B015F">
        <w:t xml:space="preserve"> </w:t>
      </w:r>
    </w:p>
    <w:p w14:paraId="7911247E" w14:textId="051EB47B" w:rsidR="00965CCC" w:rsidRDefault="005D28E5">
      <w:pPr>
        <w:rPr>
          <w:rFonts w:ascii="Times New Roman" w:eastAsiaTheme="minorEastAsia" w:hAnsi="Times New Roman"/>
          <w:spacing w:val="15"/>
          <w:sz w:val="24"/>
        </w:rPr>
      </w:pPr>
      <w:del w:id="234" w:author="Stjepan Salopek (ssalopek)" w:date="2021-09-09T14:48:00Z">
        <w:r>
          <w:rPr>
            <w:noProof/>
          </w:rPr>
          <w:pict w14:anchorId="79438955">
            <v:shape id="Tekstni okvir 11" o:spid="_x0000_s1031" type="#_x0000_t202" style="position:absolute;margin-left:5.6pt;margin-top:246.75pt;width:243.8pt;height:70.35pt;z-index:251658752;visibility:visible;mso-wrap-distance-left:9pt;mso-wrap-distance-top:0;mso-wrap-distance-right:9pt;mso-wrap-distance-bottom:0;mso-position-horizontal-relative:margin;mso-position-vertical-relative:page;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" stroked="f">
              <v:textbox style="mso-next-textbox:#Tekstni okvir 11" inset="0,0,0,0">
                <w:txbxContent>
                  <w:p w14:paraId="3E64BD57" w14:textId="5F79FB02" w:rsidR="00C1314A" w:rsidRPr="00547407" w:rsidRDefault="00C1314A">
                    <w:pPr>
                      <w:pStyle w:val="4Tekst"/>
                      <w:pPrChange w:id="235" w:author="Stjepan Salopek (ssalopek)" w:date="2021-09-09T15:31:00Z">
                        <w:pPr>
                          <w:pStyle w:val="4Tekst"/>
                          <w:jc w:val="center"/>
                        </w:pPr>
                      </w:pPrChange>
                    </w:pPr>
                  </w:p>
                </w:txbxContent>
              </v:textbox>
              <w10:wrap type="square" anchorx="margin" anchory="page"/>
            </v:shape>
          </w:pict>
        </w:r>
      </w:del>
      <w:r w:rsidR="00965CCC">
        <w:br w:type="page"/>
      </w:r>
    </w:p>
    <w:p w14:paraId="44C5D7AA" w14:textId="28A8D8A7" w:rsidR="00965CCC" w:rsidRDefault="00635134" w:rsidP="00965CCC">
      <w:pPr>
        <w:pStyle w:val="1Naslov"/>
      </w:pPr>
      <w:bookmarkStart w:id="236" w:name="_Toc96010224"/>
      <w:r>
        <w:lastRenderedPageBreak/>
        <w:t>3</w:t>
      </w:r>
      <w:ins w:id="237" w:author="Stjepan Salopek (ssalopek)" w:date="2021-09-09T14:12:00Z">
        <w:r w:rsidR="00093114">
          <w:t>.</w:t>
        </w:r>
      </w:ins>
      <w:r w:rsidR="00840C5E">
        <w:t xml:space="preserve"> </w:t>
      </w:r>
      <w:r w:rsidR="004A0AE0">
        <w:t>STVARANJE APLIKACIJE</w:t>
      </w:r>
      <w:bookmarkEnd w:id="236"/>
    </w:p>
    <w:p w14:paraId="2D9585CE" w14:textId="57AE32C2" w:rsidR="00D52EC0" w:rsidRDefault="0062607B" w:rsidP="00D52EC0">
      <w:pPr>
        <w:pStyle w:val="2Podnaslov"/>
      </w:pPr>
      <w:bookmarkStart w:id="238" w:name="_Toc96010225"/>
      <w:r>
        <w:t>3.1</w:t>
      </w:r>
      <w:ins w:id="239" w:author="Stjepan Salopek (ssalopek)" w:date="2021-09-09T14:51:00Z">
        <w:r w:rsidR="001019C5">
          <w:t>.</w:t>
        </w:r>
      </w:ins>
      <w:r>
        <w:t xml:space="preserve"> </w:t>
      </w:r>
      <w:r w:rsidR="006A5346">
        <w:t>Odabir tehnologija</w:t>
      </w:r>
      <w:bookmarkEnd w:id="238"/>
    </w:p>
    <w:p w14:paraId="1EEA9352" w14:textId="165958CC" w:rsidR="00180B53" w:rsidRPr="00180B53" w:rsidRDefault="00180B53" w:rsidP="00180B53">
      <w:pPr>
        <w:pStyle w:val="4Tekst"/>
      </w:pPr>
      <w:r>
        <w:t>U sljedećim odlomcima obradit će se razne tehnologije i alati koji se mogu koristiti pri izradi aplikacije prepoznavanja teksta, te navesti i obrazložiti konačni odabir istih.</w:t>
      </w:r>
    </w:p>
    <w:p w14:paraId="5090E01E" w14:textId="478B3094" w:rsidR="00E14152" w:rsidRPr="00E14152" w:rsidRDefault="00E14152" w:rsidP="00E14152">
      <w:pPr>
        <w:pStyle w:val="3PodnaslovMali"/>
      </w:pPr>
      <w:bookmarkStart w:id="240" w:name="_Toc96010226"/>
      <w:r>
        <w:t>3.1.1</w:t>
      </w:r>
      <w:ins w:id="241" w:author="Stjepan Salopek (ssalopek)" w:date="2021-09-09T14:51:00Z">
        <w:r w:rsidR="001019C5">
          <w:t>.</w:t>
        </w:r>
      </w:ins>
      <w:r>
        <w:t xml:space="preserve"> Python programski jezik</w:t>
      </w:r>
      <w:bookmarkEnd w:id="240"/>
    </w:p>
    <w:p w14:paraId="534C388B" w14:textId="6108DD21" w:rsidR="00D15330" w:rsidRDefault="00151643" w:rsidP="002E07A2">
      <w:pPr>
        <w:pStyle w:val="4Tekst"/>
      </w:pPr>
      <w:r>
        <w:t>Za stvaranje aplikacije strojnog učenja koristi se Python programski jezik</w:t>
      </w:r>
      <w:r w:rsidR="00476098">
        <w:t xml:space="preserve"> koji je jedan od najpopularnijih kada je u pitanju umjetna inteligencija. Unutar jezika </w:t>
      </w:r>
      <w:r w:rsidR="00653D24">
        <w:t xml:space="preserve">postoje mnogi paketi </w:t>
      </w:r>
      <w:r w:rsidR="0035262A">
        <w:t>namijenjeni za strojno učenje</w:t>
      </w:r>
      <w:r w:rsidR="00D2440E">
        <w:t>.</w:t>
      </w:r>
      <w:r w:rsidR="00994AFD">
        <w:t xml:space="preserve"> </w:t>
      </w:r>
      <w:r w:rsidR="00C43DA9">
        <w:t>Ukratko će se navesti jedni od najpopularnijih paketa</w:t>
      </w:r>
      <w:r w:rsidR="00543E84">
        <w:t xml:space="preserve"> ili biblioteka -</w:t>
      </w:r>
      <w:r w:rsidR="00C43DA9">
        <w:t xml:space="preserve"> TensorFlow i PyTorch. </w:t>
      </w:r>
      <w:r w:rsidR="000E47B1">
        <w:t>Potonji je odabran</w:t>
      </w:r>
      <w:r w:rsidR="00C43DA9">
        <w:t xml:space="preserve"> </w:t>
      </w:r>
      <w:r w:rsidR="008748C5">
        <w:t xml:space="preserve">za izradu seminarskog rada zbog jednostavnosti uporabe </w:t>
      </w:r>
      <w:r w:rsidR="008847E2">
        <w:t>i intuitivne izvedbe.</w:t>
      </w:r>
    </w:p>
    <w:p w14:paraId="2C181FB2" w14:textId="729F6363" w:rsidR="00F94EAC" w:rsidRDefault="00F94EAC" w:rsidP="00F94EAC">
      <w:pPr>
        <w:pStyle w:val="3PodnaslovMali"/>
      </w:pPr>
      <w:bookmarkStart w:id="242" w:name="_Toc96010227"/>
      <w:r>
        <w:t>3.1.2</w:t>
      </w:r>
      <w:ins w:id="243" w:author="Stjepan Salopek (ssalopek)" w:date="2021-09-09T14:51:00Z">
        <w:r w:rsidR="001019C5">
          <w:t>.</w:t>
        </w:r>
      </w:ins>
      <w:r>
        <w:t xml:space="preserve"> Jupyter Bilježnice</w:t>
      </w:r>
      <w:bookmarkEnd w:id="242"/>
    </w:p>
    <w:p w14:paraId="1A870CAD" w14:textId="61206125" w:rsidR="00F94EAC" w:rsidRPr="007B4B11" w:rsidRDefault="00F94EAC" w:rsidP="00F94EAC">
      <w:pPr>
        <w:pStyle w:val="4Tekst"/>
      </w:pPr>
      <w:r>
        <w:t>Jupyter Bilježnice (eng</w:t>
      </w:r>
      <w:ins w:id="244" w:author="Stjepan Salopek (ssalopek)" w:date="2021-09-10T11:41:00Z">
        <w:r w:rsidR="00CF258C">
          <w:t>l</w:t>
        </w:r>
      </w:ins>
      <w:r>
        <w:t xml:space="preserve">. </w:t>
      </w:r>
      <w:r>
        <w:rPr>
          <w:i/>
          <w:iCs/>
        </w:rPr>
        <w:t>Jupyter Notebooks</w:t>
      </w:r>
      <w:r>
        <w:t xml:space="preserve">) su razvojna okruženja smještena na javnom ili lokalnom serveru koja omogućuju </w:t>
      </w:r>
      <w:r w:rsidR="007B4B11">
        <w:t>pisanje Python kôda, naredbi komandne linije (eng</w:t>
      </w:r>
      <w:ins w:id="245" w:author="Stjepan Salopek (ssalopek)" w:date="2021-09-10T11:41:00Z">
        <w:r w:rsidR="00CF258C">
          <w:t>l</w:t>
        </w:r>
      </w:ins>
      <w:r w:rsidR="007B4B11">
        <w:t xml:space="preserve">. </w:t>
      </w:r>
      <w:r w:rsidR="007B4B11">
        <w:rPr>
          <w:i/>
          <w:iCs/>
        </w:rPr>
        <w:t>command-line</w:t>
      </w:r>
      <w:r w:rsidR="007B4B11">
        <w:t xml:space="preserve">) </w:t>
      </w:r>
      <w:r w:rsidR="00180B53">
        <w:t>i</w:t>
      </w:r>
      <w:r w:rsidR="007B4B11">
        <w:t xml:space="preserve"> još mnogo toga. Imaju sposobnost prikaza formatiranog teksta</w:t>
      </w:r>
      <w:r w:rsidR="00180B53">
        <w:t xml:space="preserve"> poput HTMLa</w:t>
      </w:r>
      <w:r w:rsidR="007B4B11">
        <w:t xml:space="preserve">, a često se koriste kao demonstracije funkcionalnosti ili pri obradi </w:t>
      </w:r>
      <w:r w:rsidR="00180B53">
        <w:t xml:space="preserve">velikih </w:t>
      </w:r>
      <w:r w:rsidR="007B4B11">
        <w:t>podataka, primjerice u strojnom učenju.</w:t>
      </w:r>
    </w:p>
    <w:p w14:paraId="16311945" w14:textId="3E228243" w:rsidR="00E14152" w:rsidRDefault="00E14152" w:rsidP="00E14152">
      <w:pPr>
        <w:pStyle w:val="3PodnaslovMali"/>
      </w:pPr>
      <w:bookmarkStart w:id="246" w:name="_Toc96010228"/>
      <w:r>
        <w:t>3.1.</w:t>
      </w:r>
      <w:r w:rsidR="00F94EAC">
        <w:t>3</w:t>
      </w:r>
      <w:ins w:id="247" w:author="Stjepan Salopek (ssalopek)" w:date="2021-09-09T14:52:00Z">
        <w:r w:rsidR="001019C5">
          <w:t>.</w:t>
        </w:r>
      </w:ins>
      <w:r>
        <w:t xml:space="preserve"> Colaboratory</w:t>
      </w:r>
      <w:bookmarkEnd w:id="246"/>
    </w:p>
    <w:p w14:paraId="7091AC64" w14:textId="3D858230" w:rsidR="00E14152" w:rsidRPr="00E14152" w:rsidRDefault="00E14152" w:rsidP="00E14152">
      <w:pPr>
        <w:pStyle w:val="4Tekst"/>
      </w:pPr>
      <w:r>
        <w:t xml:space="preserve">Colaboratory ili </w:t>
      </w:r>
      <w:r w:rsidR="007B4B11">
        <w:t xml:space="preserve">Google Colab proizvod je Googlea koji omogućuje udaljeno spajanje na Jupyter Bilježnice. Može se otvoriti u mrežnom pregledniku, a najčešće se koristi za demonstracije Python kôda te u svrhe strojnog učenja. Njegova najveća prednost je što, uz korištenje procesorske snage na Googleovim računalima, omogućuje i besplatan, </w:t>
      </w:r>
      <w:r w:rsidR="00180B53">
        <w:t>ali</w:t>
      </w:r>
      <w:r w:rsidR="007B4B11">
        <w:t xml:space="preserve"> vremenski ograničen pristup grafičkim karticama</w:t>
      </w:r>
      <w:r w:rsidR="001C360E">
        <w:t xml:space="preserve"> koje </w:t>
      </w:r>
      <w:r w:rsidR="00180B53">
        <w:t xml:space="preserve">višestruko </w:t>
      </w:r>
      <w:r w:rsidR="001C360E">
        <w:t>ubrzavaju treniranje modela neuronske mreže. Iz tog razloga odabran je za razvojno okruženje u kojemu je napisan praktični dio rada.</w:t>
      </w:r>
    </w:p>
    <w:p w14:paraId="680B9DEC" w14:textId="32EFBA5D" w:rsidR="00E14152" w:rsidRDefault="00E14152" w:rsidP="00E14152">
      <w:pPr>
        <w:pStyle w:val="3PodnaslovMali"/>
      </w:pPr>
      <w:bookmarkStart w:id="248" w:name="_Toc96010229"/>
      <w:r>
        <w:t>3.1.</w:t>
      </w:r>
      <w:r w:rsidR="00F94EAC">
        <w:t>4</w:t>
      </w:r>
      <w:ins w:id="249" w:author="Stjepan Salopek (ssalopek)" w:date="2021-09-09T14:52:00Z">
        <w:r w:rsidR="001019C5">
          <w:t>.</w:t>
        </w:r>
      </w:ins>
      <w:r>
        <w:t xml:space="preserve"> TensorFlow</w:t>
      </w:r>
      <w:bookmarkEnd w:id="248"/>
    </w:p>
    <w:p w14:paraId="2597A6A9" w14:textId="1210841F" w:rsidR="002E07A2" w:rsidRDefault="00D2440E" w:rsidP="002E07A2">
      <w:pPr>
        <w:pStyle w:val="4Tekst"/>
      </w:pPr>
      <w:r>
        <w:t xml:space="preserve">TensorFlow je </w:t>
      </w:r>
      <w:r w:rsidR="002900DE">
        <w:t xml:space="preserve">paket otvorenog kôda namijenjen za </w:t>
      </w:r>
      <w:r w:rsidR="003615F1">
        <w:t>numeričke izračune visokih performansi</w:t>
      </w:r>
      <w:r w:rsidR="00AF29D8">
        <w:t xml:space="preserve"> korištenjem</w:t>
      </w:r>
      <w:r w:rsidR="0011365F">
        <w:t xml:space="preserve"> grafova protoka podataka (eng</w:t>
      </w:r>
      <w:ins w:id="250" w:author="Stjepan Salopek (ssalopek)" w:date="2021-09-10T11:42:00Z">
        <w:r w:rsidR="00CF258C">
          <w:t>l</w:t>
        </w:r>
      </w:ins>
      <w:r w:rsidR="0011365F">
        <w:t xml:space="preserve">. </w:t>
      </w:r>
      <w:r w:rsidR="0011365F">
        <w:rPr>
          <w:i/>
          <w:iCs/>
        </w:rPr>
        <w:t>Data flow graph</w:t>
      </w:r>
      <w:r w:rsidR="0011365F">
        <w:t>)</w:t>
      </w:r>
      <w:r w:rsidR="003615F1">
        <w:t>.</w:t>
      </w:r>
      <w:r w:rsidR="006A5346">
        <w:t xml:space="preserve"> U pozadini TensorFlow je </w:t>
      </w:r>
      <w:r w:rsidR="00441E16">
        <w:t xml:space="preserve">radni okvir koji izvodi računske operacije </w:t>
      </w:r>
      <w:del w:id="251" w:author="Stjepan Salopek (ssalopek)" w:date="2022-01-25T15:12:00Z">
        <w:r w:rsidR="00441E16" w:rsidDel="00164BFB">
          <w:delText>pomoću tenzora</w:delText>
        </w:r>
      </w:del>
      <w:ins w:id="252" w:author="Stjepan Salopek (ssalopek)" w:date="2022-01-25T15:12:00Z">
        <w:r w:rsidR="00164BFB">
          <w:t>tenzorima</w:t>
        </w:r>
      </w:ins>
      <w:r w:rsidR="00441E16">
        <w:t xml:space="preserve">. </w:t>
      </w:r>
      <w:r w:rsidR="00D50A95">
        <w:t xml:space="preserve">Prednosti uključuju mnoge algoritme unutar paketa, ogromnu zajednicu, </w:t>
      </w:r>
      <w:r w:rsidR="005A5DC4">
        <w:t xml:space="preserve">podršku </w:t>
      </w:r>
      <w:r w:rsidR="005A5DC4">
        <w:lastRenderedPageBreak/>
        <w:t xml:space="preserve">rada kroz više grafičkih kartica i procesora. Nedostaci su </w:t>
      </w:r>
      <w:del w:id="253" w:author="Stjepan Salopek (ssalopek)" w:date="2022-01-25T15:13:00Z">
        <w:r w:rsidR="003E2F18" w:rsidDel="00164BFB">
          <w:delText xml:space="preserve">vrlo </w:delText>
        </w:r>
      </w:del>
      <w:r w:rsidR="003E2F18">
        <w:t>niža brzina izvođenja u odnosu na druge</w:t>
      </w:r>
      <w:r w:rsidR="00180B53">
        <w:t xml:space="preserve"> biblioteke</w:t>
      </w:r>
      <w:r w:rsidR="00892171">
        <w:t>, ali i težina učenja za početnike.</w:t>
      </w:r>
      <w:del w:id="254" w:author="Stjepan Salopek (ssalopek)" w:date="2022-01-25T15:13:00Z">
        <w:r w:rsidR="00E621BE" w:rsidDel="00164BFB">
          <w:delText>relativn</w:delText>
        </w:r>
        <w:r w:rsidR="00180B53" w:rsidDel="00164BFB">
          <w:delText>o vi</w:delText>
        </w:r>
      </w:del>
    </w:p>
    <w:p w14:paraId="3C1008DE" w14:textId="650CEC19" w:rsidR="00E14152" w:rsidRDefault="00E14152" w:rsidP="00E14152">
      <w:pPr>
        <w:pStyle w:val="3PodnaslovMali"/>
      </w:pPr>
      <w:bookmarkStart w:id="255" w:name="_Toc96010230"/>
      <w:r>
        <w:t>3.1.</w:t>
      </w:r>
      <w:r w:rsidR="00F94EAC">
        <w:t>5</w:t>
      </w:r>
      <w:ins w:id="256" w:author="Stjepan Salopek (ssalopek)" w:date="2021-09-09T14:52:00Z">
        <w:r w:rsidR="001019C5">
          <w:t>.</w:t>
        </w:r>
      </w:ins>
      <w:r>
        <w:t xml:space="preserve"> PyTorch</w:t>
      </w:r>
      <w:bookmarkEnd w:id="255"/>
    </w:p>
    <w:p w14:paraId="6E43F86E" w14:textId="5151B29D" w:rsidR="00391881" w:rsidRDefault="002E07A2" w:rsidP="007A20D5">
      <w:pPr>
        <w:pStyle w:val="4Tekst"/>
        <w:rPr>
          <w:noProof/>
        </w:rPr>
      </w:pPr>
      <w:r>
        <w:t>PyTorch je popularna biblioteka strojnog učenja za programski jezik Python, baziran na biblioteci Torch implementiranoj u programskim jezicima C i Lua. Izradio ga je Facebook, a koriste ga mnoge velike korporacije poput Twittera. Prednosti uključuju mnoge sposobnosti dubokog učenja i algoritama, korištenje grafičke kartice za ubrzanje računanja te</w:t>
      </w:r>
      <w:r w:rsidR="009A3AAF">
        <w:t xml:space="preserve"> mnogo</w:t>
      </w:r>
      <w:r w:rsidR="0075358D">
        <w:t xml:space="preserve"> istreniranih modela</w:t>
      </w:r>
      <w:r>
        <w:t xml:space="preserve">. Nedostaci su vezani za </w:t>
      </w:r>
      <w:r w:rsidR="0075358D">
        <w:t>relativno mladu dob</w:t>
      </w:r>
      <w:r>
        <w:t>, a to su manjak resursa na internetu u odnosu na druge biblioteke</w:t>
      </w:r>
      <w:r w:rsidR="00391881">
        <w:t>.</w:t>
      </w:r>
    </w:p>
    <w:p w14:paraId="1B9B90A6" w14:textId="2CCFF81A" w:rsidR="00AB23B8" w:rsidRDefault="001C360E" w:rsidP="00391881">
      <w:pPr>
        <w:pStyle w:val="4Tekst"/>
        <w:rPr>
          <w:noProof/>
        </w:rPr>
      </w:pPr>
      <w:r>
        <w:rPr>
          <w:noProof/>
        </w:rPr>
        <w:t>Sedma</w:t>
      </w:r>
      <w:r w:rsidR="008847E2">
        <w:rPr>
          <w:noProof/>
        </w:rPr>
        <w:t xml:space="preserve"> slika prikazuje trendove pretrage</w:t>
      </w:r>
      <w:ins w:id="257" w:author="Stjepan Salopek (ssalopek)" w:date="2022-01-25T15:13:00Z">
        <w:r w:rsidR="00164BFB">
          <w:rPr>
            <w:noProof/>
          </w:rPr>
          <w:t xml:space="preserve"> na </w:t>
        </w:r>
      </w:ins>
      <w:ins w:id="258" w:author="Stjepan Salopek (ssalopek)" w:date="2022-01-25T15:14:00Z">
        <w:r w:rsidR="00164BFB">
          <w:rPr>
            <w:noProof/>
          </w:rPr>
          <w:t>Googleovoj tražilici</w:t>
        </w:r>
      </w:ins>
      <w:r w:rsidR="00C72D43">
        <w:rPr>
          <w:noProof/>
        </w:rPr>
        <w:t>. Može se uočiti</w:t>
      </w:r>
      <w:r w:rsidR="00391881">
        <w:rPr>
          <w:noProof/>
        </w:rPr>
        <w:t xml:space="preserve"> </w:t>
      </w:r>
      <w:r w:rsidR="002A0361">
        <w:rPr>
          <w:noProof/>
        </w:rPr>
        <w:t>da je TensorFlow</w:t>
      </w:r>
      <w:r w:rsidR="00007792">
        <w:rPr>
          <w:noProof/>
        </w:rPr>
        <w:t>, označen crvenom bojom,</w:t>
      </w:r>
      <w:r w:rsidR="002A0361">
        <w:rPr>
          <w:noProof/>
        </w:rPr>
        <w:t xml:space="preserve"> dugo vremena bio </w:t>
      </w:r>
      <w:r>
        <w:rPr>
          <w:noProof/>
        </w:rPr>
        <w:t>popularniji</w:t>
      </w:r>
      <w:r w:rsidR="002A0361">
        <w:rPr>
          <w:noProof/>
        </w:rPr>
        <w:t xml:space="preserve"> na tržištu, </w:t>
      </w:r>
      <w:r w:rsidR="00332853">
        <w:rPr>
          <w:noProof/>
        </w:rPr>
        <w:t xml:space="preserve">no da je u zadnje vrijeme otprilike jednako popularan </w:t>
      </w:r>
      <w:ins w:id="259" w:author="Stjepan Salopek (ssalopek)" w:date="2022-01-25T15:14:00Z">
        <w:r w:rsidR="00164BFB">
          <w:rPr>
            <w:noProof/>
          </w:rPr>
          <w:t xml:space="preserve">kao </w:t>
        </w:r>
      </w:ins>
      <w:del w:id="260" w:author="Stjepan Salopek (ssalopek)" w:date="2022-01-25T15:14:00Z">
        <w:r w:rsidR="00332853" w:rsidDel="00164BFB">
          <w:rPr>
            <w:noProof/>
          </w:rPr>
          <w:delText xml:space="preserve">na Google tražilici kao što je to </w:delText>
        </w:r>
      </w:del>
      <w:r w:rsidR="00332853">
        <w:rPr>
          <w:noProof/>
        </w:rPr>
        <w:t>PyTorch.</w:t>
      </w:r>
    </w:p>
    <w:p w14:paraId="068E12B7" w14:textId="77777777" w:rsidR="00AB23B8" w:rsidRDefault="00AB23B8" w:rsidP="00AB23B8">
      <w:pPr>
        <w:pStyle w:val="4Tekst"/>
        <w:keepNext/>
        <w:jc w:val="center"/>
      </w:pPr>
      <w:r>
        <w:rPr>
          <w:noProof/>
        </w:rPr>
        <w:drawing>
          <wp:inline distT="0" distB="0" distL="0" distR="0" wp14:anchorId="6ACC3C72" wp14:editId="3837CBD0">
            <wp:extent cx="5756275" cy="1593215"/>
            <wp:effectExtent l="0" t="0" r="0" b="0"/>
            <wp:docPr id="9" name="Slika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37099B3" w14:textId="106B0BF6" w:rsidR="00AB23B8" w:rsidRDefault="00AB23B8" w:rsidP="00AB23B8">
      <w:pPr>
        <w:pStyle w:val="4Tekst"/>
        <w:jc w:val="center"/>
      </w:pPr>
      <w:bookmarkStart w:id="261" w:name="_Toc96010272"/>
      <w:r>
        <w:t xml:space="preserve">Slika </w:t>
      </w:r>
      <w:r w:rsidR="005D28E5">
        <w:fldChar w:fldCharType="begin"/>
      </w:r>
      <w:r w:rsidR="005D28E5">
        <w:instrText xml:space="preserve"> SEQ Slika \* ARABIC </w:instrText>
      </w:r>
      <w:r w:rsidR="005D28E5">
        <w:fldChar w:fldCharType="separate"/>
      </w:r>
      <w:r>
        <w:rPr>
          <w:noProof/>
        </w:rPr>
        <w:t>7</w:t>
      </w:r>
      <w:r w:rsidR="005D28E5">
        <w:rPr>
          <w:noProof/>
        </w:rPr>
        <w:fldChar w:fldCharType="end"/>
      </w:r>
      <w:r>
        <w:t xml:space="preserve">. Vremenski prikaz pretraživanja riječi </w:t>
      </w:r>
      <w:r w:rsidRPr="00007792">
        <w:rPr>
          <w:i/>
          <w:iCs/>
        </w:rPr>
        <w:t>tensorflow</w:t>
      </w:r>
      <w:r w:rsidR="00007792">
        <w:t xml:space="preserve"> i </w:t>
      </w:r>
      <w:r w:rsidRPr="00007792">
        <w:rPr>
          <w:i/>
          <w:iCs/>
        </w:rPr>
        <w:t>pytorch</w:t>
      </w:r>
      <w:bookmarkEnd w:id="261"/>
    </w:p>
    <w:p w14:paraId="52EBA337" w14:textId="64114B99" w:rsidR="006C2582" w:rsidRPr="00391881" w:rsidRDefault="006C2582" w:rsidP="00AB23B8">
      <w:pPr>
        <w:pStyle w:val="4Tekst"/>
        <w:jc w:val="center"/>
      </w:pPr>
      <w:r>
        <w:br w:type="page"/>
      </w:r>
    </w:p>
    <w:p w14:paraId="58D9AE5B" w14:textId="212C52FD" w:rsidR="00962BDD" w:rsidRDefault="0062607B" w:rsidP="00962BDD">
      <w:pPr>
        <w:pStyle w:val="2Podnaslov"/>
      </w:pPr>
      <w:bookmarkStart w:id="262" w:name="_Toc96010231"/>
      <w:r>
        <w:lastRenderedPageBreak/>
        <w:t>3.2</w:t>
      </w:r>
      <w:ins w:id="263" w:author="Stjepan Salopek (ssalopek)" w:date="2021-09-09T14:52:00Z">
        <w:r w:rsidR="001019C5">
          <w:t>.</w:t>
        </w:r>
      </w:ins>
      <w:r>
        <w:t xml:space="preserve"> </w:t>
      </w:r>
      <w:r w:rsidR="00962BDD">
        <w:t>Teorija</w:t>
      </w:r>
      <w:r w:rsidR="00CC1D44">
        <w:t xml:space="preserve"> i funkcionalnosti potrebni za izradu</w:t>
      </w:r>
      <w:bookmarkEnd w:id="262"/>
    </w:p>
    <w:p w14:paraId="07259D4C" w14:textId="7CB03869" w:rsidR="006C2582" w:rsidRPr="00FB7E80" w:rsidRDefault="00077154" w:rsidP="00825BED">
      <w:pPr>
        <w:pStyle w:val="4Tekst"/>
      </w:pPr>
      <w:r>
        <w:t xml:space="preserve">Ranije u radu </w:t>
      </w:r>
      <w:r w:rsidR="009D2BA5">
        <w:t xml:space="preserve">navedena </w:t>
      </w:r>
      <w:r w:rsidR="00892171">
        <w:t xml:space="preserve">je </w:t>
      </w:r>
      <w:r w:rsidR="009D2BA5">
        <w:t>relevantna teorija za seminarski rad. U sljedećim odlomcima detaljnije će se obraditi dijelovi vezani za izradu aplikacije strojnog učenja.</w:t>
      </w:r>
      <w:r w:rsidR="00B01A38">
        <w:t xml:space="preserve"> </w:t>
      </w:r>
      <w:r w:rsidR="001C360E">
        <w:t>Obradit će se</w:t>
      </w:r>
      <w:r w:rsidR="00CC1D44">
        <w:t xml:space="preserve"> podatkovna struktura tenzora,</w:t>
      </w:r>
      <w:r w:rsidR="00D633D5">
        <w:t xml:space="preserve"> rad neuronske mreže kroz</w:t>
      </w:r>
      <w:r w:rsidR="007F3EA2">
        <w:t xml:space="preserve"> uobičajenu i </w:t>
      </w:r>
      <w:del w:id="264" w:author="Stjepan Salopek (ssalopek)" w:date="2021-09-09T16:41:00Z">
        <w:r w:rsidR="007F3EA2" w:rsidDel="0055277B">
          <w:delText>unazadnu propagaciju</w:delText>
        </w:r>
      </w:del>
      <w:ins w:id="265" w:author="Stjepan Salopek (ssalopek)" w:date="2021-09-09T16:41:00Z">
        <w:r w:rsidR="0055277B">
          <w:t>propagaciju unazad</w:t>
        </w:r>
      </w:ins>
      <w:r w:rsidR="00C35D6B">
        <w:t xml:space="preserve"> te kreiranje klase koja predstavlja neuronsku mrežu.</w:t>
      </w:r>
      <w:r w:rsidR="00FB7E80">
        <w:t xml:space="preserve"> </w:t>
      </w:r>
      <w:r w:rsidR="00892171">
        <w:t>Koristit će se</w:t>
      </w:r>
      <w:del w:id="266" w:author="Stjepan Salopek (ssalopek)" w:date="2022-01-25T15:14:00Z">
        <w:r w:rsidR="00FB7E80" w:rsidDel="00B96479">
          <w:delText xml:space="preserve">Rad </w:delText>
        </w:r>
      </w:del>
      <w:r w:rsidR="00892171">
        <w:t xml:space="preserve"> </w:t>
      </w:r>
      <w:r w:rsidR="00FB7E80">
        <w:rPr>
          <w:i/>
          <w:iCs/>
        </w:rPr>
        <w:t>feedforward</w:t>
      </w:r>
      <w:r w:rsidR="00FB7E80">
        <w:t xml:space="preserve"> tip mreže.</w:t>
      </w:r>
    </w:p>
    <w:p w14:paraId="58E0EBC9" w14:textId="4C05DA95" w:rsidR="00CB7772" w:rsidRDefault="0062607B" w:rsidP="00CB7772">
      <w:pPr>
        <w:pStyle w:val="3PodnaslovMali"/>
      </w:pPr>
      <w:bookmarkStart w:id="267" w:name="_Toc96010232"/>
      <w:r>
        <w:t>3.2.1</w:t>
      </w:r>
      <w:ins w:id="268" w:author="Stjepan Salopek (ssalopek)" w:date="2021-09-09T14:52:00Z">
        <w:r w:rsidR="001019C5">
          <w:t>.</w:t>
        </w:r>
      </w:ins>
      <w:r>
        <w:t xml:space="preserve"> </w:t>
      </w:r>
      <w:r w:rsidR="00CB7772">
        <w:t>Tenzori</w:t>
      </w:r>
      <w:bookmarkEnd w:id="267"/>
    </w:p>
    <w:p w14:paraId="78D08984" w14:textId="7B3AE802" w:rsidR="00D66B19" w:rsidRDefault="00E64870" w:rsidP="00CB7772">
      <w:pPr>
        <w:pStyle w:val="4Tekst"/>
      </w:pPr>
      <w:r>
        <w:t xml:space="preserve">Tenzor je </w:t>
      </w:r>
      <w:r w:rsidR="008159CC">
        <w:t xml:space="preserve">izraz posuđen iz matematike, a u </w:t>
      </w:r>
      <w:r w:rsidR="00442D0A">
        <w:t>strojnom učenju označava strukturu sličnu</w:t>
      </w:r>
      <w:r w:rsidR="0006253B">
        <w:t xml:space="preserve"> matricama </w:t>
      </w:r>
      <w:del w:id="269" w:author="Stjepan Salopek (ssalopek)" w:date="2022-01-25T15:15:00Z">
        <w:r w:rsidR="0006253B" w:rsidDel="00B96479">
          <w:delText>više dimenzija</w:delText>
        </w:r>
      </w:del>
      <w:ins w:id="270" w:author="Stjepan Salopek (ssalopek)" w:date="2022-01-25T15:15:00Z">
        <w:r w:rsidR="00B96479">
          <w:t>višeg reda</w:t>
        </w:r>
      </w:ins>
      <w:r w:rsidR="0006253B">
        <w:t>.</w:t>
      </w:r>
      <w:r w:rsidR="00AD49E0">
        <w:t xml:space="preserve"> Tenzori</w:t>
      </w:r>
      <w:r w:rsidR="001E1CFF">
        <w:t xml:space="preserve"> u PyTorchu</w:t>
      </w:r>
      <w:r w:rsidR="00AD49E0">
        <w:t xml:space="preserve"> </w:t>
      </w:r>
      <w:del w:id="271" w:author="Stjepan Salopek (ssalopek)" w:date="2022-01-25T15:15:00Z">
        <w:r w:rsidR="00AD49E0" w:rsidDel="00B96479">
          <w:delText>se sastoje</w:delText>
        </w:r>
      </w:del>
      <w:ins w:id="272" w:author="Stjepan Salopek (ssalopek)" w:date="2022-01-25T15:15:00Z">
        <w:r w:rsidR="00B96479">
          <w:t>sastoje se</w:t>
        </w:r>
      </w:ins>
      <w:r w:rsidR="000A03F6">
        <w:t xml:space="preserve"> </w:t>
      </w:r>
      <w:r w:rsidR="00E9334E">
        <w:t>od jednog tipa podatka, najčešće</w:t>
      </w:r>
      <w:r w:rsidR="00442D0A">
        <w:t xml:space="preserve"> </w:t>
      </w:r>
      <w:r w:rsidR="00154A74">
        <w:t xml:space="preserve">od realnog broja širine 16, 32 ili 64 bitova, a može i biti kompleksan broj širine do 128 bitova, </w:t>
      </w:r>
      <w:r w:rsidR="00912A08">
        <w:rPr>
          <w:i/>
          <w:iCs/>
        </w:rPr>
        <w:t>boolean</w:t>
      </w:r>
      <w:r w:rsidR="00912A08">
        <w:t xml:space="preserve"> vrijednost ili cijeli broj širine do 64 bita.</w:t>
      </w:r>
    </w:p>
    <w:p w14:paraId="2533B00B" w14:textId="45EA1ECA" w:rsidR="00740B09" w:rsidRDefault="0062607B" w:rsidP="00740B09">
      <w:pPr>
        <w:pStyle w:val="3PodnaslovMali"/>
      </w:pPr>
      <w:bookmarkStart w:id="273" w:name="_Toc96010233"/>
      <w:r>
        <w:t>3.2.2</w:t>
      </w:r>
      <w:ins w:id="274" w:author="Stjepan Salopek (ssalopek)" w:date="2021-09-09T14:52:00Z">
        <w:r w:rsidR="001019C5">
          <w:t>.</w:t>
        </w:r>
      </w:ins>
      <w:r>
        <w:t xml:space="preserve"> </w:t>
      </w:r>
      <w:r w:rsidR="002B074B">
        <w:t>Uobičajena propagacija neuronske mreže</w:t>
      </w:r>
      <w:bookmarkEnd w:id="273"/>
    </w:p>
    <w:p w14:paraId="15559D1B" w14:textId="1BE751E4" w:rsidR="000117D2" w:rsidRDefault="00890CA8" w:rsidP="000117D2">
      <w:pPr>
        <w:pStyle w:val="4Tekst"/>
      </w:pPr>
      <w:r>
        <w:t xml:space="preserve">Neuronske mreže </w:t>
      </w:r>
      <w:r w:rsidR="007E75F6">
        <w:t xml:space="preserve">ranije su opisane </w:t>
      </w:r>
      <w:r>
        <w:t xml:space="preserve">kao mreže u kojima se informacije kreću prema izlazu koji se može </w:t>
      </w:r>
      <w:r w:rsidR="007E75F6">
        <w:t>promatrati</w:t>
      </w:r>
      <w:r>
        <w:t xml:space="preserve"> kao sloj</w:t>
      </w:r>
      <w:r w:rsidR="007E75F6">
        <w:t xml:space="preserve"> jednog ili više neurona</w:t>
      </w:r>
      <w:r w:rsidR="00892171">
        <w:t>, ovisno o potrebama</w:t>
      </w:r>
      <w:r>
        <w:t>.</w:t>
      </w:r>
      <w:r w:rsidR="00955A61">
        <w:t xml:space="preserve"> Neuroni su povezani standardnim linearnim funkcijama oblika</w:t>
      </w:r>
      <w:ins w:id="275" w:author="Stjepan Salopek (ssalopek)" w:date="2021-09-09T14:54:00Z">
        <w:r w:rsidR="002F3835">
          <w:br/>
        </w:r>
      </w:ins>
      <w:del w:id="276" w:author="Stjepan Salopek (ssalopek)" w:date="2021-09-09T14:54:00Z">
        <w:r w:rsidR="00955A61" w:rsidDel="002F3835">
          <w:delText xml:space="preserve"> </w:delText>
        </w:r>
      </w:del>
      <m:oMath>
        <m:r>
          <w:rPr>
            <w:rFonts w:ascii="Cambria Math" w:hAnsi="Cambria Math"/>
          </w:rPr>
          <m:t>f(x) = a*x+b</m:t>
        </m:r>
      </m:oMath>
      <w:r w:rsidR="00E178EA">
        <w:t>.</w:t>
      </w:r>
    </w:p>
    <w:p w14:paraId="64C60381" w14:textId="3FA51505" w:rsidR="00D17DE1" w:rsidRDefault="00D17DE1" w:rsidP="000117D2">
      <w:pPr>
        <w:pStyle w:val="4Tekst"/>
      </w:pPr>
      <w:r>
        <w:t>Parametar „</w:t>
      </w:r>
      <m:oMath>
        <m:r>
          <w:rPr>
            <w:rFonts w:ascii="Cambria Math" w:hAnsi="Cambria Math"/>
          </w:rPr>
          <m:t>a</m:t>
        </m:r>
      </m:oMath>
      <w:r>
        <w:t xml:space="preserve">“ linearne funkcije naziva se </w:t>
      </w:r>
      <w:r w:rsidR="001C360E">
        <w:t>težina</w:t>
      </w:r>
      <w:r w:rsidR="0090417F">
        <w:t xml:space="preserve"> (eng</w:t>
      </w:r>
      <w:ins w:id="277" w:author="Stjepan Salopek (ssalopek)" w:date="2021-09-09T14:54:00Z">
        <w:r w:rsidR="002F3835">
          <w:t>l</w:t>
        </w:r>
      </w:ins>
      <w:r w:rsidR="0090417F">
        <w:t xml:space="preserve">. </w:t>
      </w:r>
      <w:r w:rsidR="0090417F">
        <w:rPr>
          <w:i/>
          <w:iCs/>
        </w:rPr>
        <w:t>weight</w:t>
      </w:r>
      <w:r w:rsidR="0090417F">
        <w:t>), parametar „</w:t>
      </w:r>
      <m:oMath>
        <m:r>
          <w:rPr>
            <w:rFonts w:ascii="Cambria Math" w:hAnsi="Cambria Math"/>
          </w:rPr>
          <m:t>b</m:t>
        </m:r>
      </m:oMath>
      <w:r w:rsidR="0090417F">
        <w:t>“ označava sklonost</w:t>
      </w:r>
      <w:r w:rsidR="00247AEB">
        <w:t xml:space="preserve"> (eng</w:t>
      </w:r>
      <w:ins w:id="278" w:author="Stjepan Salopek (ssalopek)" w:date="2021-09-09T14:54:00Z">
        <w:r w:rsidR="002F3835">
          <w:t>l</w:t>
        </w:r>
      </w:ins>
      <w:r w:rsidR="00247AEB">
        <w:t xml:space="preserve">. </w:t>
      </w:r>
      <w:del w:id="279" w:author="Stjepan Salopek (ssalopek)" w:date="2021-09-09T16:42:00Z">
        <w:r w:rsidR="002F3835" w:rsidDel="0055277B">
          <w:rPr>
            <w:i/>
            <w:iCs/>
          </w:rPr>
          <w:delText>B</w:delText>
        </w:r>
        <w:r w:rsidR="00247AEB" w:rsidDel="0055277B">
          <w:rPr>
            <w:i/>
            <w:iCs/>
          </w:rPr>
          <w:delText>ias</w:delText>
        </w:r>
      </w:del>
      <w:ins w:id="280" w:author="Stjepan Salopek (ssalopek)" w:date="2021-09-09T16:42:00Z">
        <w:r w:rsidR="0055277B">
          <w:rPr>
            <w:i/>
            <w:iCs/>
          </w:rPr>
          <w:t>bias</w:t>
        </w:r>
      </w:ins>
      <w:r w:rsidR="00247AEB">
        <w:t>). Mrež</w:t>
      </w:r>
      <w:r w:rsidR="00F96039">
        <w:t xml:space="preserve">a bez ikakvih promjena ima konstantne </w:t>
      </w:r>
      <w:r w:rsidR="001C360E">
        <w:t>težine</w:t>
      </w:r>
      <w:r w:rsidR="00F96039">
        <w:t xml:space="preserve"> i sklonosti, a mijenjaju se ulazne vrijednosti, odnosno parametar „</w:t>
      </w:r>
      <m:oMath>
        <m:r>
          <w:rPr>
            <w:rFonts w:ascii="Cambria Math" w:hAnsi="Cambria Math"/>
          </w:rPr>
          <m:t>x</m:t>
        </m:r>
      </m:oMath>
      <w:r w:rsidR="00F96039">
        <w:t>“, koji može označavati R</w:t>
      </w:r>
      <w:r w:rsidR="00244941">
        <w:t xml:space="preserve">, </w:t>
      </w:r>
      <w:r w:rsidR="00F96039">
        <w:t>G</w:t>
      </w:r>
      <w:r w:rsidR="00244941">
        <w:t xml:space="preserve"> ili </w:t>
      </w:r>
      <w:r w:rsidR="00F96039">
        <w:t>B vrijednost piksela.</w:t>
      </w:r>
    </w:p>
    <w:p w14:paraId="3B243C74" w14:textId="77777777" w:rsidR="00AB23B8" w:rsidRPr="00247AEB" w:rsidRDefault="00AB23B8" w:rsidP="000117D2">
      <w:pPr>
        <w:pStyle w:val="4Tekst"/>
      </w:pPr>
    </w:p>
    <w:p w14:paraId="3A9B04B9" w14:textId="77777777" w:rsidR="00AB23B8" w:rsidRDefault="007F7ABE" w:rsidP="00AB23B8">
      <w:pPr>
        <w:keepNext/>
        <w:jc w:val="center"/>
      </w:pPr>
      <w:r>
        <w:rPr>
          <w:noProof/>
        </w:rPr>
        <w:lastRenderedPageBreak/>
        <w:drawing>
          <wp:inline distT="0" distB="0" distL="0" distR="0" wp14:anchorId="0A729C6F" wp14:editId="4722BA84">
            <wp:extent cx="5309235" cy="2632075"/>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235" cy="2632075"/>
                    </a:xfrm>
                    <a:prstGeom prst="rect">
                      <a:avLst/>
                    </a:prstGeom>
                    <a:noFill/>
                    <a:ln>
                      <a:noFill/>
                    </a:ln>
                  </pic:spPr>
                </pic:pic>
              </a:graphicData>
            </a:graphic>
          </wp:inline>
        </w:drawing>
      </w:r>
    </w:p>
    <w:p w14:paraId="5A330A2E" w14:textId="2B58877E" w:rsidR="00AB23B8" w:rsidRDefault="00AB23B8" w:rsidP="00AB23B8">
      <w:pPr>
        <w:pStyle w:val="4Tekst"/>
        <w:jc w:val="center"/>
      </w:pPr>
      <w:bookmarkStart w:id="281" w:name="_Toc96010273"/>
      <w:r>
        <w:t xml:space="preserve">Slika </w:t>
      </w:r>
      <w:r w:rsidR="005D28E5">
        <w:fldChar w:fldCharType="begin"/>
      </w:r>
      <w:r w:rsidR="005D28E5">
        <w:instrText xml:space="preserve"> SEQ Slika \* ARABIC </w:instrText>
      </w:r>
      <w:r w:rsidR="005D28E5">
        <w:fldChar w:fldCharType="separate"/>
      </w:r>
      <w:r>
        <w:rPr>
          <w:noProof/>
        </w:rPr>
        <w:t>8</w:t>
      </w:r>
      <w:r w:rsidR="005D28E5">
        <w:rPr>
          <w:noProof/>
        </w:rPr>
        <w:fldChar w:fldCharType="end"/>
      </w:r>
      <w:r>
        <w:t>. Propagacija neuronske mreže</w:t>
      </w:r>
      <w:bookmarkEnd w:id="281"/>
    </w:p>
    <w:p w14:paraId="2A24F841" w14:textId="77777777" w:rsidR="00AB23B8" w:rsidRDefault="00AB23B8" w:rsidP="001C360E">
      <w:pPr>
        <w:pStyle w:val="4Tekst"/>
        <w:keepNext/>
      </w:pPr>
    </w:p>
    <w:p w14:paraId="5CE67F44" w14:textId="0F711E17" w:rsidR="00F64A57" w:rsidRPr="00E82A48" w:rsidRDefault="007F7ABE" w:rsidP="001C360E">
      <w:pPr>
        <w:pStyle w:val="4Tekst"/>
        <w:keepNext/>
        <w:rPr>
          <w:strike/>
        </w:rPr>
      </w:pPr>
      <w:r>
        <w:t xml:space="preserve">Na osmoj slici može se vidjeti prikaz jednostavne neuronske mreže s jednom vezom između dva neurona. U toj mreži, </w:t>
      </w:r>
      <w:r w:rsidR="001C360E">
        <w:t>težine</w:t>
      </w:r>
      <w:r>
        <w:t xml:space="preserve"> </w:t>
      </w:r>
      <w:r w:rsidR="00244941">
        <w:t>su označene linijama</w:t>
      </w:r>
      <w:r w:rsidR="001C360E">
        <w:t xml:space="preserve"> između neurona</w:t>
      </w:r>
      <w:r>
        <w:t>,</w:t>
      </w:r>
      <w:r w:rsidR="00F151CB">
        <w:t xml:space="preserve"> a sklonosti su konstante na čvorovima. Funkcija </w:t>
      </w:r>
      <m:oMath>
        <m:r>
          <w:rPr>
            <w:rFonts w:ascii="Cambria Math" w:hAnsi="Cambria Math"/>
          </w:rPr>
          <m:t>f(x)</m:t>
        </m:r>
      </m:oMath>
      <w:r w:rsidR="00F151CB">
        <w:t xml:space="preserve"> </w:t>
      </w:r>
      <w:r w:rsidR="00244941">
        <w:t>označava prijelaz</w:t>
      </w:r>
      <w:r w:rsidR="00244D58">
        <w:t xml:space="preserve"> iz jednog </w:t>
      </w:r>
      <w:r w:rsidR="00244941">
        <w:t>čvora u drugi</w:t>
      </w:r>
      <w:r w:rsidR="00244D58">
        <w:t>. Prema toj analogiji, prelazak iz ulaznog čvora, preko dva skrivena, pa sve do izlaznog, jest uzimanje ulaznog parametra „</w:t>
      </w:r>
      <m:oMath>
        <m:r>
          <w:rPr>
            <w:rFonts w:ascii="Cambria Math" w:hAnsi="Cambria Math"/>
          </w:rPr>
          <m:t>x</m:t>
        </m:r>
      </m:oMath>
      <w:r w:rsidR="00244D58">
        <w:t>“ i</w:t>
      </w:r>
      <w:r w:rsidR="001B712B">
        <w:t xml:space="preserve"> slijedni prolazak kroz tri funkcije </w:t>
      </w:r>
      <m:oMath>
        <m:r>
          <w:rPr>
            <w:rFonts w:ascii="Cambria Math" w:hAnsi="Cambria Math"/>
          </w:rPr>
          <m:t>f(x)</m:t>
        </m:r>
      </m:oMath>
      <w:r w:rsidR="001B712B">
        <w:t>, od kojih svaka ima svoj</w:t>
      </w:r>
      <w:r w:rsidR="001C360E">
        <w:t xml:space="preserve">u težinu </w:t>
      </w:r>
      <w:r w:rsidR="001B712B">
        <w:t>(</w:t>
      </w:r>
      <m:oMath>
        <m:r>
          <w:rPr>
            <w:rFonts w:ascii="Cambria Math" w:hAnsi="Cambria Math"/>
          </w:rPr>
          <m:t>w1</m:t>
        </m:r>
      </m:oMath>
      <w:r w:rsidR="001B712B">
        <w:t xml:space="preserve">, </w:t>
      </w:r>
      <m:oMath>
        <m:r>
          <w:rPr>
            <w:rFonts w:ascii="Cambria Math" w:hAnsi="Cambria Math"/>
          </w:rPr>
          <m:t>w2</m:t>
        </m:r>
      </m:oMath>
      <w:r w:rsidR="001B712B">
        <w:t xml:space="preserve">, </w:t>
      </w:r>
      <m:oMath>
        <m:r>
          <w:rPr>
            <w:rFonts w:ascii="Cambria Math" w:hAnsi="Cambria Math"/>
          </w:rPr>
          <m:t>w3</m:t>
        </m:r>
      </m:oMath>
      <w:r w:rsidR="001B712B">
        <w:t>) i svoju sklonost (</w:t>
      </w:r>
      <m:oMath>
        <m:r>
          <w:rPr>
            <w:rFonts w:ascii="Cambria Math" w:hAnsi="Cambria Math"/>
          </w:rPr>
          <m:t>b1</m:t>
        </m:r>
      </m:oMath>
      <w:r w:rsidR="001B712B">
        <w:t xml:space="preserve">, </w:t>
      </w:r>
      <m:oMath>
        <m:r>
          <w:rPr>
            <w:rFonts w:ascii="Cambria Math" w:hAnsi="Cambria Math"/>
          </w:rPr>
          <m:t>b2</m:t>
        </m:r>
      </m:oMath>
      <w:r w:rsidR="001B712B">
        <w:t xml:space="preserve">, </w:t>
      </w:r>
      <m:oMath>
        <m:r>
          <w:rPr>
            <w:rFonts w:ascii="Cambria Math" w:hAnsi="Cambria Math"/>
          </w:rPr>
          <m:t>b3</m:t>
        </m:r>
      </m:oMath>
      <w:r w:rsidR="001B712B">
        <w:t>).</w:t>
      </w:r>
    </w:p>
    <w:p w14:paraId="4610A4A2" w14:textId="5C467C47" w:rsidR="007F7379" w:rsidRDefault="0062607B" w:rsidP="007F7379">
      <w:pPr>
        <w:pStyle w:val="3PodnaslovMali"/>
      </w:pPr>
      <w:bookmarkStart w:id="282" w:name="_Toc96010234"/>
      <w:r>
        <w:t>3.2.3</w:t>
      </w:r>
      <w:ins w:id="283" w:author="Stjepan Salopek (ssalopek)" w:date="2021-09-09T15:25:00Z">
        <w:r w:rsidR="008064B8">
          <w:t>.</w:t>
        </w:r>
      </w:ins>
      <w:r>
        <w:t xml:space="preserve"> </w:t>
      </w:r>
      <w:del w:id="284" w:author="Tin Kramberger (tkramberg)" w:date="2021-09-06T19:01:00Z">
        <w:r w:rsidR="007F7379" w:rsidDel="00DB770D">
          <w:delText>Unazadna propagacija</w:delText>
        </w:r>
      </w:del>
      <w:r w:rsidR="001A3177">
        <w:t>Propagacija u</w:t>
      </w:r>
      <w:ins w:id="285" w:author="Tin Kramberger (tkramberg)" w:date="2021-09-06T19:01:00Z">
        <w:r w:rsidR="00DB770D">
          <w:t>nazad</w:t>
        </w:r>
      </w:ins>
      <w:bookmarkEnd w:id="282"/>
      <w:del w:id="286" w:author="Tin Kramberger (tkramberg)" w:date="2021-09-06T19:01:00Z">
        <w:r w:rsidR="007F7379" w:rsidDel="00DB770D">
          <w:delText xml:space="preserve"> neuronske mreže</w:delText>
        </w:r>
      </w:del>
    </w:p>
    <w:p w14:paraId="2836757D" w14:textId="019C1B45" w:rsidR="00D909C4" w:rsidRDefault="000248F8" w:rsidP="000248F8">
      <w:pPr>
        <w:pStyle w:val="4Tekst"/>
      </w:pPr>
      <w:r>
        <w:t xml:space="preserve">Uobičajena propagacija koristi se za predviđanje kada </w:t>
      </w:r>
      <w:r w:rsidR="00E04EF2">
        <w:t>znamo koje težine i sklonosti treba postaviti na čvorove mreže koju smo dizajnirali. Na primjer,</w:t>
      </w:r>
      <w:r w:rsidR="00295695">
        <w:t xml:space="preserve"> za mrežu s dva čvora u kojoj je mreža istrenirana da </w:t>
      </w:r>
      <w:r w:rsidR="00245B11">
        <w:t xml:space="preserve">izlaz bude vrijednost 2.5, iz formule </w:t>
      </w:r>
      <m:oMath>
        <m:r>
          <w:rPr>
            <w:rFonts w:ascii="Cambria Math" w:hAnsi="Cambria Math"/>
          </w:rPr>
          <m:t>f(x)=W*x+B=2.5</m:t>
        </m:r>
      </m:oMath>
      <w:r w:rsidR="00D909C4">
        <w:t xml:space="preserve"> možemo </w:t>
      </w:r>
      <w:r w:rsidR="00244941">
        <w:t>zaključiti</w:t>
      </w:r>
      <w:r w:rsidR="00D909C4">
        <w:t xml:space="preserve"> da je W postavljen na 0, a B na 2.5, što će za svaki „</w:t>
      </w:r>
      <m:oMath>
        <m:r>
          <w:rPr>
            <w:rFonts w:ascii="Cambria Math" w:hAnsi="Cambria Math"/>
          </w:rPr>
          <m:t>x</m:t>
        </m:r>
      </m:oMath>
      <w:r w:rsidR="00D909C4">
        <w:t xml:space="preserve">“ rezultirati u željenom izlazu </w:t>
      </w:r>
      <m:oMath>
        <m:r>
          <w:rPr>
            <w:rFonts w:ascii="Cambria Math" w:hAnsi="Cambria Math"/>
          </w:rPr>
          <m:t>f(x)=0*x+2.5=2.5</m:t>
        </m:r>
      </m:oMath>
      <w:r w:rsidR="00D909C4">
        <w:t>.</w:t>
      </w:r>
    </w:p>
    <w:p w14:paraId="69AC180C" w14:textId="7CFC8F7D" w:rsidR="00D909C4" w:rsidDel="00B96479" w:rsidRDefault="00856747">
      <w:pPr>
        <w:pStyle w:val="4Tekst"/>
        <w:rPr>
          <w:del w:id="287" w:author="Stjepan Salopek (ssalopek)" w:date="2022-01-25T15:19:00Z"/>
        </w:rPr>
      </w:pPr>
      <w:r>
        <w:t xml:space="preserve">Međutim, kada su u pitanju veće mreže, i kada </w:t>
      </w:r>
      <w:del w:id="288" w:author="Stjepan Salopek (ssalopek)" w:date="2021-09-09T14:55:00Z">
        <w:r w:rsidDel="002F3835">
          <w:delText xml:space="preserve">želimo </w:delText>
        </w:r>
      </w:del>
      <w:ins w:id="289" w:author="Stjepan Salopek (ssalopek)" w:date="2021-09-09T14:55:00Z">
        <w:r w:rsidR="002F3835">
          <w:t xml:space="preserve">se žele </w:t>
        </w:r>
      </w:ins>
      <w:r>
        <w:t xml:space="preserve">predvidjeti kompleksnije </w:t>
      </w:r>
      <w:r w:rsidR="007C748A">
        <w:t xml:space="preserve">stvari, na primjer nalazi li se na slici mačka ili pas, tada se koristi metoda </w:t>
      </w:r>
      <w:del w:id="290" w:author="Stjepan Salopek (ssalopek)" w:date="2021-09-09T14:55:00Z">
        <w:r w:rsidR="007C748A" w:rsidDel="002F3835">
          <w:delText>unazadne propagacije</w:delText>
        </w:r>
      </w:del>
      <w:ins w:id="291" w:author="Stjepan Salopek (ssalopek)" w:date="2021-09-09T14:55:00Z">
        <w:r w:rsidR="002F3835">
          <w:t>propagacije unazad</w:t>
        </w:r>
      </w:ins>
      <w:r w:rsidR="007C748A">
        <w:t xml:space="preserve">. Slično kao što se u prethodnom odlomku mreža istrenirala </w:t>
      </w:r>
      <w:r w:rsidR="002F26D2">
        <w:t xml:space="preserve">za izlaz 2.5 postavljajući težinu i sklonost, tako se </w:t>
      </w:r>
      <w:del w:id="292" w:author="Stjepan Salopek (ssalopek)" w:date="2021-09-09T14:56:00Z">
        <w:r w:rsidR="002F26D2" w:rsidDel="002F3835">
          <w:delText>unazadna propagacija</w:delText>
        </w:r>
      </w:del>
      <w:ins w:id="293" w:author="Stjepan Salopek (ssalopek)" w:date="2021-09-09T14:56:00Z">
        <w:r w:rsidR="002F3835">
          <w:t>propagacija unazad</w:t>
        </w:r>
      </w:ins>
      <w:r w:rsidR="002F26D2">
        <w:t xml:space="preserve"> koristi da se pokuša predvidjeti </w:t>
      </w:r>
      <w:r w:rsidR="00936C29">
        <w:t>vrijednost težina i sklonosti u mnogo većim mrežama, i time dobi</w:t>
      </w:r>
      <w:ins w:id="294" w:author="Stjepan Salopek (ssalopek)" w:date="2021-09-09T14:56:00Z">
        <w:r w:rsidR="002F3835">
          <w:t>je</w:t>
        </w:r>
      </w:ins>
      <w:del w:id="295" w:author="Stjepan Salopek (ssalopek)" w:date="2021-09-09T14:56:00Z">
        <w:r w:rsidR="00936C29" w:rsidDel="002F3835">
          <w:delText>o</w:delText>
        </w:r>
      </w:del>
      <w:r w:rsidR="00936C29">
        <w:t xml:space="preserve"> željeni izlaz.</w:t>
      </w:r>
    </w:p>
    <w:p w14:paraId="467B952B" w14:textId="1771FE7A" w:rsidR="00D43A5A" w:rsidRDefault="005D28E5" w:rsidP="00B96479">
      <w:pPr>
        <w:pStyle w:val="4Tekst"/>
      </w:pPr>
      <w:del w:id="296" w:author="Stjepan Salopek (ssalopek)" w:date="2021-09-09T14:58:00Z">
        <w:r>
          <w:rPr>
            <w:noProof/>
          </w:rPr>
          <w:pict w14:anchorId="1EE60F91">
            <v:shape id="Tekstni okvir 16" o:spid="_x0000_s1029" type="#_x0000_t202" style="position:absolute;left:0;text-align:left;margin-left:0;margin-top:706.2pt;width:207.8pt;height:49.4pt;z-index:251659776;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" stroked="f">
              <v:textbox style="mso-next-textbox:#Tekstni okvir 16;mso-fit-shape-to-text:t" inset="0,0,0,0">
                <w:txbxContent>
                  <w:p w14:paraId="3B9857B1" w14:textId="784AC292" w:rsidR="00C1314A" w:rsidRPr="009571F1" w:rsidRDefault="00C1314A" w:rsidP="00D909C4">
                    <w:pPr>
                      <w:pStyle w:val="4Tekst"/>
                      <w:jc w:val="center"/>
                      <w:rPr>
                        <w:rFonts w:eastAsiaTheme="majorEastAsia" w:cstheme="majorBidi"/>
                        <w:color w:val="000000" w:themeColor="text1"/>
                        <w:szCs w:val="24"/>
                      </w:rPr>
                    </w:pPr>
                    <w:del w:id="297" w:author="Stjepan Salopek (ssalopek)" w:date="2021-09-09T14:58:00Z">
                      <w:r w:rsidDel="002F3835">
                        <w:delText xml:space="preserve">Slika </w:delText>
                      </w:r>
                      <w:r w:rsidR="003B3A2A" w:rsidDel="002F3835">
                        <w:fldChar w:fldCharType="begin"/>
                      </w:r>
                      <w:r w:rsidR="003B3A2A" w:rsidDel="002F3835">
                        <w:delInstrText xml:space="preserve"> SEQ Slika \* ARABIC </w:delInstrText>
                      </w:r>
                      <w:r w:rsidR="003B3A2A" w:rsidDel="002F3835">
                        <w:fldChar w:fldCharType="separate"/>
                      </w:r>
                    </w:del>
                    <w:del w:id="298" w:author="Stjepan Salopek (ssalopek)" w:date="2021-09-09T14:33:00Z">
                      <w:r w:rsidR="00093114" w:rsidDel="00CB09D3">
                        <w:rPr>
                          <w:noProof/>
                        </w:rPr>
                        <w:delText>9</w:delText>
                      </w:r>
                    </w:del>
                    <w:del w:id="299" w:author="Stjepan Salopek (ssalopek)" w:date="2021-09-09T14:58:00Z">
                      <w:r w:rsidR="003B3A2A" w:rsidDel="002F3835">
                        <w:rPr>
                          <w:noProof/>
                        </w:rPr>
                        <w:fldChar w:fldCharType="end"/>
                      </w:r>
                      <w:r w:rsidDel="002F3835">
                        <w:delText xml:space="preserve"> Ovisnost varijabli neuronske mreže</w:delText>
                      </w:r>
                    </w:del>
                  </w:p>
                </w:txbxContent>
              </v:textbox>
              <w10:wrap type="square" anchorx="margin" anchory="page"/>
            </v:shape>
          </w:pict>
        </w:r>
      </w:del>
      <w:del w:id="300" w:author="Stjepan Salopek (ssalopek)" w:date="2022-01-25T15:19:00Z">
        <w:r w:rsidR="00A905A4" w:rsidDel="00B96479">
          <w:delText xml:space="preserve">Prema devetoj slici prikazati će se </w:delText>
        </w:r>
      </w:del>
      <w:del w:id="301" w:author="Stjepan Salopek (ssalopek)" w:date="2021-09-09T14:56:00Z">
        <w:r w:rsidR="00DF743E" w:rsidDel="002F3835">
          <w:delText>unazadna propagacija</w:delText>
        </w:r>
      </w:del>
      <w:del w:id="302" w:author="Stjepan Salopek (ssalopek)" w:date="2022-01-25T15:19:00Z">
        <w:r w:rsidR="00DF743E" w:rsidDel="00B96479">
          <w:delText xml:space="preserve"> između dva neurona.</w:delText>
        </w:r>
      </w:del>
    </w:p>
    <w:p w14:paraId="42658AA7" w14:textId="77777777" w:rsidR="00D33388" w:rsidRDefault="00D33388" w:rsidP="00D33388">
      <w:pPr>
        <w:pStyle w:val="4Tekst"/>
        <w:jc w:val="center"/>
      </w:pPr>
      <w:r>
        <w:rPr>
          <w:noProof/>
        </w:rPr>
        <w:lastRenderedPageBreak/>
        <w:drawing>
          <wp:inline distT="0" distB="0" distL="0" distR="0" wp14:anchorId="3C11D07A" wp14:editId="1277A700">
            <wp:extent cx="2639060" cy="3262630"/>
            <wp:effectExtent l="0" t="0" r="0" b="0"/>
            <wp:docPr id="15" name="Slika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Diagram, schematic&#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060" cy="3262630"/>
                    </a:xfrm>
                    <a:prstGeom prst="rect">
                      <a:avLst/>
                    </a:prstGeom>
                    <a:noFill/>
                    <a:ln>
                      <a:noFill/>
                    </a:ln>
                  </pic:spPr>
                </pic:pic>
              </a:graphicData>
            </a:graphic>
          </wp:inline>
        </w:drawing>
      </w:r>
    </w:p>
    <w:p w14:paraId="27421571" w14:textId="04553BCC" w:rsidR="00D33388" w:rsidRDefault="00D33388" w:rsidP="00D33388">
      <w:pPr>
        <w:pStyle w:val="4Tekst"/>
        <w:jc w:val="center"/>
      </w:pPr>
      <w:bookmarkStart w:id="303" w:name="_Toc96010274"/>
      <w:r>
        <w:t xml:space="preserve">Slika </w:t>
      </w:r>
      <w:fldSimple w:instr=" SEQ Slika \* ARABIC ">
        <w:r>
          <w:rPr>
            <w:noProof/>
          </w:rPr>
          <w:t>9</w:t>
        </w:r>
      </w:fldSimple>
      <w:r>
        <w:t>. Ovisnost neurona u neuronskoj mreži</w:t>
      </w:r>
      <w:bookmarkEnd w:id="303"/>
    </w:p>
    <w:p w14:paraId="097779A0" w14:textId="5CCEE168" w:rsidR="00936C29" w:rsidRDefault="00D43A5A" w:rsidP="00936C29">
      <w:pPr>
        <w:pStyle w:val="4Tekst"/>
      </w:pPr>
      <w:r>
        <w:t xml:space="preserve">Na </w:t>
      </w:r>
      <w:ins w:id="304" w:author="Stjepan Salopek (ssalopek)" w:date="2022-01-25T15:19:00Z">
        <w:r w:rsidR="00B96479">
          <w:t xml:space="preserve">devetoj </w:t>
        </w:r>
      </w:ins>
      <w:r>
        <w:t>slici je ulaz u prvi neuron, ili „</w:t>
      </w:r>
      <m:oMath>
        <m:r>
          <w:rPr>
            <w:rFonts w:ascii="Cambria Math" w:hAnsi="Cambria Math"/>
          </w:rPr>
          <m:t>x</m:t>
        </m:r>
      </m:oMath>
      <w:r>
        <w:t>“</w:t>
      </w:r>
      <w:r w:rsidR="00134CE4">
        <w:t xml:space="preserve"> označen sa </w:t>
      </w:r>
      <m:oMath>
        <m:r>
          <w:rPr>
            <w:rFonts w:ascii="Cambria Math" w:hAnsi="Cambria Math"/>
          </w:rPr>
          <m:t>a(L-1)</m:t>
        </m:r>
      </m:oMath>
      <w:r w:rsidR="00134CE4">
        <w:t xml:space="preserve">. Težina prema drugom neuronu je označena sa </w:t>
      </w:r>
      <m:oMath>
        <m:r>
          <w:rPr>
            <w:rFonts w:ascii="Cambria Math" w:hAnsi="Cambria Math"/>
          </w:rPr>
          <m:t>w(L)</m:t>
        </m:r>
      </m:oMath>
      <w:r w:rsidR="00134CE4">
        <w:t xml:space="preserve">, a sklonost sa </w:t>
      </w:r>
      <m:oMath>
        <m:r>
          <w:rPr>
            <w:rFonts w:ascii="Cambria Math" w:hAnsi="Cambria Math"/>
          </w:rPr>
          <m:t>b(L)</m:t>
        </m:r>
      </m:oMath>
      <w:r w:rsidR="00134CE4">
        <w:t xml:space="preserve">. Slijedi da je </w:t>
      </w:r>
      <m:oMath>
        <m:r>
          <w:rPr>
            <w:rFonts w:ascii="Cambria Math" w:hAnsi="Cambria Math"/>
          </w:rPr>
          <m:t>f(x)</m:t>
        </m:r>
      </m:oMath>
      <w:r w:rsidR="008A5F18">
        <w:t xml:space="preserve"> ili </w:t>
      </w:r>
      <w:r w:rsidR="00DE688B">
        <w:t>ulaz</w:t>
      </w:r>
      <w:r w:rsidR="008A5F18">
        <w:t xml:space="preserve"> </w:t>
      </w:r>
      <w:r w:rsidR="00DE688B">
        <w:t>drugog</w:t>
      </w:r>
      <w:r w:rsidR="008A5F18">
        <w:t xml:space="preserve"> neurona sljedeće: </w:t>
      </w:r>
      <m:oMath>
        <m:r>
          <w:rPr>
            <w:rFonts w:ascii="Cambria Math" w:hAnsi="Cambria Math"/>
          </w:rPr>
          <m:t>f(a(L-1))=w(L)*a(L-1)+b(L)</m:t>
        </m:r>
      </m:oMath>
      <w:r w:rsidR="008859FF">
        <w:t>.</w:t>
      </w:r>
      <w:r w:rsidR="008A5F18">
        <w:t xml:space="preserve"> </w:t>
      </w:r>
      <w:r w:rsidR="00373EF3">
        <w:t xml:space="preserve">Dakle, izlazna vrijednost ovisi o ulaznoj. Da bismo dobili ovisnost izlazne vrijednosti o ulaznoj, moramo derivirati funkciju </w:t>
      </w:r>
      <m:oMath>
        <m:r>
          <w:rPr>
            <w:rFonts w:ascii="Cambria Math" w:hAnsi="Cambria Math"/>
          </w:rPr>
          <m:t>f(x)</m:t>
        </m:r>
      </m:oMath>
      <w:r w:rsidR="00A43742">
        <w:t>, čime se dobije gradijent tog čvora.</w:t>
      </w:r>
      <w:r w:rsidR="00D0301A">
        <w:t xml:space="preserve"> Tada, ukoliko je gradijent malen, male promjene varijable „</w:t>
      </w:r>
      <m:oMath>
        <m:r>
          <w:rPr>
            <w:rFonts w:ascii="Cambria Math" w:hAnsi="Cambria Math"/>
          </w:rPr>
          <m:t>x</m:t>
        </m:r>
      </m:oMath>
      <w:r w:rsidR="00D0301A">
        <w:t xml:space="preserve">“ rezultirat će velikim izlaznim promjenama i </w:t>
      </w:r>
      <w:r w:rsidR="00DE688B">
        <w:t>obrnuto</w:t>
      </w:r>
      <w:r w:rsidR="00D0301A">
        <w:t>. Pomoću gradijenta</w:t>
      </w:r>
      <w:r w:rsidR="00424C49">
        <w:t xml:space="preserve"> se mijenjanju konstante čvora </w:t>
      </w:r>
      <m:oMath>
        <m:r>
          <w:rPr>
            <w:rFonts w:ascii="Cambria Math" w:hAnsi="Cambria Math"/>
          </w:rPr>
          <m:t>w(L)</m:t>
        </m:r>
      </m:oMath>
      <w:r w:rsidR="00424C49">
        <w:t xml:space="preserve"> i </w:t>
      </w:r>
      <m:oMath>
        <m:r>
          <w:rPr>
            <w:rFonts w:ascii="Cambria Math" w:hAnsi="Cambria Math"/>
          </w:rPr>
          <m:t>b(L)</m:t>
        </m:r>
      </m:oMath>
      <w:r w:rsidR="00424C49">
        <w:t xml:space="preserve"> tako da se dobije izlaz</w:t>
      </w:r>
      <w:r w:rsidR="00DE688B">
        <w:t xml:space="preserve"> bliži željenoj vrijednosti</w:t>
      </w:r>
      <w:r w:rsidR="00424C49">
        <w:t>.</w:t>
      </w:r>
    </w:p>
    <w:p w14:paraId="05482C94" w14:textId="54E3B0B0" w:rsidR="00AB23B8" w:rsidRDefault="00B97422" w:rsidP="00D33388">
      <w:pPr>
        <w:pStyle w:val="4Tekst"/>
      </w:pPr>
      <w:r>
        <w:t xml:space="preserve">Prolaskom </w:t>
      </w:r>
      <w:del w:id="305" w:author="Stjepan Salopek (ssalopek)" w:date="2021-09-09T14:56:00Z">
        <w:r w:rsidDel="002F3835">
          <w:delText>unazadne propagacije</w:delText>
        </w:r>
      </w:del>
      <w:ins w:id="306" w:author="Stjepan Salopek (ssalopek)" w:date="2021-09-09T14:56:00Z">
        <w:r w:rsidR="002F3835">
          <w:t>propagacije unazad</w:t>
        </w:r>
      </w:ins>
      <w:r>
        <w:t xml:space="preserve"> kroz cijelu mrežu paket PyTorch automatski sprema derivacije ili gradijente čvorova u njih same, te se na temelju toga može</w:t>
      </w:r>
      <w:r w:rsidR="00175F56">
        <w:t xml:space="preserve"> dobiti preciznij</w:t>
      </w:r>
      <w:r w:rsidR="00DE688B">
        <w:t>a</w:t>
      </w:r>
      <w:r w:rsidR="00175F56">
        <w:t xml:space="preserve"> izlazna vrijednost.</w:t>
      </w:r>
    </w:p>
    <w:p w14:paraId="67EE314F" w14:textId="72A25D07" w:rsidR="002F3835" w:rsidRDefault="008840C0" w:rsidP="00936C29">
      <w:pPr>
        <w:pStyle w:val="4Tekst"/>
      </w:pPr>
      <w:del w:id="307" w:author="Stjepan Salopek (ssalopek)" w:date="2021-09-09T14:56:00Z">
        <w:r w:rsidDel="002F3835">
          <w:delText>Unazadna propagacija</w:delText>
        </w:r>
      </w:del>
      <w:ins w:id="308" w:author="Stjepan Salopek (ssalopek)" w:date="2021-09-09T14:56:00Z">
        <w:r w:rsidR="002F3835">
          <w:t>Propa</w:t>
        </w:r>
      </w:ins>
      <w:ins w:id="309" w:author="Stjepan Salopek (ssalopek)" w:date="2021-09-09T14:57:00Z">
        <w:r w:rsidR="002F3835">
          <w:t>gacija unazad</w:t>
        </w:r>
      </w:ins>
      <w:r>
        <w:t xml:space="preserve"> koristi se u kontekstu treniranja modela, a ne predviđanja</w:t>
      </w:r>
      <w:r w:rsidR="00DE688B">
        <w:t xml:space="preserve"> teksta</w:t>
      </w:r>
      <w:r>
        <w:t xml:space="preserve">. </w:t>
      </w:r>
      <w:r w:rsidR="00DE688B">
        <w:t>Primjerice</w:t>
      </w:r>
      <w:r>
        <w:t xml:space="preserve">, to je slučaj kada </w:t>
      </w:r>
      <w:r w:rsidR="00F04922">
        <w:t xml:space="preserve">se zna </w:t>
      </w:r>
      <w:r>
        <w:t>koji „</w:t>
      </w:r>
      <m:oMath>
        <m:r>
          <w:rPr>
            <w:rFonts w:ascii="Cambria Math" w:hAnsi="Cambria Math"/>
          </w:rPr>
          <m:t>x</m:t>
        </m:r>
      </m:oMath>
      <w:r>
        <w:t xml:space="preserve">“ ulazi u funkciju </w:t>
      </w:r>
      <m:oMath>
        <m:r>
          <w:rPr>
            <w:rFonts w:ascii="Cambria Math" w:hAnsi="Cambria Math"/>
          </w:rPr>
          <m:t>f(x)</m:t>
        </m:r>
      </m:oMath>
      <w:r>
        <w:t xml:space="preserve"> i kada </w:t>
      </w:r>
      <w:r w:rsidR="00F04922">
        <w:t xml:space="preserve">se mogu mijenjati </w:t>
      </w:r>
      <w:r w:rsidR="00DE688B">
        <w:t>određene</w:t>
      </w:r>
      <w:r w:rsidR="00E04192">
        <w:t xml:space="preserve"> karakteristike te funkcije, </w:t>
      </w:r>
      <w:r w:rsidR="00DE688B">
        <w:t>na primjer</w:t>
      </w:r>
      <w:r w:rsidR="00E04192">
        <w:t xml:space="preserve"> težina i sklonost.</w:t>
      </w:r>
      <w:r w:rsidR="007508EA">
        <w:t xml:space="preserve"> Nakon što je model istreniran, </w:t>
      </w:r>
      <w:r w:rsidR="003E3B31">
        <w:t xml:space="preserve">parametar „x“ smatra se </w:t>
      </w:r>
      <w:r w:rsidR="00DE688B">
        <w:t>nepoznanicom</w:t>
      </w:r>
      <w:r w:rsidR="00AD4642">
        <w:t xml:space="preserve"> jer</w:t>
      </w:r>
      <w:r w:rsidR="00D3565D">
        <w:t xml:space="preserve"> kada je aplikacija objavljena, </w:t>
      </w:r>
      <w:r w:rsidR="00DE688B">
        <w:t>korisnici aplikacije mogu poslati bilo kakve vrijednosti kao ulaz.</w:t>
      </w:r>
    </w:p>
    <w:p w14:paraId="2B4D1DC0" w14:textId="007081F0" w:rsidR="002B52DE" w:rsidRDefault="0062607B" w:rsidP="002B52DE">
      <w:pPr>
        <w:pStyle w:val="3PodnaslovMali"/>
      </w:pPr>
      <w:bookmarkStart w:id="310" w:name="_Toc96010235"/>
      <w:r>
        <w:lastRenderedPageBreak/>
        <w:t>3.2.4</w:t>
      </w:r>
      <w:ins w:id="311" w:author="Stjepan Salopek (ssalopek)" w:date="2021-09-09T15:25:00Z">
        <w:r w:rsidR="008064B8">
          <w:t>.</w:t>
        </w:r>
      </w:ins>
      <w:r>
        <w:t xml:space="preserve"> </w:t>
      </w:r>
      <w:r w:rsidR="002B52DE">
        <w:t xml:space="preserve">Stvaranje klase za </w:t>
      </w:r>
      <w:r w:rsidR="005E1315">
        <w:t>strojno učenje</w:t>
      </w:r>
      <w:bookmarkEnd w:id="310"/>
    </w:p>
    <w:p w14:paraId="3B8C7DB1" w14:textId="77777777" w:rsidR="002A59EF" w:rsidRDefault="002A59EF" w:rsidP="002A59EF">
      <w:pPr>
        <w:pStyle w:val="4Tekst"/>
        <w:keepNext/>
        <w:jc w:val="center"/>
      </w:pPr>
      <w:r>
        <w:rPr>
          <w:noProof/>
        </w:rPr>
        <w:drawing>
          <wp:inline distT="0" distB="0" distL="0" distR="0" wp14:anchorId="0CA51007" wp14:editId="336481B5">
            <wp:extent cx="2694305" cy="3262630"/>
            <wp:effectExtent l="0" t="0" r="0" b="0"/>
            <wp:docPr id="14" name="Slika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4305" cy="3262630"/>
                    </a:xfrm>
                    <a:prstGeom prst="rect">
                      <a:avLst/>
                    </a:prstGeom>
                    <a:noFill/>
                    <a:ln>
                      <a:noFill/>
                    </a:ln>
                  </pic:spPr>
                </pic:pic>
              </a:graphicData>
            </a:graphic>
          </wp:inline>
        </w:drawing>
      </w:r>
    </w:p>
    <w:p w14:paraId="11B4A2F9" w14:textId="6F4B34EC" w:rsidR="002A59EF" w:rsidRDefault="002A59EF" w:rsidP="002A59EF">
      <w:pPr>
        <w:pStyle w:val="4Tekst"/>
        <w:jc w:val="center"/>
      </w:pPr>
      <w:bookmarkStart w:id="312" w:name="_Toc96010275"/>
      <w:r>
        <w:t xml:space="preserve">Slika </w:t>
      </w:r>
      <w:r w:rsidR="005D28E5">
        <w:fldChar w:fldCharType="begin"/>
      </w:r>
      <w:r w:rsidR="005D28E5">
        <w:instrText xml:space="preserve"> SEQ Slika \* ARABIC </w:instrText>
      </w:r>
      <w:r w:rsidR="005D28E5">
        <w:fldChar w:fldCharType="separate"/>
      </w:r>
      <w:r>
        <w:rPr>
          <w:noProof/>
        </w:rPr>
        <w:t>10</w:t>
      </w:r>
      <w:r w:rsidR="005D28E5">
        <w:rPr>
          <w:noProof/>
        </w:rPr>
        <w:fldChar w:fldCharType="end"/>
      </w:r>
      <w:r>
        <w:t>. Skica modela prepoznavanja teksta</w:t>
      </w:r>
      <w:bookmarkEnd w:id="312"/>
    </w:p>
    <w:p w14:paraId="34CE179F" w14:textId="69E081A3" w:rsidR="005E1315" w:rsidRDefault="005D28E5" w:rsidP="005E1315">
      <w:pPr>
        <w:pStyle w:val="4Tekst"/>
      </w:pPr>
      <w:del w:id="313" w:author="Stjepan Salopek (ssalopek)" w:date="2021-09-09T15:33:00Z">
        <w:r>
          <w:rPr>
            <w:noProof/>
          </w:rPr>
          <w:pict w14:anchorId="55DF6607">
            <v:shape id="Tekstni okvir 17" o:spid="_x0000_s1048" type="#_x0000_t202" style="position:absolute;left:0;text-align:left;margin-left:98.6pt;margin-top:130.25pt;width:212.15pt;height:35.75pt;z-index:251660800;visibility:visible;mso-wrap-style:square;mso-height-percent:0;mso-wrap-distance-left:9pt;mso-wrap-distance-top:0;mso-wrap-distance-right:9pt;mso-wrap-distance-bottom:0;mso-position-horizontal-relative:margin;mso-position-vertical-relative:text;mso-height-percent:0;mso-height-relative:margin;v-text-anchor:top" fillcolor="#4472c4 [3204]" strokecolor="#f2f2f2 [3041]" strokeweight="3pt">
              <v:shadow on="t" type="perspective" color="#1f3763 [1604]" opacity=".5" offset="1pt" offset2="-1pt"/>
              <v:textbox style="mso-next-textbox:#Tekstni okvir 17" inset="0,0,0,0">
                <w:txbxContent>
                  <w:p w14:paraId="6F07898A" w14:textId="77777777" w:rsidR="008D5FB6" w:rsidRPr="00260DAA" w:rsidRDefault="008D5FB6">
                    <w:pPr>
                      <w:pStyle w:val="4Tekst"/>
                      <w:rPr>
                        <w:noProof/>
                      </w:rPr>
                      <w:pPrChange w:id="314" w:author="Stjepan Salopek (ssalopek)" w:date="2021-09-09T15:37:00Z">
                        <w:pPr>
                          <w:pStyle w:val="4Tekst"/>
                          <w:jc w:val="center"/>
                        </w:pPr>
                      </w:pPrChange>
                    </w:pPr>
                    <w:del w:id="315" w:author="Stjepan Salopek (ssalopek)" w:date="2021-09-09T15:37:00Z">
                      <w:r w:rsidDel="008D5FB6">
                        <w:delText>Sl</w:delText>
                      </w:r>
                    </w:del>
                    <w:ins w:id="316" w:author="Stjepan Salopek (ssalopek)" w:date="2021-09-09T15:37:00Z">
                      <w:r>
                        <w:t>asdasd</w:t>
                      </w:r>
                    </w:ins>
                    <w:del w:id="317" w:author="Stjepan Salopek (ssalopek)" w:date="2021-09-09T15:37:00Z">
                      <w:r w:rsidDel="008D5FB6">
                        <w:delText xml:space="preserve">ika </w:delText>
                      </w:r>
                      <w:r w:rsidDel="008D5FB6">
                        <w:fldChar w:fldCharType="begin"/>
                      </w:r>
                      <w:r w:rsidDel="008D5FB6">
                        <w:delInstrText xml:space="preserve"> SEQ Slika \* ARABIC </w:delInstrText>
                      </w:r>
                      <w:r w:rsidDel="008D5FB6">
                        <w:fldChar w:fldCharType="separate"/>
                      </w:r>
                    </w:del>
                    <w:del w:id="318" w:author="Stjepan Salopek (ssalopek)" w:date="2021-09-09T14:33:00Z">
                      <w:r w:rsidDel="00CB09D3">
                        <w:rPr>
                          <w:noProof/>
                        </w:rPr>
                        <w:delText>10</w:delText>
                      </w:r>
                    </w:del>
                    <w:del w:id="319" w:author="Stjepan Salopek (ssalopek)" w:date="2021-09-09T15:37:00Z">
                      <w:r w:rsidDel="008D5FB6">
                        <w:rPr>
                          <w:noProof/>
                        </w:rPr>
                        <w:fldChar w:fldCharType="end"/>
                      </w:r>
                      <w:r w:rsidDel="008D5FB6">
                        <w:delText xml:space="preserve"> </w:delText>
                      </w:r>
                    </w:del>
                    <w:del w:id="320" w:author="Stjepan Salopek (ssalopek)" w:date="2021-09-09T14:59:00Z">
                      <w:r w:rsidDel="002F3835">
                        <w:delText>Model za prepoznavanje teksta</w:delText>
                      </w:r>
                    </w:del>
                  </w:p>
                </w:txbxContent>
              </v:textbox>
              <w10:wrap type="square" anchorx="margin"/>
            </v:shape>
          </w:pict>
        </w:r>
      </w:del>
      <w:r w:rsidR="00DE688B">
        <w:t>Deseta slika prikazuje popularnu neuronsku mrežu</w:t>
      </w:r>
      <w:r w:rsidR="00150F28">
        <w:t xml:space="preserve"> iz znanstvenog rada vezanog na temu prepoznavanja teksta</w:t>
      </w:r>
      <w:del w:id="321" w:author="Stjepan Salopek (ssalopek)" w:date="2021-09-09T14:59:00Z">
        <w:r w:rsidR="00D84101" w:rsidDel="002F3835">
          <w:delText>.</w:delText>
        </w:r>
      </w:del>
      <w:sdt>
        <w:sdtPr>
          <w:id w:val="-586310348"/>
          <w:citation/>
        </w:sdtPr>
        <w:sdtEndPr/>
        <w:sdtContent>
          <w:r w:rsidR="00DE4BDB">
            <w:fldChar w:fldCharType="begin"/>
          </w:r>
          <w:r w:rsidR="00DE4BDB">
            <w:instrText xml:space="preserve"> CITATION Shi15 \l 1050 </w:instrText>
          </w:r>
          <w:r w:rsidR="00DE4BDB">
            <w:fldChar w:fldCharType="separate"/>
          </w:r>
          <w:r w:rsidR="00931B99">
            <w:rPr>
              <w:noProof/>
            </w:rPr>
            <w:t xml:space="preserve"> </w:t>
          </w:r>
          <w:r w:rsidR="00931B99" w:rsidRPr="00931B99">
            <w:rPr>
              <w:noProof/>
            </w:rPr>
            <w:t>[11]</w:t>
          </w:r>
          <w:r w:rsidR="00DE4BDB">
            <w:fldChar w:fldCharType="end"/>
          </w:r>
        </w:sdtContent>
      </w:sdt>
      <w:ins w:id="322" w:author="Stjepan Salopek (ssalopek)" w:date="2021-09-09T14:59:00Z">
        <w:r w:rsidR="002F3835">
          <w:t>.</w:t>
        </w:r>
      </w:ins>
      <w:r w:rsidR="00D84101">
        <w:t xml:space="preserve"> Model kroz nekoliko koraka</w:t>
      </w:r>
      <w:r w:rsidR="00FB7660">
        <w:t xml:space="preserve"> uzima sliku, primjenjuje na njoj </w:t>
      </w:r>
      <w:r w:rsidR="001836B6">
        <w:t xml:space="preserve">mnoge konvolucije koje će naglasiti relevantne dijelove, a zatim se </w:t>
      </w:r>
      <w:r w:rsidR="00331885">
        <w:t>ti dijelovi dalje rastavljaju i u konačnici dobijemo predviđanje teksta.</w:t>
      </w:r>
    </w:p>
    <w:p w14:paraId="460DA74E" w14:textId="61417D90" w:rsidR="00401191" w:rsidDel="004167E9" w:rsidRDefault="00DE688B" w:rsidP="00401191">
      <w:pPr>
        <w:pStyle w:val="4Tekst"/>
        <w:rPr>
          <w:del w:id="323" w:author="Stjepan Salopek (ssalopek)" w:date="2021-09-09T16:51:00Z"/>
        </w:rPr>
      </w:pPr>
      <w:r>
        <w:t>Da bi se navedena neuronska mreža implementirala u PyTorchu, potrebno je uključiti sljedeće programske pakete</w:t>
      </w:r>
      <w:r w:rsidR="005F6270">
        <w:t>: torch, torchvision,</w:t>
      </w:r>
      <w:r w:rsidR="00E66584">
        <w:t xml:space="preserve"> torchvision.transforms</w:t>
      </w:r>
      <w:r w:rsidR="00EE0CB0">
        <w:t>, torch.nn i torch.nn.functional</w:t>
      </w:r>
      <w:r w:rsidR="00E66584">
        <w:t>.</w:t>
      </w:r>
    </w:p>
    <w:p w14:paraId="287AE910" w14:textId="77777777" w:rsidR="004167E9" w:rsidRDefault="004167E9" w:rsidP="00401191">
      <w:pPr>
        <w:pStyle w:val="4Tekst"/>
        <w:rPr>
          <w:ins w:id="324" w:author="Stjepan Salopek (ssalopek)" w:date="2021-09-09T16:52:00Z"/>
        </w:rPr>
      </w:pPr>
    </w:p>
    <w:p w14:paraId="464607F7" w14:textId="0CBA0DA7" w:rsidR="004167E9" w:rsidRDefault="004167E9">
      <w:pPr>
        <w:rPr>
          <w:ins w:id="325" w:author="Stjepan Salopek (ssalopek)" w:date="2021-09-09T16:52:00Z"/>
          <w:rFonts w:ascii="Times New Roman" w:eastAsiaTheme="minorEastAsia" w:hAnsi="Times New Roman"/>
          <w:spacing w:val="15"/>
          <w:sz w:val="24"/>
        </w:rPr>
      </w:pPr>
      <w:ins w:id="326" w:author="Stjepan Salopek (ssalopek)" w:date="2021-09-09T16:52:00Z">
        <w:r>
          <w:br w:type="page"/>
        </w:r>
      </w:ins>
    </w:p>
    <w:p w14:paraId="58AA7C35" w14:textId="77777777" w:rsidR="00401191" w:rsidDel="004167E9" w:rsidRDefault="00401191" w:rsidP="00401191">
      <w:pPr>
        <w:pStyle w:val="4Tekst"/>
        <w:rPr>
          <w:del w:id="327" w:author="Stjepan Salopek (ssalopek)" w:date="2021-09-09T16:51:00Z"/>
        </w:rPr>
      </w:pPr>
    </w:p>
    <w:p w14:paraId="6EDBE52E" w14:textId="7BEE4B3B" w:rsidR="008324D8" w:rsidDel="004167E9" w:rsidRDefault="008324D8" w:rsidP="00401191">
      <w:pPr>
        <w:pStyle w:val="4Tekst"/>
        <w:rPr>
          <w:del w:id="328" w:author="Stjepan Salopek (ssalopek)" w:date="2021-09-09T16:51:00Z"/>
        </w:rPr>
      </w:pPr>
    </w:p>
    <w:p w14:paraId="1FF7266B" w14:textId="4A9E5895" w:rsidR="008324D8" w:rsidDel="004167E9" w:rsidRDefault="008324D8" w:rsidP="00401191">
      <w:pPr>
        <w:pStyle w:val="4Tekst"/>
        <w:rPr>
          <w:del w:id="329" w:author="Stjepan Salopek (ssalopek)" w:date="2021-09-09T16:52:00Z"/>
        </w:rPr>
      </w:pPr>
    </w:p>
    <w:p w14:paraId="7EE65BAB" w14:textId="50E29FEF" w:rsidR="00401191" w:rsidRDefault="0062607B" w:rsidP="00FB138B">
      <w:pPr>
        <w:pStyle w:val="3PodnaslovMali"/>
      </w:pPr>
      <w:bookmarkStart w:id="330" w:name="_Toc96010236"/>
      <w:r>
        <w:t>3.2.5</w:t>
      </w:r>
      <w:ins w:id="331" w:author="Stjepan Salopek (ssalopek)" w:date="2021-09-09T15:01:00Z">
        <w:r w:rsidR="002F3835">
          <w:t>.</w:t>
        </w:r>
      </w:ins>
      <w:r>
        <w:t xml:space="preserve"> </w:t>
      </w:r>
      <w:r w:rsidR="00FB138B">
        <w:t>Implementiranje klase za strojno učenje u Pythonu</w:t>
      </w:r>
      <w:bookmarkEnd w:id="330"/>
    </w:p>
    <w:p w14:paraId="7BD51F9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FF"/>
          <w:sz w:val="20"/>
          <w:szCs w:val="20"/>
        </w:rPr>
        <w:t>class</w:t>
      </w:r>
      <w:r w:rsidRPr="001D33D5">
        <w:rPr>
          <w:rFonts w:ascii="Consolas" w:eastAsia="Times New Roman" w:hAnsi="Consolas" w:cs="Times New Roman"/>
          <w:color w:val="000000"/>
          <w:sz w:val="20"/>
          <w:szCs w:val="20"/>
        </w:rPr>
        <w:t> Net(nn.Module):</w:t>
      </w:r>
    </w:p>
    <w:p w14:paraId="3A2AEE21"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__init__(self):</w:t>
      </w:r>
    </w:p>
    <w:p w14:paraId="1BFE3A0A"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super(Net,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).__init__()</w:t>
      </w:r>
    </w:p>
    <w:p w14:paraId="03054124"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 = nn.Conv2d(...)</w:t>
      </w:r>
    </w:p>
    <w:p w14:paraId="7BA0BBB2"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 = nn.MaxPool2d(</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w:t>
      </w:r>
    </w:p>
    <w:p w14:paraId="604D8FA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 = nn.Linear(</w:t>
      </w:r>
      <w:r w:rsidRPr="001D33D5">
        <w:rPr>
          <w:rFonts w:ascii="Consolas" w:eastAsia="Times New Roman" w:hAnsi="Consolas" w:cs="Times New Roman"/>
          <w:color w:val="098658"/>
          <w:sz w:val="20"/>
          <w:szCs w:val="20"/>
        </w:rPr>
        <w:t>16</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120</w:t>
      </w:r>
      <w:r w:rsidRPr="001D33D5">
        <w:rPr>
          <w:rFonts w:ascii="Consolas" w:eastAsia="Times New Roman" w:hAnsi="Consolas" w:cs="Times New Roman"/>
          <w:color w:val="000000"/>
          <w:sz w:val="20"/>
          <w:szCs w:val="20"/>
        </w:rPr>
        <w:t>)</w:t>
      </w:r>
    </w:p>
    <w:p w14:paraId="1A8CF17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p>
    <w:p w14:paraId="2C18C02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forward(self, x):</w:t>
      </w:r>
    </w:p>
    <w:p w14:paraId="4C910C35"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8000"/>
          <w:sz w:val="20"/>
          <w:szCs w:val="20"/>
        </w:rPr>
        <w:t># Obrada kroz mrežu</w:t>
      </w:r>
    </w:p>
    <w:p w14:paraId="738E3E3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.pool(F.relu(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.konvolucija(x)))</w:t>
      </w:r>
    </w:p>
    <w:p w14:paraId="32F6CD6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torch.nn.functional.relu(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.fc1(x))</w:t>
      </w:r>
    </w:p>
    <w:p w14:paraId="7A666D97" w14:textId="0E4E4829" w:rsidR="001D33D5" w:rsidRPr="001D33D5" w:rsidRDefault="001D33D5" w:rsidP="00B5391C">
      <w:pPr>
        <w:keepNext/>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return</w:t>
      </w:r>
      <w:r w:rsidRPr="001D33D5">
        <w:rPr>
          <w:rFonts w:ascii="Consolas" w:eastAsia="Times New Roman" w:hAnsi="Consolas" w:cs="Times New Roman"/>
          <w:color w:val="000000"/>
          <w:sz w:val="20"/>
          <w:szCs w:val="20"/>
        </w:rPr>
        <w:t> x</w:t>
      </w:r>
    </w:p>
    <w:p w14:paraId="3C3594DA" w14:textId="50CFBC1A" w:rsidR="00B5391C" w:rsidRDefault="00B5391C" w:rsidP="00B5391C">
      <w:pPr>
        <w:pStyle w:val="4Tekst"/>
        <w:jc w:val="center"/>
      </w:pPr>
      <w:bookmarkStart w:id="332" w:name="_Toc96008641"/>
      <w:r>
        <w:t xml:space="preserve">Prikaz programskog koda </w:t>
      </w:r>
      <w:fldSimple w:instr=" SEQ Prikaz_programskog_koda \* ARABIC ">
        <w:r w:rsidR="006B37E0">
          <w:rPr>
            <w:noProof/>
          </w:rPr>
          <w:t>1</w:t>
        </w:r>
      </w:fldSimple>
      <w:r>
        <w:t xml:space="preserve">. </w:t>
      </w:r>
      <w:r w:rsidRPr="009B7C4A">
        <w:t>Primjer klase neuronske mreže</w:t>
      </w:r>
      <w:bookmarkEnd w:id="332"/>
    </w:p>
    <w:p w14:paraId="116A3A52" w14:textId="2C8317D2" w:rsidR="00AE2661" w:rsidRDefault="002F1B50" w:rsidP="00FB138B">
      <w:pPr>
        <w:pStyle w:val="4Tekst"/>
      </w:pPr>
      <w:r>
        <w:t xml:space="preserve">Prikaz pojednostavljene klase </w:t>
      </w:r>
      <w:r w:rsidR="00FF3F35">
        <w:t xml:space="preserve">na </w:t>
      </w:r>
      <w:r w:rsidR="00DE688B">
        <w:t>prvom programskom isječku</w:t>
      </w:r>
      <w:r>
        <w:t xml:space="preserve"> pokazuje radnje potrebne za kreiranje klase.</w:t>
      </w:r>
      <w:r w:rsidR="00AE2661">
        <w:t xml:space="preserve"> Pri kreiranju klase mora se naslijediti nn.Module koji sadrži mnoge dijelove </w:t>
      </w:r>
      <w:r w:rsidR="00B56143">
        <w:t xml:space="preserve">ranije spomenute u radu koji se automatski odrađuju. Na primjer, klasa </w:t>
      </w:r>
      <w:r w:rsidR="00DE688B">
        <w:t xml:space="preserve">je </w:t>
      </w:r>
      <w:r w:rsidR="00B56143">
        <w:t xml:space="preserve">zadužena za </w:t>
      </w:r>
      <w:r w:rsidR="0030775A">
        <w:t>definiranje</w:t>
      </w:r>
      <w:r w:rsidR="00B56143">
        <w:t xml:space="preserve"> </w:t>
      </w:r>
      <w:del w:id="333" w:author="Stjepan Salopek (ssalopek)" w:date="2021-09-09T16:54:00Z">
        <w:r w:rsidR="00B56143" w:rsidDel="004167E9">
          <w:delText>unazadne propagacije</w:delText>
        </w:r>
      </w:del>
      <w:ins w:id="334" w:author="Stjepan Salopek (ssalopek)" w:date="2021-09-09T16:54:00Z">
        <w:r w:rsidR="004167E9">
          <w:t>propagacije unazad</w:t>
        </w:r>
      </w:ins>
      <w:r w:rsidR="00B56143">
        <w:t xml:space="preserve"> i podešavanje težina i sklonosti čvorova neuronske mreže. </w:t>
      </w:r>
    </w:p>
    <w:p w14:paraId="2357210F" w14:textId="7CDEC9F5" w:rsidR="00FB138B" w:rsidRDefault="00DD5166" w:rsidP="00FB138B">
      <w:pPr>
        <w:pStyle w:val="4Tekst"/>
      </w:pPr>
      <w:r>
        <w:t>U konstruktoru klase definiraju se radnje i konvolucije prikazane u modelu desete slike</w:t>
      </w:r>
      <w:r w:rsidR="00072CE1">
        <w:t xml:space="preserve"> i mogu se postaviti određeni parametri koji će se koristiti u neuronskoj mreži.</w:t>
      </w:r>
    </w:p>
    <w:p w14:paraId="7185FD9F" w14:textId="27DD5794" w:rsidR="004B4923" w:rsidRDefault="00E83AFE" w:rsidP="00FB138B">
      <w:pPr>
        <w:pStyle w:val="4Tekst"/>
      </w:pPr>
      <w:r>
        <w:t>Nadalje, mora se dizajnirati „forward“ funkcija koja će predstavljati jedan prolazak jedne ulazne v</w:t>
      </w:r>
      <w:r w:rsidR="00D6094D">
        <w:t xml:space="preserve">rijednosti kroz mrežu. Ta funkcija poziva se u pozadini kada se </w:t>
      </w:r>
      <w:del w:id="335" w:author="Stjepan Salopek (ssalopek)" w:date="2022-01-25T15:24:00Z">
        <w:r w:rsidR="00D6094D" w:rsidDel="0039088D">
          <w:delText>objektu klase</w:delText>
        </w:r>
      </w:del>
      <w:ins w:id="336" w:author="Stjepan Salopek (ssalopek)" w:date="2022-01-25T15:24:00Z">
        <w:r w:rsidR="0039088D">
          <w:t>modelu neuronske mreže</w:t>
        </w:r>
      </w:ins>
      <w:r w:rsidR="00D6094D">
        <w:t xml:space="preserve"> pošalje objekt, </w:t>
      </w:r>
      <w:r w:rsidR="00DE688B">
        <w:t>primjerice</w:t>
      </w:r>
      <w:r w:rsidR="00D6094D">
        <w:t xml:space="preserve"> slika koja sadrži tekst.</w:t>
      </w:r>
    </w:p>
    <w:p w14:paraId="0DC42F67" w14:textId="473BD5C4" w:rsidR="00840725" w:rsidRDefault="00840725" w:rsidP="00840725">
      <w:pPr>
        <w:pStyle w:val="4Tekst"/>
      </w:pPr>
      <w:r>
        <w:t xml:space="preserve">U neuronskim mrežama, pojam </w:t>
      </w:r>
      <w:r w:rsidR="0023434B">
        <w:rPr>
          <w:i/>
          <w:iCs/>
        </w:rPr>
        <w:t>m</w:t>
      </w:r>
      <w:r>
        <w:rPr>
          <w:i/>
          <w:iCs/>
        </w:rPr>
        <w:t>ax pooling</w:t>
      </w:r>
      <w:r>
        <w:t xml:space="preserve"> označava smanjivanje veličine slike metodom uzimanja najveće vrijednosti piksela iz odabrane matrice. </w:t>
      </w:r>
      <w:r w:rsidR="0030775A">
        <w:t>Na primjer</w:t>
      </w:r>
      <w:r>
        <w:t>, prolaskom matrice dimenzija 2x2 kroz sliku dimenzija 28x28, uzimajući maksimalne vrijednosti svakog piksela matrice, u konačnici bi se dobila slika dimenzija 14x14. Na ovaj način ubrzava se proces učenja</w:t>
      </w:r>
      <w:r w:rsidR="0030775A">
        <w:t xml:space="preserve"> smanjenjem ulaza</w:t>
      </w:r>
      <w:r>
        <w:t>.</w:t>
      </w:r>
    </w:p>
    <w:p w14:paraId="48AEFC38" w14:textId="7E9FBFF7" w:rsidR="00DE688B" w:rsidRDefault="00840725" w:rsidP="00840725">
      <w:pPr>
        <w:pStyle w:val="4Tekst"/>
      </w:pPr>
      <w:r>
        <w:t xml:space="preserve">Padajući sloj (engl. Dropout layer) označava uzimanje skupa vrijednosti, i poništavanjem nasumičnih članova. Primjerice, da se na niz od sto vrijednosti primjerni padajući sloj vjerojatnosti 50%, tada bi </w:t>
      </w:r>
      <w:r w:rsidR="00340182">
        <w:t xml:space="preserve">otprilike pedeset vrijednosti </w:t>
      </w:r>
      <w:r w:rsidR="00340182">
        <w:lastRenderedPageBreak/>
        <w:t>imale vrijednost nula, dok bi ostale bile netaknute. Ova metoda često se koristi za sprječavanje pretreniranja dubokih mreža.</w:t>
      </w:r>
    </w:p>
    <w:p w14:paraId="5C39ACE5" w14:textId="07AA4D98" w:rsidR="00414285" w:rsidRDefault="0062607B" w:rsidP="001B1440">
      <w:pPr>
        <w:pStyle w:val="2Podnaslov"/>
      </w:pPr>
      <w:bookmarkStart w:id="337" w:name="_Toc96010237"/>
      <w:r>
        <w:t>3.3</w:t>
      </w:r>
      <w:ins w:id="338" w:author="Stjepan Salopek (ssalopek)" w:date="2021-09-09T15:01:00Z">
        <w:r w:rsidR="002F3835">
          <w:t>.</w:t>
        </w:r>
      </w:ins>
      <w:r>
        <w:t xml:space="preserve"> </w:t>
      </w:r>
      <w:r w:rsidR="00C35D6B">
        <w:t>Rad s kreira</w:t>
      </w:r>
      <w:r w:rsidR="009A69A3">
        <w:t>nom neuronskom mrežom</w:t>
      </w:r>
      <w:bookmarkEnd w:id="337"/>
    </w:p>
    <w:p w14:paraId="1D0E5186"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FF"/>
          <w:sz w:val="21"/>
          <w:szCs w:val="21"/>
        </w:rPr>
        <w:t>import</w:t>
      </w:r>
      <w:r w:rsidRPr="001D33D5">
        <w:rPr>
          <w:rFonts w:ascii="Consolas" w:eastAsia="Times New Roman" w:hAnsi="Consolas" w:cs="Times New Roman"/>
          <w:color w:val="000000"/>
          <w:sz w:val="21"/>
          <w:szCs w:val="21"/>
        </w:rPr>
        <w:t> torch.optim </w:t>
      </w:r>
      <w:r w:rsidRPr="001D33D5">
        <w:rPr>
          <w:rFonts w:ascii="Consolas" w:eastAsia="Times New Roman" w:hAnsi="Consolas" w:cs="Times New Roman"/>
          <w:color w:val="0000FF"/>
          <w:sz w:val="21"/>
          <w:szCs w:val="21"/>
        </w:rPr>
        <w:t>as</w:t>
      </w:r>
      <w:r w:rsidRPr="001D33D5">
        <w:rPr>
          <w:rFonts w:ascii="Consolas" w:eastAsia="Times New Roman" w:hAnsi="Consolas" w:cs="Times New Roman"/>
          <w:color w:val="000000"/>
          <w:sz w:val="21"/>
          <w:szCs w:val="21"/>
        </w:rPr>
        <w:t> optim </w:t>
      </w:r>
    </w:p>
    <w:p w14:paraId="495A516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28F1C073"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criterion = nn.CrossEntropyLoss()</w:t>
      </w:r>
    </w:p>
    <w:p w14:paraId="7E56CF03" w14:textId="6029B361" w:rsidR="001D33D5" w:rsidRDefault="001D33D5" w:rsidP="00B5391C">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optimizer = optim.SGD(net.parameters(), lr=</w:t>
      </w:r>
      <w:r w:rsidRPr="001D33D5">
        <w:rPr>
          <w:rFonts w:ascii="Consolas" w:eastAsia="Times New Roman" w:hAnsi="Consolas" w:cs="Times New Roman"/>
          <w:color w:val="098658"/>
          <w:sz w:val="21"/>
          <w:szCs w:val="21"/>
        </w:rPr>
        <w:t>0.001</w:t>
      </w:r>
      <w:r w:rsidRPr="001D33D5">
        <w:rPr>
          <w:rFonts w:ascii="Consolas" w:eastAsia="Times New Roman" w:hAnsi="Consolas" w:cs="Times New Roman"/>
          <w:color w:val="000000"/>
          <w:sz w:val="21"/>
          <w:szCs w:val="21"/>
        </w:rPr>
        <w:t>, momentum=</w:t>
      </w:r>
      <w:r w:rsidRPr="001D33D5">
        <w:rPr>
          <w:rFonts w:ascii="Consolas" w:eastAsia="Times New Roman" w:hAnsi="Consolas" w:cs="Times New Roman"/>
          <w:color w:val="098658"/>
          <w:sz w:val="21"/>
          <w:szCs w:val="21"/>
        </w:rPr>
        <w:t>0.9</w:t>
      </w:r>
      <w:r w:rsidRPr="001D33D5">
        <w:rPr>
          <w:rFonts w:ascii="Consolas" w:eastAsia="Times New Roman" w:hAnsi="Consolas" w:cs="Times New Roman"/>
          <w:color w:val="000000"/>
          <w:sz w:val="21"/>
          <w:szCs w:val="21"/>
        </w:rPr>
        <w:t>)</w:t>
      </w:r>
    </w:p>
    <w:p w14:paraId="09EA207F" w14:textId="203E6CA3" w:rsidR="00B5391C" w:rsidRDefault="00B5391C" w:rsidP="00B5391C">
      <w:pPr>
        <w:pStyle w:val="4Tekst"/>
        <w:jc w:val="center"/>
      </w:pPr>
      <w:bookmarkStart w:id="339" w:name="_Toc96008642"/>
      <w:r>
        <w:t xml:space="preserve">Prikaz programskog koda </w:t>
      </w:r>
      <w:fldSimple w:instr=" SEQ Prikaz_programskog_koda \* ARABIC ">
        <w:r w:rsidR="006B37E0">
          <w:rPr>
            <w:noProof/>
          </w:rPr>
          <w:t>2</w:t>
        </w:r>
      </w:fldSimple>
      <w:r>
        <w:t xml:space="preserve">. </w:t>
      </w:r>
      <w:r w:rsidRPr="00F74977">
        <w:t>Primjer optimizacijske funkcije</w:t>
      </w:r>
      <w:bookmarkEnd w:id="339"/>
    </w:p>
    <w:p w14:paraId="50D9E692" w14:textId="6ECD15DC" w:rsidR="00A52CE7" w:rsidRDefault="001B1440" w:rsidP="003B5E7D">
      <w:pPr>
        <w:pStyle w:val="4Tekst"/>
      </w:pPr>
      <w:r>
        <w:t xml:space="preserve">Da bi se </w:t>
      </w:r>
      <w:r w:rsidR="00F24EFA">
        <w:t xml:space="preserve">dostigao učinak čitanja teksta iz grafike, potrebno je stvoriti objekt klase </w:t>
      </w:r>
      <w:r w:rsidR="00191744">
        <w:t xml:space="preserve">neuronske mreže i na njoj primijeniti sljedeće radnje: definirati funkciju koja će mijenjati </w:t>
      </w:r>
      <w:r w:rsidR="008324D8">
        <w:t>težine</w:t>
      </w:r>
      <w:r w:rsidR="00191744">
        <w:t xml:space="preserve"> i sklonosti</w:t>
      </w:r>
      <w:r w:rsidR="00002EB2">
        <w:t xml:space="preserve">. Implementacija je prikazana na </w:t>
      </w:r>
      <w:r w:rsidR="0013770B">
        <w:t>dvanaestoj slici.</w:t>
      </w:r>
    </w:p>
    <w:p w14:paraId="38E8A919" w14:textId="1AB91B32" w:rsidR="00F83E97" w:rsidRDefault="00A52CE7" w:rsidP="003B5E7D">
      <w:pPr>
        <w:pStyle w:val="4Tekst"/>
      </w:pPr>
      <w:r>
        <w:t>Funkcija korištena za optimizaciju težina i sklonosti naziva se</w:t>
      </w:r>
      <w:r w:rsidR="001A3177">
        <w:t xml:space="preserve"> Stohastički </w:t>
      </w:r>
      <w:commentRangeStart w:id="340"/>
      <w:del w:id="341" w:author="Stjepan Salopek (ssalopek)" w:date="2021-09-09T15:01:00Z">
        <w:r w:rsidR="0054288D" w:rsidDel="002F3835">
          <w:delText>Spust Gradijenata</w:delText>
        </w:r>
      </w:del>
      <w:commentRangeEnd w:id="340"/>
      <w:ins w:id="342" w:author="Stjepan Salopek (ssalopek)" w:date="2021-09-09T15:01:00Z">
        <w:r w:rsidR="002F3835">
          <w:t>gradijentalni pad</w:t>
        </w:r>
      </w:ins>
      <w:r w:rsidR="004400BA">
        <w:rPr>
          <w:rStyle w:val="CommentReference"/>
          <w:rFonts w:asciiTheme="minorHAnsi" w:eastAsiaTheme="minorHAnsi" w:hAnsiTheme="minorHAnsi"/>
          <w:spacing w:val="0"/>
        </w:rPr>
        <w:commentReference w:id="340"/>
      </w:r>
      <w:r w:rsidR="0054288D">
        <w:t xml:space="preserve"> (eng</w:t>
      </w:r>
      <w:ins w:id="343" w:author="Stjepan Salopek (ssalopek)" w:date="2021-09-09T15:01:00Z">
        <w:r w:rsidR="002F3835">
          <w:t>l</w:t>
        </w:r>
      </w:ins>
      <w:r w:rsidR="0054288D">
        <w:t xml:space="preserve">. </w:t>
      </w:r>
      <w:r w:rsidR="0054288D">
        <w:rPr>
          <w:i/>
          <w:iCs/>
        </w:rPr>
        <w:t>Stochastic Gradient Descent</w:t>
      </w:r>
      <w:r w:rsidR="0054288D">
        <w:t>), ili</w:t>
      </w:r>
      <w:r>
        <w:t xml:space="preserve"> </w:t>
      </w:r>
      <w:r w:rsidR="007A24DC">
        <w:t>SGD funkcija.</w:t>
      </w:r>
      <w:r w:rsidR="0054288D">
        <w:t xml:space="preserve"> Navedena funkcija </w:t>
      </w:r>
      <w:r w:rsidR="008324D8">
        <w:t>težinu</w:t>
      </w:r>
      <w:r w:rsidR="007849B3">
        <w:t xml:space="preserve"> mijenja pomoću nje</w:t>
      </w:r>
      <w:r w:rsidR="008324D8">
        <w:t>ne</w:t>
      </w:r>
      <w:r w:rsidR="007849B3">
        <w:t xml:space="preserve"> trenutne vrijednosti, </w:t>
      </w:r>
      <w:r w:rsidR="00F83E97">
        <w:t xml:space="preserve">gradijenta dobivenog u </w:t>
      </w:r>
      <w:del w:id="344" w:author="Stjepan Salopek (ssalopek)" w:date="2021-09-09T15:02:00Z">
        <w:r w:rsidR="00F83E97" w:rsidDel="002F3835">
          <w:delText>unazadnoj propagaciji</w:delText>
        </w:r>
      </w:del>
      <w:ins w:id="345" w:author="Stjepan Salopek (ssalopek)" w:date="2021-09-09T15:02:00Z">
        <w:r w:rsidR="002F3835">
          <w:t>propagaciji unazad</w:t>
        </w:r>
      </w:ins>
      <w:r w:rsidR="00F83E97">
        <w:t xml:space="preserve"> i konstante poslane koja određuje brzinu promjene:</w:t>
      </w:r>
    </w:p>
    <w:p w14:paraId="202BF0BE" w14:textId="729CDAB2" w:rsidR="00B410EE" w:rsidRDefault="00881049" w:rsidP="00B410EE">
      <w:pPr>
        <w:pStyle w:val="4Tekst"/>
        <w:jc w:val="center"/>
      </w:pPr>
      <m:oMathPara>
        <m:oMath>
          <m:r>
            <w:rPr>
              <w:rFonts w:ascii="Cambria Math" w:hAnsi="Cambria Math"/>
            </w:rPr>
            <m:t>weight=weight-learningRate</m:t>
          </m:r>
          <m:r>
            <w:ins w:id="346" w:author="Tin Kramberger (tkramberg)" w:date="2021-09-06T19:06:00Z">
              <w:rPr>
                <w:rFonts w:ascii="Cambria Math" w:hAnsi="Cambria Math"/>
              </w:rPr>
              <m:t>×</m:t>
            </w:ins>
          </m:r>
          <m:r>
            <w:del w:id="347" w:author="Tin Kramberger (tkramberg)" w:date="2021-09-06T19:07:00Z">
              <w:rPr>
                <w:rFonts w:ascii="Cambria Math" w:hAnsi="Cambria Math"/>
              </w:rPr>
              <m:t>*</m:t>
            </w:del>
          </m:r>
          <m:r>
            <w:rPr>
              <w:rFonts w:ascii="Cambria Math" w:hAnsi="Cambria Math"/>
            </w:rPr>
            <m:t>gradient</m:t>
          </m:r>
        </m:oMath>
      </m:oMathPara>
    </w:p>
    <w:p w14:paraId="246BB250"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ponavljanje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range(</w:t>
      </w:r>
      <w:r w:rsidRPr="008324D8">
        <w:rPr>
          <w:rFonts w:ascii="Consolas" w:eastAsia="Times New Roman" w:hAnsi="Consolas" w:cs="Times New Roman"/>
          <w:color w:val="098658"/>
          <w:sz w:val="21"/>
          <w:szCs w:val="21"/>
        </w:rPr>
        <w:t>2</w:t>
      </w:r>
      <w:r w:rsidRPr="008324D8">
        <w:rPr>
          <w:rFonts w:ascii="Consolas" w:eastAsia="Times New Roman" w:hAnsi="Consolas" w:cs="Times New Roman"/>
          <w:color w:val="000000"/>
          <w:sz w:val="21"/>
          <w:szCs w:val="21"/>
        </w:rPr>
        <w:t>):</w:t>
      </w:r>
    </w:p>
    <w:p w14:paraId="52A47B82" w14:textId="0A7508B0"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w:t>
      </w:r>
      <w:del w:id="348" w:author="Stjepan Salopek (ssalopek)" w:date="2021-09-09T15:03:00Z">
        <w:r w:rsidRPr="008324D8" w:rsidDel="00C94B37">
          <w:rPr>
            <w:rFonts w:ascii="Consolas" w:eastAsia="Times New Roman" w:hAnsi="Consolas" w:cs="Times New Roman"/>
            <w:color w:val="000000"/>
            <w:sz w:val="21"/>
            <w:szCs w:val="21"/>
          </w:rPr>
          <w:delText>index</w:delText>
        </w:r>
      </w:del>
      <w:ins w:id="349" w:author="Stjepan Salopek (ssalopek)" w:date="2021-09-09T15:03:00Z">
        <w:r w:rsidR="00C94B37">
          <w:rPr>
            <w:rFonts w:ascii="Consolas" w:eastAsia="Times New Roman" w:hAnsi="Consolas" w:cs="Times New Roman"/>
            <w:color w:val="000000"/>
            <w:sz w:val="21"/>
            <w:szCs w:val="21"/>
          </w:rPr>
          <w:t>indeks</w:t>
        </w:r>
      </w:ins>
      <w:r w:rsidRPr="008324D8">
        <w:rPr>
          <w:rFonts w:ascii="Consolas" w:eastAsia="Times New Roman" w:hAnsi="Consolas" w:cs="Times New Roman"/>
          <w:color w:val="000000"/>
          <w:sz w:val="21"/>
          <w:szCs w:val="21"/>
        </w:rPr>
        <w:t>, podaci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enumerate(spremnik_podataka):</w:t>
      </w:r>
    </w:p>
    <w:p w14:paraId="0B22F8E8"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7B3851E"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Nuliranje prethodnih gradijenata</w:t>
      </w:r>
    </w:p>
    <w:p w14:paraId="1D06A984"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optimizer.zero_grad()</w:t>
      </w:r>
    </w:p>
    <w:p w14:paraId="23A1E9B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15901D9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Prolazak kroz mrežu i optimizacija</w:t>
      </w:r>
    </w:p>
    <w:p w14:paraId="54CC43AF"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izlaz = mreza(podaci)</w:t>
      </w:r>
    </w:p>
    <w:p w14:paraId="62FC2A96" w14:textId="6B114AE4" w:rsidR="008324D8" w:rsidRDefault="008324D8" w:rsidP="00B5391C">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optimizer.step()</w:t>
      </w:r>
    </w:p>
    <w:p w14:paraId="4586FB39" w14:textId="61E79743" w:rsidR="00B5391C" w:rsidRDefault="00B5391C" w:rsidP="00B5391C">
      <w:pPr>
        <w:pStyle w:val="4Tekst"/>
        <w:jc w:val="center"/>
      </w:pPr>
      <w:bookmarkStart w:id="350" w:name="_Toc96008643"/>
      <w:r>
        <w:t xml:space="preserve">Prikaz programskog koda </w:t>
      </w:r>
      <w:fldSimple w:instr=" SEQ Prikaz_programskog_koda \* ARABIC ">
        <w:r w:rsidR="006B37E0">
          <w:rPr>
            <w:noProof/>
          </w:rPr>
          <w:t>3</w:t>
        </w:r>
      </w:fldSimple>
      <w:r>
        <w:t xml:space="preserve">. </w:t>
      </w:r>
      <w:r w:rsidRPr="004A778B">
        <w:t>Pojednostavljeni prolazak kroz mrežu</w:t>
      </w:r>
      <w:bookmarkEnd w:id="350"/>
    </w:p>
    <w:p w14:paraId="3B785614" w14:textId="2F3C828A" w:rsidR="00AB0117" w:rsidRDefault="003635C7" w:rsidP="00D155BA">
      <w:pPr>
        <w:pStyle w:val="4Tekst"/>
      </w:pPr>
      <w:r>
        <w:t>Nakon definiranja funkcije koja vrši optimizaciju, slijedi treniranje.</w:t>
      </w:r>
      <w:r w:rsidR="00497878">
        <w:t xml:space="preserve"> Iz </w:t>
      </w:r>
      <w:r w:rsidR="00706EC0">
        <w:t>trećeg programskog isječka</w:t>
      </w:r>
      <w:r w:rsidR="00D155BA">
        <w:t xml:space="preserve"> može se uočiti da</w:t>
      </w:r>
      <w:r w:rsidR="00BA1DFC">
        <w:t xml:space="preserve"> treniranje uključuje prolazak po podacima, u ovom slučaju slika s tekstom</w:t>
      </w:r>
      <w:r w:rsidR="00AB0117">
        <w:t xml:space="preserve"> i</w:t>
      </w:r>
      <w:r w:rsidR="00BA1DFC">
        <w:t xml:space="preserve"> </w:t>
      </w:r>
      <w:r w:rsidR="00B76542">
        <w:t xml:space="preserve">slanjem tih podataka u objekt ranije kreirane </w:t>
      </w:r>
      <w:r w:rsidR="00AB0117">
        <w:t xml:space="preserve">koja predstavlja neuronsku mrežu. Proces se odvija </w:t>
      </w:r>
      <w:del w:id="351" w:author="Stjepan Salopek (ssalopek)" w:date="2022-01-25T15:25:00Z">
        <w:r w:rsidR="00AB0117" w:rsidDel="004902DA">
          <w:delText xml:space="preserve">dva </w:delText>
        </w:r>
      </w:del>
      <w:ins w:id="352" w:author="Stjepan Salopek (ssalopek)" w:date="2022-01-25T15:25:00Z">
        <w:r w:rsidR="004902DA">
          <w:t xml:space="preserve">više </w:t>
        </w:r>
      </w:ins>
      <w:r w:rsidR="00AB0117">
        <w:t>puta</w:t>
      </w:r>
      <w:r w:rsidR="005709FC">
        <w:t xml:space="preserve"> u petlji</w:t>
      </w:r>
      <w:r w:rsidR="00AB0117">
        <w:t xml:space="preserve"> radi povećanja preciznosti </w:t>
      </w:r>
      <w:r w:rsidR="00471290">
        <w:t>neuronske mreže.</w:t>
      </w:r>
    </w:p>
    <w:p w14:paraId="623EB529" w14:textId="51947252" w:rsidR="005709FC" w:rsidRDefault="005709FC">
      <w:pPr>
        <w:rPr>
          <w:rFonts w:ascii="Times New Roman" w:eastAsiaTheme="majorEastAsia" w:hAnsi="Times New Roman" w:cstheme="majorBidi"/>
          <w:sz w:val="26"/>
          <w:szCs w:val="26"/>
        </w:rPr>
      </w:pPr>
    </w:p>
    <w:p w14:paraId="20C7D8F6" w14:textId="63B461A6" w:rsidR="004F7C0A" w:rsidRDefault="0062607B" w:rsidP="001A46C0">
      <w:pPr>
        <w:pStyle w:val="2Podnaslov"/>
      </w:pPr>
      <w:bookmarkStart w:id="353" w:name="_Toc96010238"/>
      <w:r>
        <w:lastRenderedPageBreak/>
        <w:t>3.4</w:t>
      </w:r>
      <w:ins w:id="354" w:author="Stjepan Salopek (ssalopek)" w:date="2021-09-09T15:03:00Z">
        <w:r w:rsidR="00C94B37">
          <w:t>.</w:t>
        </w:r>
      </w:ins>
      <w:r>
        <w:t xml:space="preserve"> </w:t>
      </w:r>
      <w:r w:rsidR="001A46C0">
        <w:t>Rad i analiza rezultata</w:t>
      </w:r>
      <w:bookmarkEnd w:id="353"/>
    </w:p>
    <w:p w14:paraId="331B606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tocni = </w:t>
      </w:r>
      <w:r w:rsidRPr="00E11B56">
        <w:rPr>
          <w:rFonts w:ascii="Consolas" w:eastAsia="Times New Roman" w:hAnsi="Consolas" w:cs="Times New Roman"/>
          <w:color w:val="098658"/>
          <w:sz w:val="21"/>
          <w:szCs w:val="21"/>
        </w:rPr>
        <w:t>0</w:t>
      </w:r>
    </w:p>
    <w:p w14:paraId="3C4DDA5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sveukupno = </w:t>
      </w:r>
      <w:r w:rsidRPr="00E11B56">
        <w:rPr>
          <w:rFonts w:ascii="Consolas" w:eastAsia="Times New Roman" w:hAnsi="Consolas" w:cs="Times New Roman"/>
          <w:color w:val="098658"/>
          <w:sz w:val="21"/>
          <w:szCs w:val="21"/>
        </w:rPr>
        <w:t>0</w:t>
      </w:r>
    </w:p>
    <w:p w14:paraId="11BEC2D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E451CD3"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FF"/>
          <w:sz w:val="21"/>
          <w:szCs w:val="21"/>
        </w:rPr>
        <w:t>for</w:t>
      </w:r>
      <w:r w:rsidRPr="00E11B56">
        <w:rPr>
          <w:rFonts w:ascii="Consolas" w:eastAsia="Times New Roman" w:hAnsi="Consolas" w:cs="Times New Roman"/>
          <w:color w:val="000000"/>
          <w:sz w:val="21"/>
          <w:szCs w:val="21"/>
        </w:rPr>
        <w:t> podaci </w:t>
      </w:r>
      <w:r w:rsidRPr="00E11B56">
        <w:rPr>
          <w:rFonts w:ascii="Consolas" w:eastAsia="Times New Roman" w:hAnsi="Consolas" w:cs="Times New Roman"/>
          <w:color w:val="0000FF"/>
          <w:sz w:val="21"/>
          <w:szCs w:val="21"/>
        </w:rPr>
        <w:t>in</w:t>
      </w:r>
      <w:r w:rsidRPr="00E11B56">
        <w:rPr>
          <w:rFonts w:ascii="Consolas" w:eastAsia="Times New Roman" w:hAnsi="Consolas" w:cs="Times New Roman"/>
          <w:color w:val="000000"/>
          <w:sz w:val="21"/>
          <w:szCs w:val="21"/>
        </w:rPr>
        <w:t> svi_podaci:</w:t>
      </w:r>
    </w:p>
    <w:p w14:paraId="1C6FB461"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izlaz = mreza(podaci)</w:t>
      </w:r>
    </w:p>
    <w:p w14:paraId="0467AC08"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 Usporedba...</w:t>
      </w:r>
    </w:p>
    <w:p w14:paraId="183F6AA0"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#tocni += 1</w:t>
      </w:r>
    </w:p>
    <w:p w14:paraId="53EA4D0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sveukupno += </w:t>
      </w:r>
      <w:r w:rsidRPr="00E11B56">
        <w:rPr>
          <w:rFonts w:ascii="Consolas" w:eastAsia="Times New Roman" w:hAnsi="Consolas" w:cs="Times New Roman"/>
          <w:color w:val="098658"/>
          <w:sz w:val="21"/>
          <w:szCs w:val="21"/>
        </w:rPr>
        <w:t>1</w:t>
      </w:r>
    </w:p>
    <w:p w14:paraId="5E9AA5CA"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6D37AAA7" w14:textId="21CAB4C1" w:rsidR="00E11B56" w:rsidRPr="00E11B56" w:rsidRDefault="00E11B56" w:rsidP="00B5391C">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print(</w:t>
      </w:r>
      <w:r w:rsidRPr="00E11B56">
        <w:rPr>
          <w:rFonts w:ascii="Consolas" w:eastAsia="Times New Roman" w:hAnsi="Consolas" w:cs="Times New Roman"/>
          <w:color w:val="A31515"/>
          <w:sz w:val="21"/>
          <w:szCs w:val="21"/>
        </w:rPr>
        <w:t>"Preciznost: %2d %%"</w:t>
      </w:r>
      <w:r w:rsidRPr="00E11B56">
        <w:rPr>
          <w:rFonts w:ascii="Consolas" w:eastAsia="Times New Roman" w:hAnsi="Consolas" w:cs="Times New Roman"/>
          <w:color w:val="000000"/>
          <w:sz w:val="21"/>
          <w:szCs w:val="21"/>
        </w:rPr>
        <w:t> %(tocni / sveukupno * </w:t>
      </w:r>
      <w:r w:rsidRPr="00E11B56">
        <w:rPr>
          <w:rFonts w:ascii="Consolas" w:eastAsia="Times New Roman" w:hAnsi="Consolas" w:cs="Times New Roman"/>
          <w:color w:val="098658"/>
          <w:sz w:val="21"/>
          <w:szCs w:val="21"/>
        </w:rPr>
        <w:t>100</w:t>
      </w:r>
      <w:r w:rsidRPr="00E11B56">
        <w:rPr>
          <w:rFonts w:ascii="Consolas" w:eastAsia="Times New Roman" w:hAnsi="Consolas" w:cs="Times New Roman"/>
          <w:color w:val="000000"/>
          <w:sz w:val="21"/>
          <w:szCs w:val="21"/>
        </w:rPr>
        <w:t>))</w:t>
      </w:r>
    </w:p>
    <w:p w14:paraId="6FE2A2BE" w14:textId="44283475" w:rsidR="00B5391C" w:rsidRDefault="00B5391C" w:rsidP="00B5391C">
      <w:pPr>
        <w:pStyle w:val="4Tekst"/>
        <w:jc w:val="center"/>
      </w:pPr>
      <w:bookmarkStart w:id="355" w:name="_Toc96008644"/>
      <w:r>
        <w:t xml:space="preserve">Prikaz programskog koda </w:t>
      </w:r>
      <w:fldSimple w:instr=" SEQ Prikaz_programskog_koda \* ARABIC ">
        <w:r w:rsidR="006B37E0">
          <w:rPr>
            <w:noProof/>
          </w:rPr>
          <w:t>4</w:t>
        </w:r>
      </w:fldSimple>
      <w:r>
        <w:t xml:space="preserve">. </w:t>
      </w:r>
      <w:r w:rsidRPr="003B23AC">
        <w:t>Računanje točnosti mreže</w:t>
      </w:r>
      <w:bookmarkEnd w:id="355"/>
    </w:p>
    <w:p w14:paraId="23B5984B" w14:textId="4A1553CC" w:rsidR="003467BC" w:rsidRDefault="006F0B00" w:rsidP="003467BC">
      <w:pPr>
        <w:pStyle w:val="4Tekst"/>
      </w:pPr>
      <w:r>
        <w:t>Pri usporedbi</w:t>
      </w:r>
      <w:r w:rsidR="003467BC">
        <w:t xml:space="preserve"> trećeg i četvrtog programskog isječka</w:t>
      </w:r>
      <w:r w:rsidR="00EA208A">
        <w:t xml:space="preserve"> može se </w:t>
      </w:r>
      <w:r w:rsidR="00D24730">
        <w:t>primijetiti</w:t>
      </w:r>
      <w:r w:rsidR="00EA208A">
        <w:t xml:space="preserve"> sličnost. Kada je u pitanju predviđanje, </w:t>
      </w:r>
      <w:r w:rsidR="00D24730">
        <w:t xml:space="preserve">prolazi se </w:t>
      </w:r>
      <w:r w:rsidR="00C13734">
        <w:t xml:space="preserve">kroz petlju šaljući slike kroz mrežu. Da bi se </w:t>
      </w:r>
      <w:r w:rsidR="00036185">
        <w:t>među</w:t>
      </w:r>
      <w:r w:rsidR="00C13734">
        <w:t xml:space="preserve">rezultati </w:t>
      </w:r>
      <w:r w:rsidR="00036185">
        <w:t xml:space="preserve">treniranja </w:t>
      </w:r>
      <w:r w:rsidR="00C13734">
        <w:t xml:space="preserve">mogli analizirati, koriste se slike čiji se tekst unaprijed zna. </w:t>
      </w:r>
      <w:r w:rsidR="00036185">
        <w:t>Prilikom računanja točnosti u četvrtom programskom kodu</w:t>
      </w:r>
      <w:r w:rsidR="00C13734">
        <w:t>, u dijelu</w:t>
      </w:r>
      <w:r w:rsidR="00396600">
        <w:t xml:space="preserve"> označenim komentarom</w:t>
      </w:r>
      <w:r w:rsidR="00036185">
        <w:t>,</w:t>
      </w:r>
      <w:r w:rsidR="00396600">
        <w:t xml:space="preserve"> obrađuje se provjera i povećava brojač točnih rezultata za točne procjene.</w:t>
      </w:r>
      <w:r w:rsidR="00C433BB">
        <w:t xml:space="preserve"> Na kraju izvedbe pomoću sveukupnog broja slika za predviđanje i broja točnih predviđanja dobiva se točnost neuronske mreže u predviđanju</w:t>
      </w:r>
      <w:r w:rsidR="0019214D">
        <w:t xml:space="preserve">. Suvremene neuronske mreže </w:t>
      </w:r>
      <w:r w:rsidR="00F903D4">
        <w:t xml:space="preserve">s većim brojem ulaznih podataka za testiranje i </w:t>
      </w:r>
      <w:r w:rsidR="00D24730">
        <w:t>jakim</w:t>
      </w:r>
      <w:r w:rsidR="00D366C7">
        <w:t xml:space="preserve"> računalima mogu, ovisno o vrsti slike koja sadrži tekst, dostići vrijednosti između 95 i 100% točnosti.</w:t>
      </w:r>
    </w:p>
    <w:p w14:paraId="5878B34C" w14:textId="17AB5A58" w:rsidR="00E82A48" w:rsidRDefault="002D0973" w:rsidP="00971D57">
      <w:pPr>
        <w:pStyle w:val="1Naslov"/>
      </w:pPr>
      <w:r>
        <w:br w:type="page"/>
      </w:r>
      <w:bookmarkStart w:id="356" w:name="_Toc96010239"/>
      <w:r w:rsidR="00E82A48">
        <w:lastRenderedPageBreak/>
        <w:t>4</w:t>
      </w:r>
      <w:ins w:id="357" w:author="Stjepan Salopek (ssalopek)" w:date="2021-09-09T15:03:00Z">
        <w:r w:rsidR="00C94B37">
          <w:t>.</w:t>
        </w:r>
      </w:ins>
      <w:r w:rsidR="00E82A48">
        <w:t xml:space="preserve"> PRAKTIČNI ZADATAK</w:t>
      </w:r>
      <w:bookmarkEnd w:id="356"/>
    </w:p>
    <w:p w14:paraId="7B55D48C" w14:textId="183D7837" w:rsidR="00E82A48" w:rsidRDefault="00E82A48" w:rsidP="00E82A48">
      <w:pPr>
        <w:pStyle w:val="2Podnaslov"/>
      </w:pPr>
      <w:bookmarkStart w:id="358" w:name="_Toc96010240"/>
      <w:r>
        <w:t>4.1</w:t>
      </w:r>
      <w:ins w:id="359" w:author="Stjepan Salopek (ssalopek)" w:date="2021-09-09T15:03:00Z">
        <w:r w:rsidR="00C94B37">
          <w:t>.</w:t>
        </w:r>
      </w:ins>
      <w:r>
        <w:t xml:space="preserve"> Plan rada</w:t>
      </w:r>
      <w:bookmarkEnd w:id="358"/>
    </w:p>
    <w:p w14:paraId="02F65065" w14:textId="391437FD" w:rsidR="009812C5" w:rsidRDefault="000C157C" w:rsidP="009812C5">
      <w:pPr>
        <w:pStyle w:val="4Tekst"/>
      </w:pPr>
      <w:r>
        <w:t xml:space="preserve">Nakon opisa i analize strojnog učenja na razini tržišta, teorije i samih tehnologija implementacije, slijedi pisanje plana rada. Pristup </w:t>
      </w:r>
      <w:r w:rsidR="00424DF1">
        <w:t xml:space="preserve">problemu je prije svega pragmatičan – podatkovni skup preuzet s interneta obrađen je, a kroz mnoga testiranja i </w:t>
      </w:r>
      <w:r w:rsidR="00745CD3">
        <w:t>mijenjanja</w:t>
      </w:r>
      <w:r w:rsidR="00424DF1">
        <w:t xml:space="preserve"> vrijednosti varijabli pokušala se dostići što veća preciznost procjene.</w:t>
      </w:r>
    </w:p>
    <w:p w14:paraId="1438E2EA" w14:textId="57B4B1C9" w:rsidR="00424DF1" w:rsidRDefault="00424DF1" w:rsidP="009812C5">
      <w:pPr>
        <w:pStyle w:val="4Tekst"/>
      </w:pPr>
      <w:r>
        <w:t xml:space="preserve">Početak izrade uključuje postavljanje razvojnog okruženja, nakon čega se preuzima inicijalni podatkovni skup. Nadalje, skup se mora obraditi i </w:t>
      </w:r>
      <w:r w:rsidR="00AB7FD2">
        <w:t xml:space="preserve">prilagoditi kontekstu u kojemu će biti iskorišten. Zatim slijedi dizajniranje neuronske mreže koja će se koristiti za treniranje modela. Istrenirat će se više modela i za svaki testirati preciznost čitanja </w:t>
      </w:r>
      <w:r w:rsidR="00036185">
        <w:t>slova</w:t>
      </w:r>
      <w:r w:rsidR="00AB7FD2">
        <w:t>.</w:t>
      </w:r>
    </w:p>
    <w:p w14:paraId="4DE6A9A3" w14:textId="4A5CCD80" w:rsidR="00AB7FD2" w:rsidRDefault="00AB7FD2" w:rsidP="00AB7FD2">
      <w:pPr>
        <w:pStyle w:val="2Podnaslov"/>
      </w:pPr>
      <w:bookmarkStart w:id="360" w:name="_Toc96010241"/>
      <w:r>
        <w:t>4.2</w:t>
      </w:r>
      <w:ins w:id="361" w:author="Stjepan Salopek (ssalopek)" w:date="2021-09-09T15:03:00Z">
        <w:r w:rsidR="00C94B37">
          <w:t>.</w:t>
        </w:r>
      </w:ins>
      <w:r>
        <w:t xml:space="preserve"> Postavljanje razvojnog okruženja</w:t>
      </w:r>
      <w:bookmarkEnd w:id="360"/>
    </w:p>
    <w:p w14:paraId="32AE3937" w14:textId="14DF9C27" w:rsidR="002A59EF" w:rsidRDefault="00735F4B" w:rsidP="002A59EF">
      <w:pPr>
        <w:pStyle w:val="4Tekst"/>
        <w:jc w:val="left"/>
      </w:pPr>
      <w:r>
        <w:t>Kompletan praktični dio rada odrađen je na Googleovoj platformi</w:t>
      </w:r>
      <w:r w:rsidR="00036185">
        <w:t>. Nakon dovršetka, kod iz Jupyter bilježnice</w:t>
      </w:r>
      <w:r w:rsidR="00550F44">
        <w:t xml:space="preserve"> pretvoren je u uobičajenu strukturu Python projekta</w:t>
      </w:r>
      <w:r>
        <w:t>. Google Drive korišten je za pohranu podataka</w:t>
      </w:r>
      <w:r w:rsidR="00550F44">
        <w:t xml:space="preserve"> kao što su grafovi i istrenirani modeli</w:t>
      </w:r>
      <w:r>
        <w:t>, a Colaboratory ili Colab za obradu.</w:t>
      </w:r>
    </w:p>
    <w:p w14:paraId="49596D39" w14:textId="77777777" w:rsidR="002A59EF" w:rsidRDefault="002A59EF" w:rsidP="002A59EF">
      <w:pPr>
        <w:pStyle w:val="4Tekst"/>
        <w:keepNext/>
        <w:jc w:val="center"/>
      </w:pPr>
      <w:r>
        <w:rPr>
          <w:noProof/>
        </w:rPr>
        <w:drawing>
          <wp:inline distT="0" distB="0" distL="0" distR="0" wp14:anchorId="64A4FFEF" wp14:editId="1BF85E85">
            <wp:extent cx="3381375" cy="1750060"/>
            <wp:effectExtent l="19050" t="19050" r="9525" b="25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662" b="36867"/>
                    <a:stretch/>
                  </pic:blipFill>
                  <pic:spPr bwMode="auto">
                    <a:xfrm>
                      <a:off x="0" y="0"/>
                      <a:ext cx="3381375" cy="1750060"/>
                    </a:xfrm>
                    <a:prstGeom prst="rect">
                      <a:avLst/>
                    </a:prstGeom>
                    <a:noFill/>
                    <a:ln>
                      <a:solidFill>
                        <a:schemeClr val="tx1"/>
                      </a:solidFill>
                    </a:ln>
                    <a:effectLst>
                      <a:softEdge rad="0"/>
                    </a:effectLst>
                    <a:extLst>
                      <a:ext uri="{53640926-AAD7-44D8-BBD7-CCE9431645EC}">
                        <a14:shadowObscured xmlns:a14="http://schemas.microsoft.com/office/drawing/2010/main"/>
                      </a:ext>
                    </a:extLst>
                  </pic:spPr>
                </pic:pic>
              </a:graphicData>
            </a:graphic>
          </wp:inline>
        </w:drawing>
      </w:r>
    </w:p>
    <w:p w14:paraId="2839AF45" w14:textId="418A22F4" w:rsidR="00735F4B" w:rsidRPr="00735F4B" w:rsidRDefault="002A59EF" w:rsidP="002A59EF">
      <w:pPr>
        <w:pStyle w:val="4Tekst"/>
        <w:jc w:val="center"/>
      </w:pPr>
      <w:bookmarkStart w:id="362" w:name="_Toc96010276"/>
      <w:r>
        <w:t xml:space="preserve">Slika </w:t>
      </w:r>
      <w:r w:rsidR="005D28E5">
        <w:fldChar w:fldCharType="begin"/>
      </w:r>
      <w:r w:rsidR="005D28E5">
        <w:instrText xml:space="preserve"> SEQ </w:instrText>
      </w:r>
      <w:r w:rsidR="005D28E5">
        <w:instrText xml:space="preserve">Slika \* ARABIC </w:instrText>
      </w:r>
      <w:r w:rsidR="005D28E5">
        <w:fldChar w:fldCharType="separate"/>
      </w:r>
      <w:r>
        <w:rPr>
          <w:noProof/>
        </w:rPr>
        <w:t>11</w:t>
      </w:r>
      <w:r w:rsidR="005D28E5">
        <w:rPr>
          <w:noProof/>
        </w:rPr>
        <w:fldChar w:fldCharType="end"/>
      </w:r>
      <w:r>
        <w:t>. Rad u Colaborytoryju</w:t>
      </w:r>
      <w:bookmarkEnd w:id="362"/>
    </w:p>
    <w:p w14:paraId="11CD3A83" w14:textId="175233FF" w:rsidR="009B1A1C" w:rsidRDefault="00735F4B" w:rsidP="009812C5">
      <w:pPr>
        <w:pStyle w:val="4Tekst"/>
      </w:pPr>
      <w:r>
        <w:t>Colab pojednostavljuje rad jer ima funkcionalnosti poput uvoza Google Drivea direktno u Linux virtualnu mašinu na kojoj je pokrenuta Jupyter bilježnica. Također, u</w:t>
      </w:r>
      <w:r w:rsidR="00745CD3">
        <w:t xml:space="preserve"> </w:t>
      </w:r>
      <w:r>
        <w:t xml:space="preserve">bilježnici </w:t>
      </w:r>
      <w:r w:rsidR="00550F44">
        <w:t xml:space="preserve">se mogu direktno </w:t>
      </w:r>
      <w:r>
        <w:t>pokretati naredbe ljuske što se pokazalo korisnim u analizi podataka</w:t>
      </w:r>
      <w:r w:rsidR="00550F44">
        <w:t xml:space="preserve"> Tensor</w:t>
      </w:r>
      <w:r w:rsidR="0072304D">
        <w:t>B</w:t>
      </w:r>
      <w:r w:rsidR="00550F44">
        <w:t>oard alatom</w:t>
      </w:r>
      <w:r>
        <w:t>.</w:t>
      </w:r>
      <w:r w:rsidR="00FB1FCC">
        <w:t xml:space="preserve"> </w:t>
      </w:r>
      <w:r w:rsidR="009B1A1C">
        <w:t>Iako Colab omogućuje pristup grafičkim karticama,</w:t>
      </w:r>
      <w:r w:rsidR="00745CD3">
        <w:t xml:space="preserve"> vremenski su ograničene</w:t>
      </w:r>
      <w:r w:rsidR="00550F44">
        <w:t>. Stoga se treniranje odrađivalo u više navrata s vremenskim razmakom od jedan do dva dana</w:t>
      </w:r>
      <w:r w:rsidR="009B1A1C">
        <w:t>.</w:t>
      </w:r>
    </w:p>
    <w:p w14:paraId="1CF9F896" w14:textId="0795C761" w:rsidR="009B1A1C" w:rsidDel="00C94B37" w:rsidRDefault="009B1A1C" w:rsidP="009812C5">
      <w:pPr>
        <w:pStyle w:val="4Tekst"/>
        <w:rPr>
          <w:del w:id="363" w:author="Stjepan Salopek (ssalopek)" w:date="2021-09-09T15:04:00Z"/>
        </w:rPr>
      </w:pPr>
    </w:p>
    <w:p w14:paraId="03D7EEB6" w14:textId="5DD4A993" w:rsidR="009B1A1C" w:rsidDel="00C94B37" w:rsidRDefault="009B1A1C" w:rsidP="009812C5">
      <w:pPr>
        <w:pStyle w:val="4Tekst"/>
        <w:rPr>
          <w:del w:id="364" w:author="Stjepan Salopek (ssalopek)" w:date="2021-09-09T15:04:00Z"/>
        </w:rPr>
      </w:pPr>
    </w:p>
    <w:p w14:paraId="6691A666" w14:textId="216A949C" w:rsidR="009B1A1C" w:rsidDel="00C94B37" w:rsidRDefault="009B1A1C" w:rsidP="009812C5">
      <w:pPr>
        <w:pStyle w:val="4Tekst"/>
        <w:rPr>
          <w:del w:id="365" w:author="Stjepan Salopek (ssalopek)" w:date="2021-09-09T15:04:00Z"/>
        </w:rPr>
      </w:pPr>
    </w:p>
    <w:p w14:paraId="112AF001" w14:textId="3B1B674F" w:rsidR="009B1A1C" w:rsidRDefault="00784456" w:rsidP="00784456">
      <w:pPr>
        <w:pStyle w:val="2Podnaslov"/>
      </w:pPr>
      <w:bookmarkStart w:id="366" w:name="_Toc96010242"/>
      <w:r>
        <w:t>4.3</w:t>
      </w:r>
      <w:ins w:id="367" w:author="Stjepan Salopek (ssalopek)" w:date="2021-09-09T15:06:00Z">
        <w:r w:rsidR="00C94B37">
          <w:t>.</w:t>
        </w:r>
      </w:ins>
      <w:r>
        <w:t xml:space="preserve"> </w:t>
      </w:r>
      <w:r w:rsidR="000B506C">
        <w:t>Podatkovni skup</w:t>
      </w:r>
      <w:bookmarkEnd w:id="366"/>
    </w:p>
    <w:p w14:paraId="194CB45E" w14:textId="216A5483" w:rsidR="000B506C" w:rsidRDefault="000B506C" w:rsidP="009812C5">
      <w:pPr>
        <w:pStyle w:val="4Tekst"/>
      </w:pPr>
      <w:r>
        <w:t xml:space="preserve">Prema Oxfordu, podatkovni skup je skup podataka koji računalo promatra kao logičku cjelinu </w:t>
      </w:r>
      <w:sdt>
        <w:sdtPr>
          <w:id w:val="325722010"/>
          <w:citation/>
        </w:sdtPr>
        <w:sdtEndPr/>
        <w:sdtContent>
          <w:r w:rsidR="00DD2D15">
            <w:fldChar w:fldCharType="begin"/>
          </w:r>
          <w:r w:rsidR="00DD2D15">
            <w:rPr>
              <w:lang w:val="en-US"/>
            </w:rPr>
            <w:instrText xml:space="preserve"> CITATION Ofd \l 1033 </w:instrText>
          </w:r>
          <w:r w:rsidR="00DD2D15">
            <w:fldChar w:fldCharType="separate"/>
          </w:r>
          <w:r w:rsidR="00931B99" w:rsidRPr="00931B99">
            <w:rPr>
              <w:noProof/>
              <w:lang w:val="en-US"/>
            </w:rPr>
            <w:t>[12]</w:t>
          </w:r>
          <w:r w:rsidR="00DD2D15">
            <w:fldChar w:fldCharType="end"/>
          </w:r>
        </w:sdtContent>
      </w:sdt>
      <w:r>
        <w:t>.</w:t>
      </w:r>
      <w:r w:rsidR="004879BD">
        <w:t xml:space="preserve"> U kontekstu</w:t>
      </w:r>
      <w:r w:rsidR="00550F44">
        <w:t xml:space="preserve"> strojnog učenja</w:t>
      </w:r>
      <w:r w:rsidR="004879BD">
        <w:t xml:space="preserve">, podatkovni skup označava skup </w:t>
      </w:r>
      <w:r w:rsidR="00550F44">
        <w:t xml:space="preserve">brojčanih, </w:t>
      </w:r>
      <w:r w:rsidR="004879BD">
        <w:t>tekstualnih, vizualnih i</w:t>
      </w:r>
      <w:r w:rsidR="00550F44">
        <w:t>li</w:t>
      </w:r>
      <w:r w:rsidR="004879BD">
        <w:t xml:space="preserve"> auditivnih podataka.</w:t>
      </w:r>
      <w:r w:rsidR="00775698">
        <w:t xml:space="preserve"> </w:t>
      </w:r>
      <w:r w:rsidR="003F124C">
        <w:t>Primjer tekstualnog podatkovnog skupa</w:t>
      </w:r>
      <w:r w:rsidR="00775698">
        <w:t xml:space="preserve"> je popis putnika Titanika</w:t>
      </w:r>
      <w:r w:rsidR="00550F44">
        <w:t>. Na temelju popisa, neuronska mreža može napraviti procjenu šanse preživljavanja na temelju ulaznih parametara kao što su dob, spol ili klasa osobe.</w:t>
      </w:r>
    </w:p>
    <w:p w14:paraId="3355C4C6" w14:textId="4E4A5E75" w:rsidR="00550F44" w:rsidRDefault="00550F44" w:rsidP="00550F44">
      <w:pPr>
        <w:pStyle w:val="2Podnaslov"/>
      </w:pPr>
      <w:bookmarkStart w:id="368" w:name="_Toc96010243"/>
      <w:r>
        <w:t>4.</w:t>
      </w:r>
      <w:r w:rsidR="001275E4">
        <w:t>5</w:t>
      </w:r>
      <w:r>
        <w:t>. MNIST</w:t>
      </w:r>
      <w:r w:rsidR="001275E4">
        <w:t xml:space="preserve"> i EMNIST skupovi</w:t>
      </w:r>
      <w:bookmarkEnd w:id="368"/>
    </w:p>
    <w:p w14:paraId="17633467" w14:textId="76CE796F" w:rsidR="00775698" w:rsidRDefault="00775698" w:rsidP="009812C5">
      <w:pPr>
        <w:pStyle w:val="4Tekst"/>
      </w:pPr>
      <w:r>
        <w:t xml:space="preserve">Jedan od najpopularnijih vizualnih podatkovnih skupova je </w:t>
      </w:r>
      <w:r w:rsidR="00601E08">
        <w:t xml:space="preserve">MNIST skup. Smatra se školskim primjerom skupa zbog svoje jednostavnosti </w:t>
      </w:r>
      <w:r w:rsidR="00FB1FCC">
        <w:t>te se</w:t>
      </w:r>
      <w:r w:rsidR="00601E08">
        <w:t xml:space="preserve"> često koristi kada se žele testirati druge tehnologije unutar strojnog učenja,</w:t>
      </w:r>
      <w:r w:rsidR="00513407">
        <w:t xml:space="preserve"> a</w:t>
      </w:r>
      <w:r w:rsidR="00601E08">
        <w:t xml:space="preserve"> kada podatkovni skup nije od velike važnosti. Sastoji se od 70.000 slika veličine 28x28 piksela širine 1 bita, a podijeljene su u deset klasa</w:t>
      </w:r>
      <w:r w:rsidR="00BF5F67">
        <w:t>, na znamenke od 1 do 9.</w:t>
      </w:r>
    </w:p>
    <w:p w14:paraId="292B5F9E" w14:textId="77777777" w:rsidR="00BF5F67" w:rsidRPr="00BF5F67" w:rsidDel="00C94B37" w:rsidRDefault="00BF5F67" w:rsidP="00BF5F67">
      <w:pPr>
        <w:pStyle w:val="4Tekst"/>
        <w:rPr>
          <w:del w:id="369" w:author="Stjepan Salopek (ssalopek)" w:date="2021-09-09T15:07:00Z"/>
        </w:rPr>
      </w:pPr>
    </w:p>
    <w:p w14:paraId="45FD0063" w14:textId="7B00C31D" w:rsidR="0088087A" w:rsidDel="00C94B37" w:rsidRDefault="0088087A" w:rsidP="009812C5">
      <w:pPr>
        <w:pStyle w:val="4Tekst"/>
        <w:rPr>
          <w:del w:id="370" w:author="Stjepan Salopek (ssalopek)" w:date="2021-09-09T15:07:00Z"/>
        </w:rPr>
      </w:pPr>
    </w:p>
    <w:p w14:paraId="01CA1624" w14:textId="77777777" w:rsidR="00E875BB" w:rsidRPr="00BF5F67" w:rsidRDefault="00E875BB" w:rsidP="00E875BB">
      <w:pPr>
        <w:pStyle w:val="4Tekst"/>
      </w:pPr>
      <w:r>
        <w:t>U radu je korištena varijacija navedenog skupa koji se naziva EMNIST (</w:t>
      </w:r>
      <w:r>
        <w:rPr>
          <w:i/>
          <w:iCs/>
        </w:rPr>
        <w:t>engl. Extended MNIST</w:t>
      </w:r>
      <w:r>
        <w:t>). Sastoji se od 300.000 slika, od čega je 80% korišteno za treniranje neuronske mreže, a 20% za evaluaciju iste. Veličina crno-bijelih slika također je 28x28 piksela, a podijeljene su u dvadeset šest klasa, po jedna za svako slovo engleske abecede.</w:t>
      </w:r>
    </w:p>
    <w:p w14:paraId="3D90643D" w14:textId="3742ED03" w:rsidR="000D0B70" w:rsidRPr="00D42B44" w:rsidRDefault="000D0B70" w:rsidP="00D42B44">
      <w:pPr>
        <w:pStyle w:val="4Tekst"/>
        <w:keepNext/>
      </w:pPr>
      <w:r>
        <w:br w:type="page"/>
      </w:r>
    </w:p>
    <w:p w14:paraId="3F9939F1" w14:textId="77777777" w:rsidR="00B4511C" w:rsidRDefault="00B4511C" w:rsidP="00B4511C">
      <w:pPr>
        <w:pStyle w:val="2Podnaslov"/>
        <w:rPr>
          <w:ins w:id="371" w:author="Stjepan Salopek (ssalopek)" w:date="2021-09-13T09:24:00Z"/>
        </w:rPr>
      </w:pPr>
      <w:bookmarkStart w:id="372" w:name="_Toc96010244"/>
      <w:ins w:id="373" w:author="Stjepan Salopek (ssalopek)" w:date="2021-09-13T09:24:00Z">
        <w:r>
          <w:lastRenderedPageBreak/>
          <w:t>4.5. Dizajniranje neuronske mreže</w:t>
        </w:r>
        <w:bookmarkEnd w:id="372"/>
      </w:ins>
    </w:p>
    <w:p w14:paraId="5D13F680" w14:textId="7C2D1189" w:rsidR="00591217" w:rsidRDefault="00591217" w:rsidP="002E789E">
      <w:pPr>
        <w:pStyle w:val="4Tekst"/>
      </w:pPr>
      <w:r>
        <w:t>Problem prepoznavanja teksta riješen je pomoću šest originalnih neuronskih mreža. Prve dvije mreže dizajnirane su korištenjem teorije, a ostale četiri su dizajnirane spajanjem raznih karakteristika postojećih mreža koje su često korištene za druge podatkovne skupove.</w:t>
      </w:r>
    </w:p>
    <w:p w14:paraId="6806BB30" w14:textId="07B4F24C" w:rsidR="00F420B2" w:rsidRDefault="00F420B2" w:rsidP="002E789E">
      <w:pPr>
        <w:pStyle w:val="4Tekst"/>
      </w:pPr>
      <w:r>
        <w:t xml:space="preserve">Mreže su nazvane prema </w:t>
      </w:r>
      <w:r w:rsidR="00513407">
        <w:t xml:space="preserve">originalnim nazivima ili </w:t>
      </w:r>
      <w:r>
        <w:t xml:space="preserve">okvirnim karakteristikama na engleskom jeziku. Prve dvije su naziva ConvNet i ResidualNet. Slijede </w:t>
      </w:r>
      <w:r w:rsidR="00322CB1">
        <w:t>Mnist</w:t>
      </w:r>
      <w:r w:rsidR="00707EBD">
        <w:t>S</w:t>
      </w:r>
      <w:r w:rsidR="00322CB1">
        <w:t xml:space="preserve">impleCNN, SimpleNetv1, Resnet18 te </w:t>
      </w:r>
      <w:r w:rsidR="00E76F09">
        <w:t xml:space="preserve">modificirani </w:t>
      </w:r>
      <w:r w:rsidR="00322CB1">
        <w:t>Resnet18.</w:t>
      </w:r>
    </w:p>
    <w:p w14:paraId="030305F1" w14:textId="6A43C88C" w:rsidR="00036269" w:rsidRDefault="00036269" w:rsidP="00036269">
      <w:pPr>
        <w:pStyle w:val="3PodnaslovMali"/>
      </w:pPr>
      <w:bookmarkStart w:id="374" w:name="_Toc96010245"/>
      <w:r>
        <w:t>4.5.1. ConvNet</w:t>
      </w:r>
      <w:bookmarkEnd w:id="374"/>
    </w:p>
    <w:p w14:paraId="4571844E" w14:textId="6F23C1F0" w:rsidR="00CC21B6" w:rsidRDefault="00340182" w:rsidP="00CC21B6">
      <w:pPr>
        <w:pStyle w:val="4Tekst"/>
      </w:pPr>
      <w:r>
        <w:t xml:space="preserve">ConvNet naziv je za malenu konvolucijsku mrežu koja se sastoji od dvije vrste blokova: konvolucijskog i linearnog bloka. Propagacija slike kroz mrežu sastoji se od prolaska kroz </w:t>
      </w:r>
      <w:r w:rsidR="00E444E2">
        <w:t>sedam blokova. Prvih pet blokova su konvolucijski i na sebi sadrže padajući (engl. dropout) sloj</w:t>
      </w:r>
      <w:r w:rsidR="00513407">
        <w:t>.</w:t>
      </w:r>
      <w:r w:rsidR="00E444E2">
        <w:t xml:space="preserve"> </w:t>
      </w:r>
      <w:r w:rsidR="00513407">
        <w:t>P</w:t>
      </w:r>
      <w:r w:rsidR="00E444E2">
        <w:t xml:space="preserve">rva dva </w:t>
      </w:r>
      <w:r w:rsidR="00513407">
        <w:t xml:space="preserve">bloka </w:t>
      </w:r>
      <w:r w:rsidR="00E444E2">
        <w:t xml:space="preserve">dodatno primjenjuju i </w:t>
      </w:r>
      <w:r w:rsidR="0023434B">
        <w:rPr>
          <w:i/>
          <w:iCs/>
        </w:rPr>
        <w:t>m</w:t>
      </w:r>
      <w:r w:rsidR="00E444E2">
        <w:rPr>
          <w:i/>
          <w:iCs/>
        </w:rPr>
        <w:t>ax pooling</w:t>
      </w:r>
      <w:r w:rsidR="00E444E2">
        <w:t>. Nakon toga vrijednosti se pretvaraju iz višedimenzionalnih matrica koje stvara konvolucija do jednodimenzionalnog niza vrijednosti. Niz se nadalje šalje kroz dva linearna bloka koji u konačnici za izlaz imaju 26 vrijednosti.</w:t>
      </w:r>
    </w:p>
    <w:p w14:paraId="7F0EE368" w14:textId="4E6D0AC8" w:rsidR="00E444E2" w:rsidRDefault="00E444E2" w:rsidP="00CC21B6">
      <w:pPr>
        <w:pStyle w:val="4Tekst"/>
      </w:pPr>
      <w:r>
        <w:t>Konvolucijski blok sastoji se, redom, od konvolucije</w:t>
      </w:r>
      <w:r w:rsidR="00707EBD">
        <w:t xml:space="preserve"> matrice veličine 3x3</w:t>
      </w:r>
      <w:r>
        <w:t xml:space="preserve">, normalizacijskog sloja, opcionalnog </w:t>
      </w:r>
      <w:r w:rsidR="0023434B">
        <w:rPr>
          <w:i/>
          <w:iCs/>
        </w:rPr>
        <w:t>m</w:t>
      </w:r>
      <w:r>
        <w:rPr>
          <w:i/>
          <w:iCs/>
        </w:rPr>
        <w:t>ax pooling</w:t>
      </w:r>
      <w:r>
        <w:t xml:space="preserve"> sloja te padajućeg sloja.</w:t>
      </w:r>
      <w:r w:rsidR="008925C6">
        <w:t xml:space="preserve"> Linearni blok sličan je konvolucijskom, no umjesto konvolucije sadrži linearni sloj, te ne vrši </w:t>
      </w:r>
      <w:r w:rsidR="0023434B">
        <w:rPr>
          <w:i/>
          <w:iCs/>
        </w:rPr>
        <w:t>m</w:t>
      </w:r>
      <w:r w:rsidR="008925C6">
        <w:rPr>
          <w:i/>
          <w:iCs/>
        </w:rPr>
        <w:t>ax pooling</w:t>
      </w:r>
      <w:r w:rsidR="008925C6">
        <w:t>. Obje vrste blokova nakon normalizacije primjenjuju ReLU aktivacijsku funkciju.</w:t>
      </w:r>
    </w:p>
    <w:p w14:paraId="2F280944" w14:textId="238A7C0D" w:rsidR="00124303" w:rsidRDefault="00124303" w:rsidP="00CC21B6">
      <w:pPr>
        <w:pStyle w:val="4Tekst"/>
      </w:pPr>
      <w:r>
        <w:t>Mreža je trenirana sveukupno 80 epoha dostižući točnost od 94.68%. Najbolju točnost od 94.86% postigla je u 49. epohi.</w:t>
      </w:r>
    </w:p>
    <w:p w14:paraId="12C5CC47" w14:textId="26A75044" w:rsidR="00124303" w:rsidRDefault="00124303" w:rsidP="00124303">
      <w:pPr>
        <w:pStyle w:val="3PodnaslovMali"/>
      </w:pPr>
      <w:bookmarkStart w:id="375" w:name="_Toc96010246"/>
      <w:r>
        <w:t>4.5.2. ResidualNet</w:t>
      </w:r>
      <w:bookmarkEnd w:id="375"/>
    </w:p>
    <w:p w14:paraId="7BBF0E1A" w14:textId="603DAC9F" w:rsidR="00124303" w:rsidRDefault="00BF1D3C" w:rsidP="00124303">
      <w:pPr>
        <w:pStyle w:val="4Tekst"/>
      </w:pPr>
      <w:r>
        <w:t>ResidualNet je varijacija konvolucijske neuronske mreže koja primjenjuje metodu ostatka (engl. residue). Metoda ostatka na određenom mjestu tijekom prolaska slike kroz mrežu sprema vrijednosti, prolazi dalje kroz mrežu, i zbraja ih s novom vrijednošću kasnije. Na taj način</w:t>
      </w:r>
      <w:r w:rsidR="00946845">
        <w:t xml:space="preserve"> mreža</w:t>
      </w:r>
      <w:r>
        <w:t xml:space="preserve">, slikovito rečeno, uči nove obrasce </w:t>
      </w:r>
      <w:r w:rsidR="00946845">
        <w:t>u podacima uzimajući u obzir one ranije naučene. Navedena metoda često se koristi za sprječavanje pretreniranja.</w:t>
      </w:r>
    </w:p>
    <w:p w14:paraId="3BE2B00D" w14:textId="11702512" w:rsidR="00946845" w:rsidRDefault="00946845" w:rsidP="00124303">
      <w:pPr>
        <w:pStyle w:val="4Tekst"/>
      </w:pPr>
      <w:r>
        <w:lastRenderedPageBreak/>
        <w:t>Mreža se sastoji od tri vrste blok</w:t>
      </w:r>
      <w:r w:rsidR="00531FFF">
        <w:t>a</w:t>
      </w:r>
      <w:r w:rsidR="00023118">
        <w:t>:</w:t>
      </w:r>
      <w:r>
        <w:t xml:space="preserve"> rezidualn</w:t>
      </w:r>
      <w:r w:rsidR="00531FFF">
        <w:t>og</w:t>
      </w:r>
      <w:r w:rsidR="00023118">
        <w:t xml:space="preserve">, </w:t>
      </w:r>
      <w:r>
        <w:t>konvolucijsk</w:t>
      </w:r>
      <w:r w:rsidR="00531FFF">
        <w:t>og</w:t>
      </w:r>
      <w:r>
        <w:t xml:space="preserve"> i linearn</w:t>
      </w:r>
      <w:r w:rsidR="00531FFF">
        <w:t>og</w:t>
      </w:r>
      <w:r>
        <w:t>. Prolazak kroz jedan rezidualni blok uključuje spremanje ulaza, prolazak kroz dva konvolucijska bloka te vraćanje zbroja</w:t>
      </w:r>
      <w:r w:rsidR="00023118">
        <w:t xml:space="preserve"> konvolucijskog</w:t>
      </w:r>
      <w:r>
        <w:t xml:space="preserve"> izlaza s inicijalnom ulaznom vrijednošću.</w:t>
      </w:r>
    </w:p>
    <w:p w14:paraId="5A1F56F7" w14:textId="48438582" w:rsidR="00946845" w:rsidRPr="00A119A8" w:rsidRDefault="00946845" w:rsidP="00124303">
      <w:pPr>
        <w:pStyle w:val="4Tekst"/>
      </w:pPr>
      <w:r>
        <w:t xml:space="preserve">Kompletni prolazak kroz ResidualNet mrežu vrši se na sljedeći način. Slika </w:t>
      </w:r>
      <w:r w:rsidR="00A119A8">
        <w:t xml:space="preserve">prolazi kroz dva konvolucijska bloka koja primjenjuju </w:t>
      </w:r>
      <w:r w:rsidR="0023434B">
        <w:rPr>
          <w:i/>
          <w:iCs/>
        </w:rPr>
        <w:t>m</w:t>
      </w:r>
      <w:r w:rsidR="00A119A8">
        <w:rPr>
          <w:i/>
          <w:iCs/>
        </w:rPr>
        <w:t>ax pooling</w:t>
      </w:r>
      <w:r w:rsidR="00A119A8">
        <w:t>, nakon čega slijede tri rezidualna bloka te nakon njih dva linearna.</w:t>
      </w:r>
    </w:p>
    <w:p w14:paraId="18E0F78A" w14:textId="3C5F0172" w:rsidR="00A119A8" w:rsidRDefault="00A119A8" w:rsidP="00A119A8">
      <w:pPr>
        <w:pStyle w:val="4Tekst"/>
      </w:pPr>
      <w:r>
        <w:t>Mreža je trenirana sveukupno 86 epoha dostižući točnost od 94.54%. Najbolju točnost od 94.97% postigla je u 50. epohi.</w:t>
      </w:r>
    </w:p>
    <w:p w14:paraId="23C7516D" w14:textId="5AAD7406" w:rsidR="00A119A8" w:rsidRDefault="00A119A8" w:rsidP="00B5391C">
      <w:pPr>
        <w:pStyle w:val="3PodnaslovMali"/>
      </w:pPr>
      <w:bookmarkStart w:id="376" w:name="_Toc96010247"/>
      <w:r>
        <w:t>4.5.3. Mnist</w:t>
      </w:r>
      <w:r w:rsidR="00707EBD">
        <w:t>S</w:t>
      </w:r>
      <w:r>
        <w:t>impleCNN</w:t>
      </w:r>
      <w:bookmarkEnd w:id="376"/>
    </w:p>
    <w:p w14:paraId="6E4BC431" w14:textId="61659774" w:rsidR="00707EBD" w:rsidRDefault="00707EBD" w:rsidP="00A119A8">
      <w:pPr>
        <w:pStyle w:val="4Tekst"/>
      </w:pPr>
      <w:r>
        <w:t>MnistSimpleCNN zajednički je naziv za tri vrste konvolucijskih neuronskih mreža</w:t>
      </w:r>
      <w:r w:rsidR="00DA7BAC">
        <w:t xml:space="preserve"> </w:t>
      </w:r>
      <w:sdt>
        <w:sdtPr>
          <w:id w:val="214470318"/>
          <w:citation/>
        </w:sdtPr>
        <w:sdtEndPr/>
        <w:sdtContent>
          <w:r w:rsidR="00DA7BAC">
            <w:fldChar w:fldCharType="begin"/>
          </w:r>
          <w:r w:rsidR="00DA7BAC">
            <w:rPr>
              <w:lang w:val="en-US"/>
            </w:rPr>
            <w:instrText xml:space="preserve"> CITATION AnS20 \l 1033 </w:instrText>
          </w:r>
          <w:r w:rsidR="00DA7BAC">
            <w:fldChar w:fldCharType="separate"/>
          </w:r>
          <w:r w:rsidR="00931B99" w:rsidRPr="00931B99">
            <w:rPr>
              <w:noProof/>
              <w:lang w:val="en-US"/>
            </w:rPr>
            <w:t>[13]</w:t>
          </w:r>
          <w:r w:rsidR="00DA7BAC">
            <w:fldChar w:fldCharType="end"/>
          </w:r>
        </w:sdtContent>
      </w:sdt>
      <w:r>
        <w:t xml:space="preserve">. Inicijalno su dizajnirane za MNIST podatkovni skup, </w:t>
      </w:r>
      <w:r w:rsidR="00531FFF">
        <w:t>ali su prilagođene</w:t>
      </w:r>
      <w:r>
        <w:t xml:space="preserve"> EMNIST skupu. Prva vrsta ove mreže sastoji se od deset konvolucijskih blokova matrice veličine 3x3, nakon čega slijedi jedan linearni sloj. Druga vrsta ima pet konvolucijskih blokova veličine 5x5, dok treća ima četiri</w:t>
      </w:r>
      <w:r w:rsidR="00023118">
        <w:t xml:space="preserve"> bloka</w:t>
      </w:r>
      <w:r>
        <w:t xml:space="preserve"> veličine 7x7. Sve mreže nakon linearnog sloja primjenjuju normalizaciju podataka.</w:t>
      </w:r>
    </w:p>
    <w:p w14:paraId="7E3EED1E" w14:textId="3244AA07" w:rsidR="006B5382" w:rsidRDefault="006B5382" w:rsidP="00A119A8">
      <w:pPr>
        <w:pStyle w:val="4Tekst"/>
      </w:pPr>
      <w:r>
        <w:t>Mreža matrice 3x3 trenirana je na više načina, a maksimalno 40 epoha dajući točnost 94.15%. Najveću točnost od 95.01% imala je nakon 12 epoha.</w:t>
      </w:r>
    </w:p>
    <w:p w14:paraId="0F3B91FB" w14:textId="0A10DDE4" w:rsidR="006B5382" w:rsidRDefault="006B5382" w:rsidP="00A119A8">
      <w:pPr>
        <w:pStyle w:val="4Tekst"/>
      </w:pPr>
      <w:r>
        <w:t xml:space="preserve">Mreža matrice 5x5 trenirana je 40 epoha s izlaznom točnošću od 94.09%, a najbolju </w:t>
      </w:r>
      <w:r w:rsidR="003F0D93">
        <w:t>t</w:t>
      </w:r>
      <w:r>
        <w:t>očnost od 94.86% postigla je u 7. epohi.</w:t>
      </w:r>
    </w:p>
    <w:p w14:paraId="35E18820" w14:textId="3EA30E16" w:rsidR="006B5382" w:rsidRDefault="006B5382" w:rsidP="00A119A8">
      <w:pPr>
        <w:pStyle w:val="4Tekst"/>
      </w:pPr>
      <w:r>
        <w:t>Mreža matrice 7x7 trenirana je 30 epoha s točnošću od 94.19%, a najbolju točnost od 94.67% imala je nakon 13 epoha.</w:t>
      </w:r>
    </w:p>
    <w:p w14:paraId="3EDFC599" w14:textId="6B7859D0" w:rsidR="006B5382" w:rsidRDefault="006B5382" w:rsidP="006B5382">
      <w:pPr>
        <w:pStyle w:val="3PodnaslovMali"/>
      </w:pPr>
      <w:bookmarkStart w:id="377" w:name="_Toc96010248"/>
      <w:r>
        <w:lastRenderedPageBreak/>
        <w:t>4.5.</w:t>
      </w:r>
      <w:r w:rsidR="006471BC">
        <w:t>4</w:t>
      </w:r>
      <w:r>
        <w:t>. SimpleNetv1</w:t>
      </w:r>
      <w:bookmarkEnd w:id="377"/>
    </w:p>
    <w:p w14:paraId="68695F9F" w14:textId="77777777" w:rsidR="0046455E" w:rsidRDefault="0046455E" w:rsidP="0046455E">
      <w:pPr>
        <w:pStyle w:val="4Tekst"/>
        <w:keepNext/>
      </w:pPr>
      <w:r>
        <w:rPr>
          <w:noProof/>
        </w:rPr>
        <w:drawing>
          <wp:inline distT="0" distB="0" distL="0" distR="0" wp14:anchorId="4446C2A8" wp14:editId="7D6A0B57">
            <wp:extent cx="5760720" cy="2705100"/>
            <wp:effectExtent l="0" t="0" r="0" b="0"/>
            <wp:docPr id="16" name="Picture 1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Exce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705100"/>
                    </a:xfrm>
                    <a:prstGeom prst="rect">
                      <a:avLst/>
                    </a:prstGeom>
                    <a:noFill/>
                    <a:ln>
                      <a:noFill/>
                    </a:ln>
                  </pic:spPr>
                </pic:pic>
              </a:graphicData>
            </a:graphic>
          </wp:inline>
        </w:drawing>
      </w:r>
    </w:p>
    <w:p w14:paraId="6D11DC2B" w14:textId="381BE7DC" w:rsidR="006B5382" w:rsidRDefault="0046455E" w:rsidP="0046455E">
      <w:pPr>
        <w:pStyle w:val="4Tekst"/>
        <w:jc w:val="center"/>
      </w:pPr>
      <w:bookmarkStart w:id="378" w:name="_Toc96010277"/>
      <w:r>
        <w:t xml:space="preserve">Slika </w:t>
      </w:r>
      <w:r w:rsidR="005D28E5">
        <w:fldChar w:fldCharType="begin"/>
      </w:r>
      <w:r w:rsidR="005D28E5">
        <w:instrText xml:space="preserve"> SEQ Slika \* ARABIC </w:instrText>
      </w:r>
      <w:r w:rsidR="005D28E5">
        <w:fldChar w:fldCharType="separate"/>
      </w:r>
      <w:r>
        <w:rPr>
          <w:noProof/>
        </w:rPr>
        <w:t>12</w:t>
      </w:r>
      <w:r w:rsidR="005D28E5">
        <w:rPr>
          <w:noProof/>
        </w:rPr>
        <w:fldChar w:fldCharType="end"/>
      </w:r>
      <w:r>
        <w:t>. Prikaz SimpleNetv1 neuronske mreže</w:t>
      </w:r>
      <w:bookmarkEnd w:id="378"/>
    </w:p>
    <w:p w14:paraId="3D3CBF2E" w14:textId="610CAF04" w:rsidR="0046455E" w:rsidRDefault="0023434B" w:rsidP="006B5382">
      <w:pPr>
        <w:pStyle w:val="4Tekst"/>
      </w:pPr>
      <w:r>
        <w:t>Mreža SimpleNetv1 konvolucijska je mreža izrađena za popularn</w:t>
      </w:r>
      <w:r w:rsidR="007B4C83">
        <w:t>e</w:t>
      </w:r>
      <w:r>
        <w:t xml:space="preserve"> CIFAR10, CIFAR100 i MNIST podatkovn</w:t>
      </w:r>
      <w:r w:rsidR="007B4C83">
        <w:t>e</w:t>
      </w:r>
      <w:r>
        <w:t xml:space="preserve"> skup</w:t>
      </w:r>
      <w:r w:rsidR="007B4C83">
        <w:t>ove</w:t>
      </w:r>
      <w:r w:rsidR="00FC1E07">
        <w:t xml:space="preserve"> </w:t>
      </w:r>
      <w:sdt>
        <w:sdtPr>
          <w:id w:val="-561554617"/>
          <w:citation/>
        </w:sdtPr>
        <w:sdtEndPr/>
        <w:sdtContent>
          <w:r w:rsidR="00FC1E07">
            <w:fldChar w:fldCharType="begin"/>
          </w:r>
          <w:r w:rsidR="00FC1E07">
            <w:rPr>
              <w:lang w:val="en-US"/>
            </w:rPr>
            <w:instrText xml:space="preserve"> CITATION Has18 \l 1033 </w:instrText>
          </w:r>
          <w:r w:rsidR="00FC1E07">
            <w:fldChar w:fldCharType="separate"/>
          </w:r>
          <w:r w:rsidR="00931B99" w:rsidRPr="00931B99">
            <w:rPr>
              <w:noProof/>
              <w:lang w:val="en-US"/>
            </w:rPr>
            <w:t>[14]</w:t>
          </w:r>
          <w:r w:rsidR="00FC1E07">
            <w:fldChar w:fldCharType="end"/>
          </w:r>
        </w:sdtContent>
      </w:sdt>
      <w:r w:rsidR="007B4C83">
        <w:t>.</w:t>
      </w:r>
      <w:r>
        <w:t xml:space="preserve"> </w:t>
      </w:r>
      <w:r w:rsidR="007B4C83">
        <w:t>P</w:t>
      </w:r>
      <w:r>
        <w:t>r</w:t>
      </w:r>
      <w:r w:rsidR="003F0D93">
        <w:t>i</w:t>
      </w:r>
      <w:r>
        <w:t xml:space="preserve">lagođena </w:t>
      </w:r>
      <w:r w:rsidR="007B4C83">
        <w:t xml:space="preserve">je </w:t>
      </w:r>
      <w:r>
        <w:t>EMNIST skupu. Sastoji se od sveukupno trinaest konvolucijskih blokova, nakon čega</w:t>
      </w:r>
      <w:r w:rsidR="007B4C83">
        <w:t xml:space="preserve"> slijedi linearni sloj naziva klasifikator</w:t>
      </w:r>
      <w:r>
        <w:t xml:space="preserve">. Prema dvanaestoj slici koja definira strukturu mreže, može se primijetiti da se u većini slučajeva koristi konvolucijski blok matrice 3x3, dok varijacije sadrže matricu 1x1, a na </w:t>
      </w:r>
      <w:r w:rsidR="007B4C83">
        <w:t>nekoliko mjesta</w:t>
      </w:r>
      <w:r>
        <w:t xml:space="preserve"> vrši se </w:t>
      </w:r>
      <w:r>
        <w:rPr>
          <w:i/>
          <w:iCs/>
        </w:rPr>
        <w:t>max pooling</w:t>
      </w:r>
      <w:r>
        <w:t>.</w:t>
      </w:r>
    </w:p>
    <w:p w14:paraId="441AE258" w14:textId="10602F79" w:rsidR="0023434B" w:rsidRDefault="0023434B" w:rsidP="00023118">
      <w:pPr>
        <w:pStyle w:val="4Tekst"/>
      </w:pPr>
      <w:r>
        <w:t>Mreža je trenirana na više načina, maksimalno 45 epoha s točnošću od 93.85%. Najvećom točnošću od 94.51% rezultirala je 14. epoha.</w:t>
      </w:r>
    </w:p>
    <w:p w14:paraId="47F43EE9" w14:textId="031A5E4D" w:rsidR="006471BC" w:rsidRDefault="006471BC" w:rsidP="00023118">
      <w:pPr>
        <w:pStyle w:val="3PodnaslovMali"/>
        <w:jc w:val="both"/>
      </w:pPr>
      <w:bookmarkStart w:id="379" w:name="_Toc96010249"/>
      <w:r>
        <w:t>4.5.5 Resnet18</w:t>
      </w:r>
      <w:bookmarkEnd w:id="379"/>
    </w:p>
    <w:p w14:paraId="7810FCDA" w14:textId="77777777" w:rsidR="006471BC" w:rsidRDefault="006471BC" w:rsidP="00023118">
      <w:pPr>
        <w:pStyle w:val="4Tekst"/>
        <w:keepNext/>
      </w:pPr>
      <w:r>
        <w:rPr>
          <w:noProof/>
        </w:rPr>
        <w:drawing>
          <wp:inline distT="0" distB="0" distL="0" distR="0" wp14:anchorId="77DC5646" wp14:editId="601F54F6">
            <wp:extent cx="5760720" cy="155257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552575"/>
                    </a:xfrm>
                    <a:prstGeom prst="rect">
                      <a:avLst/>
                    </a:prstGeom>
                    <a:noFill/>
                    <a:ln>
                      <a:noFill/>
                    </a:ln>
                  </pic:spPr>
                </pic:pic>
              </a:graphicData>
            </a:graphic>
          </wp:inline>
        </w:drawing>
      </w:r>
    </w:p>
    <w:p w14:paraId="25A06C71" w14:textId="1D47ABDA" w:rsidR="006471BC" w:rsidRDefault="006471BC" w:rsidP="00566EE6">
      <w:pPr>
        <w:pStyle w:val="4Tekst"/>
        <w:jc w:val="center"/>
      </w:pPr>
      <w:bookmarkStart w:id="380" w:name="_Toc96010278"/>
      <w:r>
        <w:t xml:space="preserve">Slika </w:t>
      </w:r>
      <w:r w:rsidR="005D28E5">
        <w:fldChar w:fldCharType="begin"/>
      </w:r>
      <w:r w:rsidR="005D28E5">
        <w:instrText xml:space="preserve"> SEQ Slika \* ARABIC </w:instrText>
      </w:r>
      <w:r w:rsidR="005D28E5">
        <w:fldChar w:fldCharType="separate"/>
      </w:r>
      <w:r>
        <w:rPr>
          <w:noProof/>
        </w:rPr>
        <w:t>13</w:t>
      </w:r>
      <w:r w:rsidR="005D28E5">
        <w:rPr>
          <w:noProof/>
        </w:rPr>
        <w:fldChar w:fldCharType="end"/>
      </w:r>
      <w:r>
        <w:t>. Resnet18 neuronska mreža</w:t>
      </w:r>
      <w:bookmarkEnd w:id="380"/>
    </w:p>
    <w:p w14:paraId="23C5A819" w14:textId="4FC8AA64" w:rsidR="006471BC" w:rsidRDefault="006471BC" w:rsidP="00023118">
      <w:pPr>
        <w:pStyle w:val="4Tekst"/>
      </w:pPr>
      <w:r>
        <w:lastRenderedPageBreak/>
        <w:t xml:space="preserve">Resnet je </w:t>
      </w:r>
      <w:r w:rsidR="008D5FDD">
        <w:t>popularna duboka konvolucijska neuronska mreža koja primjenjuje tehniku ostatka (engl. residue)</w:t>
      </w:r>
      <w:r w:rsidR="00FC1E07">
        <w:t xml:space="preserve"> </w:t>
      </w:r>
      <w:sdt>
        <w:sdtPr>
          <w:id w:val="1642158823"/>
          <w:citation/>
        </w:sdtPr>
        <w:sdtEndPr/>
        <w:sdtContent>
          <w:r w:rsidR="00FC1E07">
            <w:fldChar w:fldCharType="begin"/>
          </w:r>
          <w:r w:rsidR="00FC1E07">
            <w:rPr>
              <w:lang w:val="en-US"/>
            </w:rPr>
            <w:instrText xml:space="preserve"> CITATION HeK15 \l 1033 </w:instrText>
          </w:r>
          <w:r w:rsidR="00FC1E07">
            <w:fldChar w:fldCharType="separate"/>
          </w:r>
          <w:r w:rsidR="00931B99" w:rsidRPr="00931B99">
            <w:rPr>
              <w:noProof/>
              <w:lang w:val="en-US"/>
            </w:rPr>
            <w:t>[15]</w:t>
          </w:r>
          <w:r w:rsidR="00FC1E07">
            <w:fldChar w:fldCharType="end"/>
          </w:r>
        </w:sdtContent>
      </w:sdt>
      <w:r w:rsidR="008D5FDD">
        <w:t xml:space="preserve">. Inicijalno dizajnirana za ImageNet podatkovni skup, prilagođena je EMNIST skupu. Kao što se može vidjeti na trinaestoj slici, sastoji se od sedamnaest konvolucijskih blokova, koji zbrajaju ostatke na svakom drugom bloku, nakon čega se vrši </w:t>
      </w:r>
      <w:r w:rsidR="008D5FDD">
        <w:rPr>
          <w:i/>
          <w:iCs/>
        </w:rPr>
        <w:t>pooling</w:t>
      </w:r>
      <w:r w:rsidR="008D5FDD">
        <w:t xml:space="preserve"> metodom prosječne vrijednosti. Nadalje, konačni izlaz dobiva</w:t>
      </w:r>
      <w:r w:rsidR="00BB72F7">
        <w:t xml:space="preserve"> prolaskom kroz linearni sloj i primjenom Softmax funkcije.</w:t>
      </w:r>
    </w:p>
    <w:p w14:paraId="249278F1" w14:textId="71D3F33D" w:rsidR="00BB72F7" w:rsidRDefault="00BB72F7" w:rsidP="00023118">
      <w:pPr>
        <w:pStyle w:val="4Tekst"/>
      </w:pPr>
      <w:r>
        <w:t>Mreža je trenirana na više načina, a najveća, 40. epoha dala je točnost od 94.29%. Najveća točnost postignuta je u 15. epohi, a iznosi 94.63%.</w:t>
      </w:r>
    </w:p>
    <w:p w14:paraId="44B20914" w14:textId="43527041" w:rsidR="00E76F09" w:rsidRDefault="00E76F09" w:rsidP="00E76F09">
      <w:pPr>
        <w:pStyle w:val="3PodnaslovMali"/>
      </w:pPr>
      <w:bookmarkStart w:id="381" w:name="_Toc96010250"/>
      <w:r>
        <w:t>4.5.6. Modificirani Resnet18</w:t>
      </w:r>
      <w:bookmarkEnd w:id="381"/>
    </w:p>
    <w:p w14:paraId="5AFC44C8" w14:textId="60DF5F39" w:rsidR="00EE435B" w:rsidRDefault="00E76F09" w:rsidP="00E76F09">
      <w:pPr>
        <w:pStyle w:val="4Tekst"/>
      </w:pPr>
      <w:r>
        <w:t xml:space="preserve">Istraživanjem je pronađen znanstveni rad koji primjenjuje dubinsko padajuću metodu na </w:t>
      </w:r>
      <w:r w:rsidR="00FC1E07">
        <w:t xml:space="preserve">rezidualne mreže </w:t>
      </w:r>
      <w:sdt>
        <w:sdtPr>
          <w:id w:val="983736787"/>
          <w:citation/>
        </w:sdtPr>
        <w:sdtEndPr/>
        <w:sdtContent>
          <w:r w:rsidR="00FC1E07">
            <w:fldChar w:fldCharType="begin"/>
          </w:r>
          <w:r w:rsidR="00FC1E07">
            <w:rPr>
              <w:lang w:val="en-US"/>
            </w:rPr>
            <w:instrText xml:space="preserve"> CITATION Guo17 \l 1033 </w:instrText>
          </w:r>
          <w:r w:rsidR="00FC1E07">
            <w:fldChar w:fldCharType="separate"/>
          </w:r>
          <w:r w:rsidR="00931B99" w:rsidRPr="00931B99">
            <w:rPr>
              <w:noProof/>
              <w:lang w:val="en-US"/>
            </w:rPr>
            <w:t>[16]</w:t>
          </w:r>
          <w:r w:rsidR="00FC1E07">
            <w:fldChar w:fldCharType="end"/>
          </w:r>
        </w:sdtContent>
      </w:sdt>
      <w:r>
        <w:t xml:space="preserve">. </w:t>
      </w:r>
      <w:r w:rsidR="00566EE6">
        <w:t>Navedena metoda</w:t>
      </w:r>
      <w:r>
        <w:t xml:space="preserve"> prije zbrajanja ostatka i izlaza konvolucije, na ostatak se primjenjuje padajući sloj vjerojatnosti 25, 50 ili 75%. </w:t>
      </w:r>
      <w:r w:rsidR="00EE435B">
        <w:t xml:space="preserve">Motiv znanstvenog rada bio je smanjiti vrijeme treniranja duboke neuronske mreže Resnet18, no uz smanjeno vrijeme treniranja zamijećene su, pod određenim uvjetima, veće točnosti neuronske mreže. </w:t>
      </w:r>
      <w:r w:rsidR="00566EE6">
        <w:t>Neuronska mreža</w:t>
      </w:r>
      <w:r w:rsidR="00EE435B">
        <w:t xml:space="preserve"> je</w:t>
      </w:r>
      <w:r w:rsidR="00566EE6">
        <w:t xml:space="preserve"> u praktičnom radu nazvana</w:t>
      </w:r>
      <w:r w:rsidR="00EE435B">
        <w:t xml:space="preserve"> Resnet18_dd, gdje</w:t>
      </w:r>
      <w:r w:rsidR="00EE435B" w:rsidRPr="00F93969">
        <w:t xml:space="preserve"> dd</w:t>
      </w:r>
      <w:r w:rsidR="00EE435B">
        <w:t xml:space="preserve"> označava </w:t>
      </w:r>
      <w:r w:rsidR="00566EE6">
        <w:t>dubinsko padajuću metodu (engl.</w:t>
      </w:r>
      <w:r w:rsidR="00EE435B">
        <w:t xml:space="preserve"> </w:t>
      </w:r>
      <w:r w:rsidR="00EE435B" w:rsidRPr="00566EE6">
        <w:t>Depth dropout</w:t>
      </w:r>
      <w:r w:rsidR="00566EE6">
        <w:t>)</w:t>
      </w:r>
      <w:r w:rsidR="00EE435B">
        <w:t>.</w:t>
      </w:r>
    </w:p>
    <w:p w14:paraId="67D2BC3E" w14:textId="22320952" w:rsidR="00EE435B" w:rsidRDefault="00255C57" w:rsidP="00E76F09">
      <w:pPr>
        <w:pStyle w:val="4Tekst"/>
      </w:pPr>
      <w:r>
        <w:t xml:space="preserve">Mreža se pokazala kao najtočnija među ostalima, te je iz tog razloga provedeno najviše napora da bi se prilagodili parametri za što veću točnost. Od nekoliko raznih metoda treniranja, maksimalna </w:t>
      </w:r>
      <w:r w:rsidR="00566EE6">
        <w:t>istrenirana</w:t>
      </w:r>
      <w:r>
        <w:t xml:space="preserve"> epoha je 42</w:t>
      </w:r>
      <w:r w:rsidR="00566EE6">
        <w:t>.</w:t>
      </w:r>
      <w:r>
        <w:t xml:space="preserve"> uz točnost od 95.55%, dok je maksimalna točnost od 95.59% postignuta u 30. epohi.</w:t>
      </w:r>
    </w:p>
    <w:p w14:paraId="659F2BE8" w14:textId="785A565C" w:rsidR="00C340DA" w:rsidRDefault="00F93969" w:rsidP="005B31FD">
      <w:pPr>
        <w:pStyle w:val="4Tekst"/>
      </w:pPr>
      <w:r>
        <w:t>Glavna karakteristika Resnet18_dd mreže je otpornost na pretreniranje. I</w:t>
      </w:r>
      <w:r w:rsidR="00566EE6">
        <w:t xml:space="preserve">majući </w:t>
      </w:r>
      <w:r>
        <w:t>na umu veliku vremensku razliku u treniranju između 42. i 30. epohe, obzirom na kompleksnost mreže, malena razlika u točnosti potiče na taj zaključak.</w:t>
      </w:r>
    </w:p>
    <w:p w14:paraId="70FE6779" w14:textId="5C668F95" w:rsidR="00193AA5" w:rsidRPr="00C340DA" w:rsidRDefault="00193AA5" w:rsidP="005B31FD">
      <w:pPr>
        <w:pStyle w:val="4Tekst"/>
        <w:rPr>
          <w:rPrChange w:id="382" w:author="Stjepan Salopek (ssalopek)" w:date="2021-09-13T15:10:00Z">
            <w:rPr>
              <w:rFonts w:eastAsiaTheme="majorEastAsia" w:cstheme="majorBidi"/>
              <w:sz w:val="26"/>
              <w:szCs w:val="26"/>
            </w:rPr>
          </w:rPrChange>
        </w:rPr>
      </w:pPr>
      <w:r>
        <w:br w:type="page"/>
      </w:r>
    </w:p>
    <w:p w14:paraId="6B2C4B7D" w14:textId="0F997DF2" w:rsidR="00E11A69" w:rsidRDefault="00E11A69" w:rsidP="00E11A69">
      <w:pPr>
        <w:pStyle w:val="2Podnaslov"/>
      </w:pPr>
      <w:bookmarkStart w:id="383" w:name="_Toc96010251"/>
      <w:r>
        <w:lastRenderedPageBreak/>
        <w:t>4.6</w:t>
      </w:r>
      <w:ins w:id="384" w:author="Stjepan Salopek (ssalopek)" w:date="2021-09-09T15:10:00Z">
        <w:r w:rsidR="00C94B37">
          <w:t>.</w:t>
        </w:r>
      </w:ins>
      <w:r>
        <w:t xml:space="preserve"> Učitavanje podataka</w:t>
      </w:r>
      <w:bookmarkEnd w:id="383"/>
    </w:p>
    <w:p w14:paraId="2B2EADDB" w14:textId="2B6F73FF" w:rsidR="00BA3DAA" w:rsidRDefault="00BA3DAA" w:rsidP="00AF0EF1">
      <w:pPr>
        <w:pStyle w:val="4Tekst"/>
      </w:pPr>
      <w:r>
        <w:t>Pri radu s podacima PyTorch pruža mnoge mogućnosti preko biblioteka. Za učitavanje kompletnog podatkovnog skupa korištena je</w:t>
      </w:r>
      <w:r w:rsidR="003A754C">
        <w:t xml:space="preserve"> </w:t>
      </w:r>
      <w:r>
        <w:t>funkcija</w:t>
      </w:r>
      <w:r w:rsidR="003A754C">
        <w:t xml:space="preserve"> </w:t>
      </w:r>
      <w:r w:rsidR="008C1C28">
        <w:t>EMNIST</w:t>
      </w:r>
      <w:r w:rsidR="003A754C">
        <w:t xml:space="preserve"> koja se nalazi u imenovanom području torch.datasets</w:t>
      </w:r>
      <w:r>
        <w:t>.</w:t>
      </w:r>
    </w:p>
    <w:p w14:paraId="5DA6D6EB" w14:textId="3CC2F3C0" w:rsidR="00BA3DAA" w:rsidRPr="00BA3DAA" w:rsidRDefault="00BA3DAA" w:rsidP="008C1C28">
      <w:pPr>
        <w:shd w:val="clear" w:color="auto" w:fill="F2F2F2" w:themeFill="background1" w:themeFillShade="F2"/>
        <w:spacing w:after="0" w:line="285" w:lineRule="atLeast"/>
        <w:rPr>
          <w:rFonts w:ascii="Courier New" w:eastAsia="Times New Roman" w:hAnsi="Courier New" w:cs="Courier New"/>
          <w:color w:val="000000"/>
          <w:sz w:val="21"/>
          <w:szCs w:val="21"/>
        </w:rPr>
      </w:pPr>
      <w:bookmarkStart w:id="385" w:name="_Hlk81569502"/>
      <w:r w:rsidRPr="00BA3DAA">
        <w:rPr>
          <w:rFonts w:ascii="Courier New" w:eastAsia="Times New Roman" w:hAnsi="Courier New" w:cs="Courier New"/>
          <w:color w:val="000000"/>
          <w:sz w:val="21"/>
          <w:szCs w:val="21"/>
        </w:rPr>
        <w:t>transform = transforms.Compose([</w:t>
      </w:r>
    </w:p>
    <w:p w14:paraId="648FE5B0"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transforms.ToTensor(),</w:t>
      </w:r>
    </w:p>
    <w:p w14:paraId="7F6B757D" w14:textId="12424414"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transforms.Normalize((</w:t>
      </w:r>
      <w:r w:rsidRPr="00BA3DAA">
        <w:rPr>
          <w:rFonts w:ascii="Courier New" w:eastAsia="Times New Roman" w:hAnsi="Courier New" w:cs="Courier New"/>
          <w:color w:val="09885A"/>
          <w:sz w:val="21"/>
          <w:szCs w:val="21"/>
        </w:rPr>
        <w:t>0.</w:t>
      </w:r>
      <w:r w:rsidR="008C1C28" w:rsidRPr="008C1C28">
        <w:t xml:space="preserve"> </w:t>
      </w:r>
      <w:r w:rsidR="008C1C28" w:rsidRPr="008C1C28">
        <w:rPr>
          <w:rFonts w:ascii="Courier New" w:eastAsia="Times New Roman" w:hAnsi="Courier New" w:cs="Courier New"/>
          <w:color w:val="09885A"/>
          <w:sz w:val="21"/>
          <w:szCs w:val="21"/>
        </w:rPr>
        <w:t>1307</w:t>
      </w:r>
      <w:r w:rsidRPr="00BA3DAA">
        <w:rPr>
          <w:rFonts w:ascii="Courier New" w:eastAsia="Times New Roman" w:hAnsi="Courier New" w:cs="Courier New"/>
          <w:color w:val="000000"/>
          <w:sz w:val="21"/>
          <w:szCs w:val="21"/>
        </w:rPr>
        <w:t>,), (</w:t>
      </w:r>
      <w:r w:rsidRPr="00BA3DAA">
        <w:rPr>
          <w:rFonts w:ascii="Courier New" w:eastAsia="Times New Roman" w:hAnsi="Courier New" w:cs="Courier New"/>
          <w:color w:val="09885A"/>
          <w:sz w:val="21"/>
          <w:szCs w:val="21"/>
        </w:rPr>
        <w:t>0.</w:t>
      </w:r>
      <w:r w:rsidR="008C1C28" w:rsidRPr="008C1C28">
        <w:t xml:space="preserve"> </w:t>
      </w:r>
      <w:r w:rsidR="008C1C28" w:rsidRPr="008C1C28">
        <w:rPr>
          <w:rFonts w:ascii="Courier New" w:eastAsia="Times New Roman" w:hAnsi="Courier New" w:cs="Courier New"/>
          <w:color w:val="09885A"/>
          <w:sz w:val="21"/>
          <w:szCs w:val="21"/>
        </w:rPr>
        <w:t>3081</w:t>
      </w:r>
      <w:r w:rsidRPr="00BA3DAA">
        <w:rPr>
          <w:rFonts w:ascii="Courier New" w:eastAsia="Times New Roman" w:hAnsi="Courier New" w:cs="Courier New"/>
          <w:color w:val="000000"/>
          <w:sz w:val="21"/>
          <w:szCs w:val="21"/>
        </w:rPr>
        <w:t>,))</w:t>
      </w:r>
    </w:p>
    <w:p w14:paraId="55CE748F"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w:t>
      </w:r>
    </w:p>
    <w:bookmarkEnd w:id="385"/>
    <w:p w14:paraId="6C5A765A" w14:textId="2B676566"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trainset = </w:t>
      </w:r>
      <w:r w:rsidR="003A754C">
        <w:rPr>
          <w:rFonts w:ascii="Courier New" w:eastAsia="Times New Roman" w:hAnsi="Courier New" w:cs="Courier New"/>
          <w:color w:val="000000"/>
          <w:sz w:val="21"/>
          <w:szCs w:val="21"/>
        </w:rPr>
        <w:t>torch.</w:t>
      </w:r>
      <w:r w:rsidR="008C1C28" w:rsidRPr="008C1C28">
        <w:rPr>
          <w:rFonts w:ascii="Courier New" w:eastAsia="Times New Roman" w:hAnsi="Courier New" w:cs="Courier New"/>
          <w:color w:val="000000"/>
          <w:sz w:val="21"/>
          <w:szCs w:val="21"/>
        </w:rPr>
        <w:t>datasets.EMNIST(</w:t>
      </w:r>
      <w:r w:rsidR="008C1C28" w:rsidRPr="008C1C28">
        <w:rPr>
          <w:rFonts w:ascii="Courier New" w:eastAsia="Times New Roman" w:hAnsi="Courier New" w:cs="Courier New"/>
          <w:color w:val="A31515"/>
          <w:sz w:val="21"/>
          <w:szCs w:val="21"/>
        </w:rPr>
        <w:t>'data'</w:t>
      </w:r>
      <w:r w:rsidR="008C1C28" w:rsidRPr="008C1C28">
        <w:rPr>
          <w:rFonts w:ascii="Courier New" w:eastAsia="Times New Roman" w:hAnsi="Courier New" w:cs="Courier New"/>
          <w:color w:val="000000"/>
          <w:sz w:val="21"/>
          <w:szCs w:val="21"/>
        </w:rPr>
        <w:t>, split=</w:t>
      </w:r>
      <w:r w:rsidR="008C1C28" w:rsidRPr="008C1C28">
        <w:rPr>
          <w:rFonts w:ascii="Courier New" w:eastAsia="Times New Roman" w:hAnsi="Courier New" w:cs="Courier New"/>
          <w:color w:val="A31515"/>
          <w:sz w:val="21"/>
          <w:szCs w:val="21"/>
        </w:rPr>
        <w:t>'letters'</w:t>
      </w:r>
      <w:r w:rsidR="008C1C28" w:rsidRPr="008C1C28">
        <w:rPr>
          <w:rFonts w:ascii="Courier New" w:eastAsia="Times New Roman" w:hAnsi="Courier New" w:cs="Courier New"/>
          <w:color w:val="000000"/>
          <w:sz w:val="21"/>
          <w:szCs w:val="21"/>
        </w:rPr>
        <w:t>, train=</w:t>
      </w:r>
      <w:r w:rsidR="008C1C28" w:rsidRPr="008C1C28">
        <w:rPr>
          <w:rFonts w:ascii="Courier New" w:eastAsia="Times New Roman" w:hAnsi="Courier New" w:cs="Courier New"/>
          <w:color w:val="0000FF"/>
          <w:sz w:val="21"/>
          <w:szCs w:val="21"/>
        </w:rPr>
        <w:t>True</w:t>
      </w:r>
      <w:r w:rsidR="008C1C28" w:rsidRPr="008C1C28">
        <w:rPr>
          <w:rFonts w:ascii="Courier New" w:eastAsia="Times New Roman" w:hAnsi="Courier New" w:cs="Courier New"/>
          <w:color w:val="000000"/>
          <w:sz w:val="21"/>
          <w:szCs w:val="21"/>
        </w:rPr>
        <w:t>,</w:t>
      </w:r>
      <w:r w:rsidR="00E511ED">
        <w:rPr>
          <w:rFonts w:ascii="Courier New" w:eastAsia="Times New Roman" w:hAnsi="Courier New" w:cs="Courier New"/>
          <w:color w:val="000000"/>
          <w:sz w:val="21"/>
          <w:szCs w:val="21"/>
        </w:rPr>
        <w:br/>
        <w:t xml:space="preserve">                </w:t>
      </w:r>
      <w:r w:rsidR="008C1C28" w:rsidRPr="008C1C28">
        <w:rPr>
          <w:rFonts w:ascii="Courier New" w:eastAsia="Times New Roman" w:hAnsi="Courier New" w:cs="Courier New"/>
          <w:color w:val="000000"/>
          <w:sz w:val="21"/>
          <w:szCs w:val="21"/>
        </w:rPr>
        <w:t>download=</w:t>
      </w:r>
      <w:r w:rsidR="008C1C28" w:rsidRPr="008C1C28">
        <w:rPr>
          <w:rFonts w:ascii="Courier New" w:eastAsia="Times New Roman" w:hAnsi="Courier New" w:cs="Courier New"/>
          <w:color w:val="0000FF"/>
          <w:sz w:val="21"/>
          <w:szCs w:val="21"/>
        </w:rPr>
        <w:t>True</w:t>
      </w:r>
      <w:r w:rsidR="008C1C28" w:rsidRPr="008C1C28">
        <w:rPr>
          <w:rFonts w:ascii="Courier New" w:eastAsia="Times New Roman" w:hAnsi="Courier New" w:cs="Courier New"/>
          <w:color w:val="000000"/>
          <w:sz w:val="21"/>
          <w:szCs w:val="21"/>
        </w:rPr>
        <w:t>, transform=transform)</w:t>
      </w:r>
    </w:p>
    <w:p w14:paraId="657B43D1" w14:textId="00F37FBE" w:rsidR="00BA3DAA" w:rsidRPr="00BA3DAA" w:rsidRDefault="003A754C" w:rsidP="006B37E0">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testset = torch.</w:t>
      </w:r>
      <w:r w:rsidRPr="008C1C28">
        <w:rPr>
          <w:rFonts w:ascii="Courier New" w:eastAsia="Times New Roman" w:hAnsi="Courier New" w:cs="Courier New"/>
          <w:color w:val="000000"/>
          <w:sz w:val="21"/>
          <w:szCs w:val="21"/>
        </w:rPr>
        <w:t>datasets.EMNIST(</w:t>
      </w:r>
      <w:r w:rsidRPr="008C1C28">
        <w:rPr>
          <w:rFonts w:ascii="Courier New" w:eastAsia="Times New Roman" w:hAnsi="Courier New" w:cs="Courier New"/>
          <w:color w:val="A31515"/>
          <w:sz w:val="21"/>
          <w:szCs w:val="21"/>
        </w:rPr>
        <w:t>'data'</w:t>
      </w:r>
      <w:r w:rsidRPr="008C1C28">
        <w:rPr>
          <w:rFonts w:ascii="Courier New" w:eastAsia="Times New Roman" w:hAnsi="Courier New" w:cs="Courier New"/>
          <w:color w:val="000000"/>
          <w:sz w:val="21"/>
          <w:szCs w:val="21"/>
        </w:rPr>
        <w:t>, split=</w:t>
      </w:r>
      <w:r w:rsidRPr="008C1C28">
        <w:rPr>
          <w:rFonts w:ascii="Courier New" w:eastAsia="Times New Roman" w:hAnsi="Courier New" w:cs="Courier New"/>
          <w:color w:val="A31515"/>
          <w:sz w:val="21"/>
          <w:szCs w:val="21"/>
        </w:rPr>
        <w:t>'letters'</w:t>
      </w:r>
      <w:r w:rsidRPr="008C1C28">
        <w:rPr>
          <w:rFonts w:ascii="Courier New" w:eastAsia="Times New Roman" w:hAnsi="Courier New" w:cs="Courier New"/>
          <w:color w:val="000000"/>
          <w:sz w:val="21"/>
          <w:szCs w:val="21"/>
        </w:rPr>
        <w:t>, train=</w:t>
      </w:r>
      <w:r>
        <w:rPr>
          <w:rFonts w:ascii="Courier New" w:eastAsia="Times New Roman" w:hAnsi="Courier New" w:cs="Courier New"/>
          <w:color w:val="0000FF"/>
          <w:sz w:val="21"/>
          <w:szCs w:val="21"/>
        </w:rPr>
        <w:t>False</w:t>
      </w:r>
      <w:r w:rsidRPr="008C1C28">
        <w:rPr>
          <w:rFonts w:ascii="Courier New" w:eastAsia="Times New Roman" w:hAnsi="Courier New" w:cs="Courier New"/>
          <w:color w:val="000000"/>
          <w:sz w:val="21"/>
          <w:szCs w:val="21"/>
        </w:rPr>
        <w:t>,</w:t>
      </w:r>
      <w:r w:rsidR="00E511ED">
        <w:rPr>
          <w:rFonts w:ascii="Courier New" w:eastAsia="Times New Roman" w:hAnsi="Courier New" w:cs="Courier New"/>
          <w:color w:val="000000"/>
          <w:sz w:val="21"/>
          <w:szCs w:val="21"/>
        </w:rPr>
        <w:br/>
        <w:t xml:space="preserve">                </w:t>
      </w:r>
      <w:r w:rsidRPr="008C1C28">
        <w:rPr>
          <w:rFonts w:ascii="Courier New" w:eastAsia="Times New Roman" w:hAnsi="Courier New" w:cs="Courier New"/>
          <w:color w:val="000000"/>
          <w:sz w:val="21"/>
          <w:szCs w:val="21"/>
        </w:rPr>
        <w:t>download=</w:t>
      </w:r>
      <w:r w:rsidRPr="008C1C28">
        <w:rPr>
          <w:rFonts w:ascii="Courier New" w:eastAsia="Times New Roman" w:hAnsi="Courier New" w:cs="Courier New"/>
          <w:color w:val="0000FF"/>
          <w:sz w:val="21"/>
          <w:szCs w:val="21"/>
        </w:rPr>
        <w:t>True</w:t>
      </w:r>
      <w:r w:rsidRPr="008C1C28">
        <w:rPr>
          <w:rFonts w:ascii="Courier New" w:eastAsia="Times New Roman" w:hAnsi="Courier New" w:cs="Courier New"/>
          <w:color w:val="000000"/>
          <w:sz w:val="21"/>
          <w:szCs w:val="21"/>
        </w:rPr>
        <w:t>, transform=transform)</w:t>
      </w:r>
    </w:p>
    <w:p w14:paraId="580849B5" w14:textId="2EAA3C9D" w:rsidR="006B37E0" w:rsidRDefault="006B37E0" w:rsidP="006B37E0">
      <w:pPr>
        <w:pStyle w:val="4Tekst"/>
        <w:jc w:val="center"/>
      </w:pPr>
      <w:bookmarkStart w:id="386" w:name="_Toc96008645"/>
      <w:r>
        <w:t xml:space="preserve">Prikaz programskog koda </w:t>
      </w:r>
      <w:fldSimple w:instr=" SEQ Prikaz_programskog_koda \* ARABIC ">
        <w:r>
          <w:rPr>
            <w:noProof/>
          </w:rPr>
          <w:t>5</w:t>
        </w:r>
      </w:fldSimple>
      <w:r>
        <w:t xml:space="preserve">. </w:t>
      </w:r>
      <w:r w:rsidRPr="00EB5446">
        <w:t>Učitavanje i transformacija slika</w:t>
      </w:r>
      <w:bookmarkEnd w:id="386"/>
    </w:p>
    <w:p w14:paraId="329C8499" w14:textId="3AE164F0" w:rsidR="00ED4A1D" w:rsidRDefault="00FD145C" w:rsidP="00AF0EF1">
      <w:pPr>
        <w:pStyle w:val="4Tekst"/>
      </w:pPr>
      <w:r>
        <w:t xml:space="preserve">U programskom isječku mogu se primijetiti i transformacije podataka iz biblioteke „torchvision.transforms“ koje su zadužene za pripremanje slika za rad. Funkcija </w:t>
      </w:r>
      <w:r w:rsidR="003A754C">
        <w:t>transforms.</w:t>
      </w:r>
      <w:r>
        <w:t>Resize</w:t>
      </w:r>
      <w:r w:rsidR="005748C9">
        <w:t xml:space="preserve"> </w:t>
      </w:r>
      <w:r w:rsidR="00D766E4">
        <w:t>korištena je u slučajevima kada je na ulazu očekivana slika dimenzija 224x224</w:t>
      </w:r>
      <w:r w:rsidR="003A754C">
        <w:t xml:space="preserve">. Funkcija transforms.Normalize korištena je da bi se </w:t>
      </w:r>
      <w:r w:rsidR="005748C9">
        <w:t>binarni zapisi slika izgladili, čime se postigla veća točnost.</w:t>
      </w:r>
    </w:p>
    <w:p w14:paraId="400827ED" w14:textId="6603D00E" w:rsidR="00ED4A1D" w:rsidRDefault="00ED4A1D" w:rsidP="00ED4A1D">
      <w:pPr>
        <w:pStyle w:val="2Podnaslov"/>
      </w:pPr>
      <w:bookmarkStart w:id="387" w:name="_Toc96010252"/>
      <w:r>
        <w:t>4.7</w:t>
      </w:r>
      <w:ins w:id="388" w:author="Stjepan Salopek (ssalopek)" w:date="2021-09-09T15:10:00Z">
        <w:r w:rsidR="00C94B37">
          <w:t>.</w:t>
        </w:r>
      </w:ins>
      <w:r>
        <w:t xml:space="preserve"> Postavljanje varijabli</w:t>
      </w:r>
      <w:bookmarkEnd w:id="387"/>
    </w:p>
    <w:p w14:paraId="370A3A7E" w14:textId="3633E924" w:rsidR="00193AA5" w:rsidRDefault="00ED4A1D" w:rsidP="00ED4A1D">
      <w:pPr>
        <w:pStyle w:val="4Tekst"/>
      </w:pPr>
      <w:r>
        <w:t xml:space="preserve">Prilikom rada aplikacije koriste se mnoge </w:t>
      </w:r>
      <w:r w:rsidR="00CE6019">
        <w:t xml:space="preserve">promjene </w:t>
      </w:r>
      <w:r>
        <w:t>varijabl</w:t>
      </w:r>
      <w:r w:rsidR="00CE6019">
        <w:t>i</w:t>
      </w:r>
      <w:r>
        <w:t xml:space="preserve"> koje uvelike utječu na rad. Objekti „DataLoader“ klase</w:t>
      </w:r>
      <w:r w:rsidR="00E511ED">
        <w:t>, vidljivi na desetom programskom isječku,</w:t>
      </w:r>
      <w:r>
        <w:t xml:space="preserve"> zaslužni su za miješanje slika te za </w:t>
      </w:r>
      <w:r w:rsidR="00E511ED">
        <w:t>višestruko učitavanje istih</w:t>
      </w:r>
      <w:r>
        <w:t xml:space="preserve">. Varijabla koja određuje broj istovremeno obrađenih slika naziva se batch_size. Osim </w:t>
      </w:r>
      <w:r w:rsidR="00D766E4">
        <w:t>DataLoader</w:t>
      </w:r>
      <w:r>
        <w:t xml:space="preserve"> objekata, potrebno je stvoriti i objekt neuronske mreže, objekt funkcije gubitka te optimizator. </w:t>
      </w:r>
      <w:r w:rsidR="00E511ED">
        <w:t>Nadalje,</w:t>
      </w:r>
      <w:r>
        <w:t xml:space="preserve"> spremaju se epohe i vrijeme u svrhu boljeg treniranja i preglednije analize rezultata</w:t>
      </w:r>
      <w:r w:rsidR="002068CA">
        <w:t xml:space="preserve"> te stopa učenja koja određuje brzinu mijenjanja težina i sklonosti pri unazadnoj propagaciji</w:t>
      </w:r>
      <w:r>
        <w:t>. Za dodatnu analizu koristi se „</w:t>
      </w:r>
      <w:r w:rsidR="00642407">
        <w:t>tqdm</w:t>
      </w:r>
      <w:r>
        <w:t>“ biblioteka koja prikazuje korisne vrijednosti tijekom treniranja</w:t>
      </w:r>
      <w:r w:rsidR="00D766E4">
        <w:t>.</w:t>
      </w:r>
    </w:p>
    <w:p w14:paraId="71C95771" w14:textId="5DB813CE" w:rsidR="00ED4A1D" w:rsidRPr="00ED4A1D" w:rsidRDefault="00ED4A1D" w:rsidP="00193AA5">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6328E709" w14:textId="2C1D8BB4" w:rsidR="00193AA5" w:rsidRDefault="00642407" w:rsidP="006B37E0">
      <w:pPr>
        <w:keepNext/>
        <w:shd w:val="clear" w:color="auto" w:fill="F2F2F2" w:themeFill="background1" w:themeFillShade="F2"/>
        <w:spacing w:after="0" w:line="285" w:lineRule="atLeast"/>
      </w:pP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 xml:space="preserve">e=0 </w:t>
      </w:r>
      <w:proofErr w:type="spellStart"/>
      <w:r w:rsidRPr="00642407">
        <w:rPr>
          <w:rFonts w:ascii="Courier New" w:eastAsia="Times New Roman" w:hAnsi="Courier New" w:cs="Courier New"/>
          <w:color w:val="000000"/>
          <w:sz w:val="21"/>
          <w:szCs w:val="21"/>
          <w:lang w:val="en-US"/>
        </w:rPr>
        <w:t>curr</w:t>
      </w:r>
      <w:proofErr w:type="spellEnd"/>
      <w:r w:rsidRPr="00642407">
        <w:rPr>
          <w:rFonts w:ascii="Courier New" w:eastAsia="Times New Roman" w:hAnsi="Courier New" w:cs="Courier New"/>
          <w:color w:val="000000"/>
          <w:sz w:val="21"/>
          <w:szCs w:val="21"/>
          <w:lang w:val="en-US"/>
        </w:rPr>
        <w:t>=0:</w:t>
      </w:r>
      <w:r>
        <w:rPr>
          <w:rFonts w:ascii="Courier New" w:eastAsia="Times New Roman" w:hAnsi="Courier New" w:cs="Courier New"/>
          <w:color w:val="000000"/>
          <w:sz w:val="21"/>
          <w:szCs w:val="21"/>
          <w:lang w:val="en-US"/>
        </w:rPr>
        <w:t xml:space="preserve"> </w:t>
      </w:r>
      <w:r w:rsidR="00E36FF2">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60%|██████    | 586/975 [07:58&lt;05:16, 1.23it/s,</w:t>
      </w: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acc=57.8]</w:t>
      </w:r>
      <w:r>
        <w:rPr>
          <w:rFonts w:ascii="Courier New" w:eastAsia="Times New Roman" w:hAnsi="Courier New" w:cs="Courier New"/>
          <w:color w:val="000000"/>
          <w:sz w:val="21"/>
          <w:szCs w:val="21"/>
          <w:lang w:val="en-US"/>
        </w:rPr>
        <w:br/>
      </w:r>
    </w:p>
    <w:p w14:paraId="5BC556AB" w14:textId="5DEEFF88" w:rsidR="00E511ED" w:rsidRDefault="006B37E0" w:rsidP="006B37E0">
      <w:pPr>
        <w:pStyle w:val="4Tekst"/>
        <w:jc w:val="center"/>
      </w:pPr>
      <w:bookmarkStart w:id="389" w:name="_Toc96008646"/>
      <w:r>
        <w:t xml:space="preserve">Prikaz programskog koda </w:t>
      </w:r>
      <w:fldSimple w:instr=" SEQ Prikaz_programskog_koda \* ARABIC ">
        <w:r>
          <w:rPr>
            <w:noProof/>
          </w:rPr>
          <w:t>6</w:t>
        </w:r>
      </w:fldSimple>
      <w:r>
        <w:t xml:space="preserve">. </w:t>
      </w:r>
      <w:r w:rsidRPr="000D387B">
        <w:t>Prikaz tqdm statistike</w:t>
      </w:r>
      <w:bookmarkEnd w:id="389"/>
    </w:p>
    <w:p w14:paraId="189B5281" w14:textId="75215722" w:rsidR="00E511ED" w:rsidRDefault="00E511ED" w:rsidP="00E511ED">
      <w:pPr>
        <w:pStyle w:val="4Tekst"/>
        <w:spacing w:before="120"/>
        <w:jc w:val="left"/>
      </w:pPr>
    </w:p>
    <w:p w14:paraId="1B18AC5D" w14:textId="77777777" w:rsidR="006B37E0" w:rsidRPr="00E511ED" w:rsidRDefault="006B37E0" w:rsidP="00E511ED">
      <w:pPr>
        <w:pStyle w:val="4Tekst"/>
        <w:spacing w:before="120"/>
        <w:jc w:val="left"/>
      </w:pPr>
    </w:p>
    <w:p w14:paraId="458298D2" w14:textId="3AB006E6"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lastRenderedPageBreak/>
        <w:t>train_loader = DataLoader(trainset, batch_size=</w:t>
      </w:r>
      <w:r w:rsidR="00E511ED">
        <w:rPr>
          <w:rFonts w:ascii="Courier New" w:eastAsia="Times New Roman" w:hAnsi="Courier New" w:cs="Courier New"/>
          <w:color w:val="09885A"/>
          <w:sz w:val="21"/>
          <w:szCs w:val="21"/>
          <w:lang w:val="en-US"/>
        </w:rPr>
        <w:t>256</w:t>
      </w:r>
      <w:r w:rsidRPr="00ED4A1D">
        <w:rPr>
          <w:rFonts w:ascii="Courier New" w:eastAsia="Times New Roman" w:hAnsi="Courier New" w:cs="Courier New"/>
          <w:color w:val="000000"/>
          <w:sz w:val="21"/>
          <w:szCs w:val="21"/>
        </w:rPr>
        <w:t>,</w:t>
      </w:r>
    </w:p>
    <w:p w14:paraId="5989E65A" w14:textId="3CCACC96"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1E814501" w14:textId="40645F65"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test_loader = DataLoader(testset, batch_size=</w:t>
      </w:r>
      <w:r w:rsidR="00E511ED">
        <w:rPr>
          <w:rFonts w:ascii="Courier New" w:eastAsia="Times New Roman" w:hAnsi="Courier New" w:cs="Courier New"/>
          <w:color w:val="09885A"/>
          <w:sz w:val="21"/>
          <w:szCs w:val="21"/>
          <w:lang w:val="en-US"/>
        </w:rPr>
        <w:t>32</w:t>
      </w:r>
      <w:r w:rsidRPr="00ED4A1D">
        <w:rPr>
          <w:rFonts w:ascii="Courier New" w:eastAsia="Times New Roman" w:hAnsi="Courier New" w:cs="Courier New"/>
          <w:color w:val="000000"/>
          <w:sz w:val="21"/>
          <w:szCs w:val="21"/>
        </w:rPr>
        <w:t>,</w:t>
      </w:r>
    </w:p>
    <w:p w14:paraId="1A56EEA7" w14:textId="20BF7E00"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77E5A7B7" w14:textId="77777777" w:rsidR="00E511ED" w:rsidRDefault="00E511ED" w:rsidP="009C7F1B">
      <w:pPr>
        <w:keepNext/>
        <w:shd w:val="clear" w:color="auto" w:fill="F2F2F2" w:themeFill="background1" w:themeFillShade="F2"/>
        <w:spacing w:line="285" w:lineRule="atLeast"/>
        <w:rPr>
          <w:rFonts w:ascii="Courier New" w:eastAsia="Times New Roman" w:hAnsi="Courier New" w:cs="Courier New"/>
          <w:color w:val="000000"/>
          <w:sz w:val="21"/>
          <w:szCs w:val="21"/>
        </w:rPr>
      </w:pPr>
    </w:p>
    <w:p w14:paraId="614274A7" w14:textId="24A820E3" w:rsidR="00ED4A1D" w:rsidRPr="00ED4A1D" w:rsidRDefault="00ED4A1D" w:rsidP="006B37E0">
      <w:pPr>
        <w:keepNext/>
        <w:shd w:val="clear" w:color="auto" w:fill="F2F2F2" w:themeFill="background1" w:themeFillShade="F2"/>
        <w:spacing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model = </w:t>
      </w:r>
      <w:r w:rsidR="00E511ED" w:rsidRPr="00E511ED">
        <w:rPr>
          <w:rFonts w:ascii="Courier New" w:eastAsia="Times New Roman" w:hAnsi="Courier New" w:cs="Courier New"/>
          <w:color w:val="000000"/>
          <w:sz w:val="21"/>
          <w:szCs w:val="21"/>
        </w:rPr>
        <w:t>ResidualNet(output_size=</w:t>
      </w:r>
      <w:r w:rsidR="00E511ED" w:rsidRPr="004B4CAA">
        <w:rPr>
          <w:rFonts w:ascii="Courier New" w:eastAsia="Times New Roman" w:hAnsi="Courier New" w:cs="Courier New"/>
          <w:color w:val="09885A"/>
          <w:sz w:val="21"/>
          <w:szCs w:val="21"/>
        </w:rPr>
        <w:t>2</w:t>
      </w:r>
      <w:r w:rsidR="004B4CAA" w:rsidRPr="004B4CAA">
        <w:rPr>
          <w:rFonts w:ascii="Courier New" w:eastAsia="Times New Roman" w:hAnsi="Courier New" w:cs="Courier New"/>
          <w:color w:val="09885A"/>
          <w:sz w:val="21"/>
          <w:szCs w:val="21"/>
        </w:rPr>
        <w:t>7</w:t>
      </w:r>
      <w:r w:rsidR="00E511ED" w:rsidRPr="00E511ED">
        <w:rPr>
          <w:rFonts w:ascii="Courier New" w:eastAsia="Times New Roman" w:hAnsi="Courier New" w:cs="Courier New"/>
          <w:color w:val="000000"/>
          <w:sz w:val="21"/>
          <w:szCs w:val="21"/>
        </w:rPr>
        <w:t>)</w:t>
      </w:r>
      <w:r w:rsidR="009C7F1B">
        <w:rPr>
          <w:rFonts w:ascii="Courier New" w:eastAsia="Times New Roman" w:hAnsi="Courier New" w:cs="Courier New"/>
          <w:color w:val="000000"/>
          <w:sz w:val="21"/>
          <w:szCs w:val="21"/>
        </w:rPr>
        <w:br/>
      </w:r>
      <w:r w:rsidRPr="00ED4A1D">
        <w:rPr>
          <w:rFonts w:ascii="Courier New" w:eastAsia="Times New Roman" w:hAnsi="Courier New" w:cs="Courier New"/>
          <w:color w:val="000000"/>
          <w:sz w:val="21"/>
          <w:szCs w:val="21"/>
        </w:rPr>
        <w:t>loss_fn = </w:t>
      </w:r>
      <w:r w:rsidR="004B4CAA" w:rsidRPr="004B4CAA">
        <w:rPr>
          <w:rFonts w:ascii="Courier New" w:eastAsia="Times New Roman" w:hAnsi="Courier New" w:cs="Courier New"/>
          <w:color w:val="000000"/>
          <w:sz w:val="21"/>
          <w:szCs w:val="21"/>
        </w:rPr>
        <w:t>nn.CrossEntropyLoss()</w:t>
      </w:r>
      <w:r w:rsidR="009C7F1B">
        <w:rPr>
          <w:rFonts w:ascii="Courier New" w:eastAsia="Times New Roman" w:hAnsi="Courier New" w:cs="Courier New"/>
          <w:color w:val="000000"/>
          <w:sz w:val="21"/>
          <w:szCs w:val="21"/>
        </w:rPr>
        <w:br/>
      </w:r>
      <w:r w:rsidRPr="00ED4A1D">
        <w:rPr>
          <w:rFonts w:ascii="Courier New" w:eastAsia="Times New Roman" w:hAnsi="Courier New" w:cs="Courier New"/>
          <w:color w:val="000000"/>
          <w:sz w:val="21"/>
          <w:szCs w:val="21"/>
        </w:rPr>
        <w:t>optimizer = optim.SGD(model.parameters(), lr=</w:t>
      </w:r>
      <w:r w:rsidR="004B4CAA">
        <w:rPr>
          <w:rFonts w:ascii="Courier New" w:eastAsia="Times New Roman" w:hAnsi="Courier New" w:cs="Courier New"/>
          <w:color w:val="09885A"/>
          <w:sz w:val="21"/>
          <w:szCs w:val="21"/>
        </w:rPr>
        <w:t>1e-3</w:t>
      </w:r>
      <w:r w:rsidRPr="00ED4A1D">
        <w:rPr>
          <w:rFonts w:ascii="Courier New" w:eastAsia="Times New Roman" w:hAnsi="Courier New" w:cs="Courier New"/>
          <w:color w:val="000000"/>
          <w:sz w:val="21"/>
          <w:szCs w:val="21"/>
        </w:rPr>
        <w:t>, momentum=</w:t>
      </w:r>
      <w:r w:rsidR="004B4CAA">
        <w:rPr>
          <w:rFonts w:ascii="Courier New" w:eastAsia="Times New Roman" w:hAnsi="Courier New" w:cs="Courier New"/>
          <w:color w:val="09885A"/>
          <w:sz w:val="21"/>
          <w:szCs w:val="21"/>
        </w:rPr>
        <w:t>0.9</w:t>
      </w:r>
      <w:r w:rsidRPr="00ED4A1D">
        <w:rPr>
          <w:rFonts w:ascii="Courier New" w:eastAsia="Times New Roman" w:hAnsi="Courier New" w:cs="Courier New"/>
          <w:color w:val="000000"/>
          <w:sz w:val="21"/>
          <w:szCs w:val="21"/>
        </w:rPr>
        <w:t>)</w:t>
      </w:r>
    </w:p>
    <w:p w14:paraId="15606E18" w14:textId="6B6B53C5" w:rsidR="006B37E0" w:rsidRDefault="006B37E0" w:rsidP="006B37E0">
      <w:pPr>
        <w:pStyle w:val="4Tekst"/>
        <w:jc w:val="center"/>
      </w:pPr>
      <w:bookmarkStart w:id="390" w:name="_Toc96008647"/>
      <w:r>
        <w:t xml:space="preserve">Prikaz programskog koda </w:t>
      </w:r>
      <w:fldSimple w:instr=" SEQ Prikaz_programskog_koda \* ARABIC ">
        <w:r>
          <w:rPr>
            <w:noProof/>
          </w:rPr>
          <w:t>7</w:t>
        </w:r>
      </w:fldSimple>
      <w:r>
        <w:t xml:space="preserve">. </w:t>
      </w:r>
      <w:r w:rsidRPr="00A23F78">
        <w:t>Pripremanje mreže na treniranje</w:t>
      </w:r>
      <w:bookmarkEnd w:id="390"/>
    </w:p>
    <w:p w14:paraId="145EC60F" w14:textId="762E85E7" w:rsidR="001A7F52" w:rsidRDefault="00193AA5" w:rsidP="00D766E4">
      <w:pPr>
        <w:pStyle w:val="4Tekst"/>
        <w:jc w:val="left"/>
      </w:pPr>
      <w:r>
        <w:t xml:space="preserve">Funkcija gubitka </w:t>
      </w:r>
      <w:r w:rsidR="004B4CAA">
        <w:rPr>
          <w:i/>
          <w:iCs/>
        </w:rPr>
        <w:t>CrossEntropyLoss</w:t>
      </w:r>
      <w:r w:rsidR="004B4CAA">
        <w:t>,</w:t>
      </w:r>
      <w:r w:rsidR="00B87AE8">
        <w:t xml:space="preserve"> često se koristi pri radu s klasifikacijama, a za izlaz ima </w:t>
      </w:r>
      <w:r w:rsidR="004B4CAA">
        <w:t>realne vjerojatnosti da se na slici nalazi klasa, između 0 i 1, što označava postotke od 0 do 100</w:t>
      </w:r>
      <w:r w:rsidR="00B87AE8">
        <w:t>. Na primjer, ukoliko je učitana slika slov</w:t>
      </w:r>
      <w:r w:rsidR="001A7F52">
        <w:t>a</w:t>
      </w:r>
      <w:r w:rsidR="00B87AE8">
        <w:t xml:space="preserve"> A,</w:t>
      </w:r>
      <w:r w:rsidR="00DB0C9F">
        <w:t xml:space="preserve"> funkcija gubitka istrenirane mreže će na indeksu klase A postaviti najveću vrijednost</w:t>
      </w:r>
      <w:r w:rsidR="00B87AE8">
        <w:t>.</w:t>
      </w:r>
    </w:p>
    <w:p w14:paraId="62682DF5" w14:textId="18767B24" w:rsidR="002068CA" w:rsidRDefault="00B87AE8" w:rsidP="00D766E4">
      <w:pPr>
        <w:pStyle w:val="4Tekst"/>
        <w:jc w:val="left"/>
      </w:pPr>
      <w:r>
        <w:t>Optimizator SGD ili stohastički gradijentalni pad (eng</w:t>
      </w:r>
      <w:ins w:id="391" w:author="Stjepan Salopek (ssalopek)" w:date="2021-09-10T11:42:00Z">
        <w:r w:rsidR="00CF258C">
          <w:t>l</w:t>
        </w:r>
      </w:ins>
      <w:r>
        <w:t xml:space="preserve">. </w:t>
      </w:r>
      <w:r>
        <w:rPr>
          <w:i/>
          <w:iCs/>
        </w:rPr>
        <w:t>Stochastic gradient descent</w:t>
      </w:r>
      <w:r>
        <w:t>)</w:t>
      </w:r>
      <w:r w:rsidR="002068CA">
        <w:t xml:space="preserve"> služi kako bi se dinamički mijenjale težine, sklonosti i stope učenja na što efektivniji način.</w:t>
      </w:r>
    </w:p>
    <w:p w14:paraId="45103499" w14:textId="59B9F062" w:rsidR="002068CA" w:rsidRDefault="002068CA" w:rsidP="002068CA">
      <w:pPr>
        <w:pStyle w:val="2Podnaslov"/>
      </w:pPr>
      <w:bookmarkStart w:id="392" w:name="_Toc96010253"/>
      <w:r>
        <w:t>4.8</w:t>
      </w:r>
      <w:ins w:id="393" w:author="Stjepan Salopek (ssalopek)" w:date="2021-09-09T15:11:00Z">
        <w:r w:rsidR="00C94B37">
          <w:t>.</w:t>
        </w:r>
      </w:ins>
      <w:r>
        <w:t xml:space="preserve"> Petlja treniranja</w:t>
      </w:r>
      <w:bookmarkEnd w:id="392"/>
    </w:p>
    <w:p w14:paraId="7F820D89" w14:textId="37164D03" w:rsidR="002068CA" w:rsidRPr="002068CA" w:rsidRDefault="002068CA" w:rsidP="005142B0">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e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range</w:t>
      </w:r>
      <w:r w:rsidRPr="002068CA">
        <w:rPr>
          <w:rFonts w:ascii="Courier New" w:eastAsia="Times New Roman" w:hAnsi="Courier New" w:cs="Courier New"/>
          <w:color w:val="000000"/>
          <w:sz w:val="21"/>
          <w:szCs w:val="21"/>
        </w:rPr>
        <w:t>(</w:t>
      </w:r>
      <w:r w:rsidR="005142B0">
        <w:rPr>
          <w:rFonts w:ascii="Courier New" w:eastAsia="Times New Roman" w:hAnsi="Courier New" w:cs="Courier New"/>
          <w:color w:val="09885A"/>
          <w:sz w:val="21"/>
          <w:szCs w:val="21"/>
        </w:rPr>
        <w:t>0</w:t>
      </w:r>
      <w:r w:rsidRPr="002068CA">
        <w:rPr>
          <w:rFonts w:ascii="Courier New" w:eastAsia="Times New Roman" w:hAnsi="Courier New" w:cs="Courier New"/>
          <w:color w:val="000000"/>
          <w:sz w:val="21"/>
          <w:szCs w:val="21"/>
        </w:rPr>
        <w:t>, epochs):</w:t>
      </w:r>
    </w:p>
    <w:p w14:paraId="3B4E312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idx, (images, labels)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enumerate</w:t>
      </w:r>
      <w:r w:rsidRPr="002068CA">
        <w:rPr>
          <w:rFonts w:ascii="Courier New" w:eastAsia="Times New Roman" w:hAnsi="Courier New" w:cs="Courier New"/>
          <w:color w:val="000000"/>
          <w:sz w:val="21"/>
          <w:szCs w:val="21"/>
        </w:rPr>
        <w:t>(train_loader):</w:t>
      </w:r>
    </w:p>
    <w:p w14:paraId="7279D24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6844FF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optimizer.zero_grad()</w:t>
      </w:r>
    </w:p>
    <w:p w14:paraId="5CFCD23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output = model(images)</w:t>
      </w:r>
    </w:p>
    <w:p w14:paraId="6A19116B" w14:textId="44C19374"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 = loss_fn(output, labels)</w:t>
      </w:r>
    </w:p>
    <w:p w14:paraId="5EBE31B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loss.backward()</w:t>
      </w:r>
    </w:p>
    <w:p w14:paraId="4186901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optimizer.step()</w:t>
      </w:r>
    </w:p>
    <w:p w14:paraId="62520B22"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running_loss += loss.item()</w:t>
      </w:r>
    </w:p>
    <w:p w14:paraId="0081F63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4CF4DD0"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008000"/>
          <w:sz w:val="21"/>
          <w:szCs w:val="21"/>
        </w:rPr>
        <w:t># Statistics</w:t>
      </w:r>
    </w:p>
    <w:p w14:paraId="6FE8D00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predictions = output.argmax(dim=</w:t>
      </w:r>
      <w:r w:rsidRPr="002068CA">
        <w:rPr>
          <w:rFonts w:ascii="Courier New" w:eastAsia="Times New Roman" w:hAnsi="Courier New" w:cs="Courier New"/>
          <w:color w:val="09885A"/>
          <w:sz w:val="21"/>
          <w:szCs w:val="21"/>
        </w:rPr>
        <w:t>1</w:t>
      </w:r>
      <w:r w:rsidRPr="002068CA">
        <w:rPr>
          <w:rFonts w:ascii="Courier New" w:eastAsia="Times New Roman" w:hAnsi="Courier New" w:cs="Courier New"/>
          <w:color w:val="000000"/>
          <w:sz w:val="21"/>
          <w:szCs w:val="21"/>
        </w:rPr>
        <w:t>, keepdim=</w:t>
      </w:r>
      <w:r w:rsidRPr="002068CA">
        <w:rPr>
          <w:rFonts w:ascii="Courier New" w:eastAsia="Times New Roman" w:hAnsi="Courier New" w:cs="Courier New"/>
          <w:color w:val="0000FF"/>
          <w:sz w:val="21"/>
          <w:szCs w:val="21"/>
        </w:rPr>
        <w:t>True</w:t>
      </w:r>
      <w:r w:rsidRPr="002068CA">
        <w:rPr>
          <w:rFonts w:ascii="Courier New" w:eastAsia="Times New Roman" w:hAnsi="Courier New" w:cs="Courier New"/>
          <w:color w:val="000000"/>
          <w:sz w:val="21"/>
          <w:szCs w:val="21"/>
        </w:rPr>
        <w:t>).squeeze()</w:t>
      </w:r>
    </w:p>
    <w:p w14:paraId="518142A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correct = (predictions == labels).</w:t>
      </w:r>
      <w:r w:rsidRPr="002068CA">
        <w:rPr>
          <w:rFonts w:ascii="Courier New" w:eastAsia="Times New Roman" w:hAnsi="Courier New" w:cs="Courier New"/>
          <w:color w:val="795E26"/>
          <w:sz w:val="21"/>
          <w:szCs w:val="21"/>
        </w:rPr>
        <w:t>sum</w:t>
      </w:r>
      <w:r w:rsidRPr="002068CA">
        <w:rPr>
          <w:rFonts w:ascii="Courier New" w:eastAsia="Times New Roman" w:hAnsi="Courier New" w:cs="Courier New"/>
          <w:color w:val="000000"/>
          <w:sz w:val="21"/>
          <w:szCs w:val="21"/>
        </w:rPr>
        <w:t>().item()</w:t>
      </w:r>
    </w:p>
    <w:p w14:paraId="66E688AF" w14:textId="77777777" w:rsidR="002068CA" w:rsidRPr="002068CA" w:rsidRDefault="002068CA" w:rsidP="006B37E0">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accuracy = correct / </w:t>
      </w:r>
      <w:r w:rsidRPr="002068CA">
        <w:rPr>
          <w:rFonts w:ascii="Courier New" w:eastAsia="Times New Roman" w:hAnsi="Courier New" w:cs="Courier New"/>
          <w:color w:val="795E26"/>
          <w:sz w:val="21"/>
          <w:szCs w:val="21"/>
        </w:rPr>
        <w:t>len</w:t>
      </w:r>
      <w:r w:rsidRPr="002068CA">
        <w:rPr>
          <w:rFonts w:ascii="Courier New" w:eastAsia="Times New Roman" w:hAnsi="Courier New" w:cs="Courier New"/>
          <w:color w:val="000000"/>
          <w:sz w:val="21"/>
          <w:szCs w:val="21"/>
        </w:rPr>
        <w:t>(predictions)</w:t>
      </w:r>
    </w:p>
    <w:p w14:paraId="30175857" w14:textId="59FDC2E5" w:rsidR="006B37E0" w:rsidRDefault="006B37E0" w:rsidP="006B37E0">
      <w:pPr>
        <w:pStyle w:val="4Tekst"/>
        <w:jc w:val="center"/>
      </w:pPr>
      <w:bookmarkStart w:id="394" w:name="_Toc96008648"/>
      <w:r>
        <w:t xml:space="preserve">Prikaz programskog koda </w:t>
      </w:r>
      <w:fldSimple w:instr=" SEQ Prikaz_programskog_koda \* ARABIC ">
        <w:r>
          <w:rPr>
            <w:noProof/>
          </w:rPr>
          <w:t>8</w:t>
        </w:r>
      </w:fldSimple>
      <w:r>
        <w:t xml:space="preserve">. </w:t>
      </w:r>
      <w:r w:rsidRPr="00521EB9">
        <w:t>Petlja treniranja mreže</w:t>
      </w:r>
      <w:bookmarkEnd w:id="394"/>
    </w:p>
    <w:p w14:paraId="1B6EE642" w14:textId="610B31DF" w:rsidR="001229A6" w:rsidRDefault="00D2155B" w:rsidP="002068CA">
      <w:pPr>
        <w:pStyle w:val="4Tekst"/>
      </w:pPr>
      <w:r>
        <w:t xml:space="preserve">Treniranje uključuje prolazak kroz </w:t>
      </w:r>
      <w:r w:rsidR="005142B0">
        <w:t xml:space="preserve">objekt </w:t>
      </w:r>
      <w:r>
        <w:t>train_loader</w:t>
      </w:r>
      <w:r w:rsidR="005142B0">
        <w:t xml:space="preserve"> </w:t>
      </w:r>
      <w:r>
        <w:t>i slanje slika u mrežu</w:t>
      </w:r>
      <w:r w:rsidR="00971B01">
        <w:t>, koje se vrši više puta, ovisno o ukupnom broju epoha</w:t>
      </w:r>
      <w:r>
        <w:t>. Može se primijetiti rad optimizatora</w:t>
      </w:r>
      <w:r w:rsidR="005142B0">
        <w:t xml:space="preserve"> i</w:t>
      </w:r>
      <w:r>
        <w:t xml:space="preserve"> funkcije gubitka koji u pozadini mijenjaju </w:t>
      </w:r>
      <w:r w:rsidR="001229A6">
        <w:t xml:space="preserve">varijable </w:t>
      </w:r>
      <w:r w:rsidR="00971B01">
        <w:t xml:space="preserve">i </w:t>
      </w:r>
      <w:r w:rsidR="001229A6">
        <w:t>vrijednosti unutar čvorova mreže. Na kraju se može uočiti način mjerenja preciznosti.</w:t>
      </w:r>
    </w:p>
    <w:p w14:paraId="47C61BFE" w14:textId="177DFDA1" w:rsidR="001229A6" w:rsidRDefault="00971B01" w:rsidP="00971B01">
      <w:pPr>
        <w:pStyle w:val="4Tekst"/>
      </w:pPr>
      <w:r>
        <w:lastRenderedPageBreak/>
        <w:t xml:space="preserve">Na taj način vrši se jedno testiranje. Provedeno ih je mnogo, a mijenjali su se razni podaci kao što je </w:t>
      </w:r>
      <w:r w:rsidR="00AF2F12">
        <w:t xml:space="preserve">neuronska mreža, optimizator, </w:t>
      </w:r>
      <w:r w:rsidR="001A7F52">
        <w:t>oblik slika</w:t>
      </w:r>
      <w:r w:rsidR="00AF2F12">
        <w:t xml:space="preserve"> EMNIST podatkovnog skupa kao i korištenje lr_scheduler objekta u određenim slučajevima pomoću kojeg se </w:t>
      </w:r>
      <w:r w:rsidR="001A7F52">
        <w:t>planski</w:t>
      </w:r>
      <w:r w:rsidR="00AF2F12">
        <w:t xml:space="preserve"> smanjivala stopa učenja.</w:t>
      </w:r>
    </w:p>
    <w:p w14:paraId="3E191A22" w14:textId="4545D66A" w:rsidR="001229A6" w:rsidRDefault="001229A6" w:rsidP="001229A6">
      <w:pPr>
        <w:pStyle w:val="2Podnaslov"/>
      </w:pPr>
      <w:bookmarkStart w:id="395" w:name="_Toc96010254"/>
      <w:r>
        <w:t>4.9</w:t>
      </w:r>
      <w:ins w:id="396" w:author="Stjepan Salopek (ssalopek)" w:date="2021-09-09T15:11:00Z">
        <w:r w:rsidR="00C94B37">
          <w:t>.</w:t>
        </w:r>
      </w:ins>
      <w:r>
        <w:t xml:space="preserve"> Petlja testiranja</w:t>
      </w:r>
      <w:bookmarkEnd w:id="395"/>
    </w:p>
    <w:p w14:paraId="42069667" w14:textId="40D74556" w:rsidR="001229A6" w:rsidRPr="001229A6" w:rsidRDefault="00AF2F12" w:rsidP="00AF2F12">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total, correct</w:t>
      </w:r>
      <w:r w:rsidR="001229A6" w:rsidRPr="001229A6">
        <w:rPr>
          <w:rFonts w:ascii="Courier New" w:eastAsia="Times New Roman" w:hAnsi="Courier New" w:cs="Courier New"/>
          <w:color w:val="000000"/>
          <w:sz w:val="21"/>
          <w:szCs w:val="21"/>
        </w:rPr>
        <w:t> = </w:t>
      </w:r>
      <w:r w:rsidR="001229A6" w:rsidRPr="001229A6">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 xml:space="preserve"> 0</w:t>
      </w:r>
    </w:p>
    <w:p w14:paraId="11C4CD4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model.</w:t>
      </w:r>
      <w:r w:rsidRPr="001229A6">
        <w:rPr>
          <w:rFonts w:ascii="Courier New" w:eastAsia="Times New Roman" w:hAnsi="Courier New" w:cs="Courier New"/>
          <w:color w:val="795E26"/>
          <w:sz w:val="21"/>
          <w:szCs w:val="21"/>
        </w:rPr>
        <w:t>eval</w:t>
      </w:r>
      <w:r w:rsidRPr="001229A6">
        <w:rPr>
          <w:rFonts w:ascii="Courier New" w:eastAsia="Times New Roman" w:hAnsi="Courier New" w:cs="Courier New"/>
          <w:color w:val="000000"/>
          <w:sz w:val="21"/>
          <w:szCs w:val="21"/>
        </w:rPr>
        <w:t>()</w:t>
      </w:r>
    </w:p>
    <w:p w14:paraId="4602F64D"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5EFC01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AF00DB"/>
          <w:sz w:val="21"/>
          <w:szCs w:val="21"/>
        </w:rPr>
        <w:t>with</w:t>
      </w:r>
      <w:r w:rsidRPr="001229A6">
        <w:rPr>
          <w:rFonts w:ascii="Courier New" w:eastAsia="Times New Roman" w:hAnsi="Courier New" w:cs="Courier New"/>
          <w:color w:val="000000"/>
          <w:sz w:val="21"/>
          <w:szCs w:val="21"/>
        </w:rPr>
        <w:t> torch.no_grad():</w:t>
      </w:r>
    </w:p>
    <w:p w14:paraId="03E594C3" w14:textId="1D8BD2E1"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F00DB"/>
          <w:sz w:val="21"/>
          <w:szCs w:val="21"/>
        </w:rPr>
        <w:t>for</w:t>
      </w:r>
      <w:r w:rsidRPr="001229A6">
        <w:rPr>
          <w:rFonts w:ascii="Courier New" w:eastAsia="Times New Roman" w:hAnsi="Courier New" w:cs="Courier New"/>
          <w:color w:val="000000"/>
          <w:sz w:val="21"/>
          <w:szCs w:val="21"/>
        </w:rPr>
        <w:t> images, labels </w:t>
      </w:r>
      <w:r w:rsidRPr="001229A6">
        <w:rPr>
          <w:rFonts w:ascii="Courier New" w:eastAsia="Times New Roman" w:hAnsi="Courier New" w:cs="Courier New"/>
          <w:color w:val="0000FF"/>
          <w:sz w:val="21"/>
          <w:szCs w:val="21"/>
        </w:rPr>
        <w:t>in</w:t>
      </w:r>
      <w:r w:rsidRPr="001229A6">
        <w:rPr>
          <w:rFonts w:ascii="Courier New" w:eastAsia="Times New Roman" w:hAnsi="Courier New" w:cs="Courier New"/>
          <w:color w:val="000000"/>
          <w:sz w:val="21"/>
          <w:szCs w:val="21"/>
        </w:rPr>
        <w:t> test_loader:</w:t>
      </w:r>
    </w:p>
    <w:p w14:paraId="1988B5F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out = model(images)</w:t>
      </w:r>
    </w:p>
    <w:p w14:paraId="2CB87B6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_, preds = out.</w:t>
      </w:r>
      <w:r w:rsidRPr="001229A6">
        <w:rPr>
          <w:rFonts w:ascii="Courier New" w:eastAsia="Times New Roman" w:hAnsi="Courier New" w:cs="Courier New"/>
          <w:color w:val="795E26"/>
          <w:sz w:val="21"/>
          <w:szCs w:val="21"/>
        </w:rPr>
        <w:t>max</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9885A"/>
          <w:sz w:val="21"/>
          <w:szCs w:val="21"/>
        </w:rPr>
        <w:t>1</w:t>
      </w:r>
      <w:r w:rsidRPr="001229A6">
        <w:rPr>
          <w:rFonts w:ascii="Courier New" w:eastAsia="Times New Roman" w:hAnsi="Courier New" w:cs="Courier New"/>
          <w:color w:val="000000"/>
          <w:sz w:val="21"/>
          <w:szCs w:val="21"/>
        </w:rPr>
        <w:t>)</w:t>
      </w:r>
    </w:p>
    <w:p w14:paraId="3C62CF4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num_correct += (preds == labels).</w:t>
      </w:r>
      <w:r w:rsidRPr="001229A6">
        <w:rPr>
          <w:rFonts w:ascii="Courier New" w:eastAsia="Times New Roman" w:hAnsi="Courier New" w:cs="Courier New"/>
          <w:color w:val="795E26"/>
          <w:sz w:val="21"/>
          <w:szCs w:val="21"/>
        </w:rPr>
        <w:t>sum</w:t>
      </w:r>
      <w:r w:rsidRPr="001229A6">
        <w:rPr>
          <w:rFonts w:ascii="Courier New" w:eastAsia="Times New Roman" w:hAnsi="Courier New" w:cs="Courier New"/>
          <w:color w:val="000000"/>
          <w:sz w:val="21"/>
          <w:szCs w:val="21"/>
        </w:rPr>
        <w:t>()</w:t>
      </w:r>
    </w:p>
    <w:p w14:paraId="35B67464"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num_samples += preds.size(</w:t>
      </w:r>
      <w:r w:rsidRPr="001229A6">
        <w:rPr>
          <w:rFonts w:ascii="Courier New" w:eastAsia="Times New Roman" w:hAnsi="Courier New" w:cs="Courier New"/>
          <w:color w:val="09885A"/>
          <w:sz w:val="21"/>
          <w:szCs w:val="21"/>
        </w:rPr>
        <w:t>0</w:t>
      </w:r>
      <w:r w:rsidRPr="001229A6">
        <w:rPr>
          <w:rFonts w:ascii="Courier New" w:eastAsia="Times New Roman" w:hAnsi="Courier New" w:cs="Courier New"/>
          <w:color w:val="000000"/>
          <w:sz w:val="21"/>
          <w:szCs w:val="21"/>
        </w:rPr>
        <w:t>)</w:t>
      </w:r>
    </w:p>
    <w:p w14:paraId="34EA867D" w14:textId="77777777" w:rsidR="00E028F4" w:rsidRDefault="00E028F4"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39BF081" w14:textId="47868916" w:rsidR="001229A6" w:rsidRPr="001229A6" w:rsidRDefault="00E028F4"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accuracy = num_correct / num_samples * </w:t>
      </w:r>
      <w:r w:rsidRPr="001229A6">
        <w:rPr>
          <w:rFonts w:ascii="Courier New" w:eastAsia="Times New Roman" w:hAnsi="Courier New" w:cs="Courier New"/>
          <w:color w:val="09885A"/>
          <w:sz w:val="21"/>
          <w:szCs w:val="21"/>
        </w:rPr>
        <w:t>100</w:t>
      </w:r>
    </w:p>
    <w:p w14:paraId="006645FB" w14:textId="602BE2F2" w:rsidR="001229A6" w:rsidRPr="001229A6" w:rsidRDefault="001229A6" w:rsidP="006B37E0">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print</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000FF"/>
          <w:sz w:val="21"/>
          <w:szCs w:val="21"/>
        </w:rPr>
        <w:t>f</w:t>
      </w:r>
      <w:r w:rsidRPr="001229A6">
        <w:rPr>
          <w:rFonts w:ascii="Courier New" w:eastAsia="Times New Roman" w:hAnsi="Courier New" w:cs="Courier New"/>
          <w:color w:val="A31515"/>
          <w:sz w:val="21"/>
          <w:szCs w:val="21"/>
        </w:rPr>
        <w:t>'</w:t>
      </w:r>
      <w:r w:rsidR="00E028F4">
        <w:rPr>
          <w:rFonts w:ascii="Courier New" w:eastAsia="Times New Roman" w:hAnsi="Courier New" w:cs="Courier New"/>
          <w:color w:val="A31515"/>
          <w:sz w:val="21"/>
          <w:szCs w:val="21"/>
        </w:rPr>
        <w:t>Accuracy</w:t>
      </w:r>
      <w:r w:rsidRPr="001229A6">
        <w:rPr>
          <w:rFonts w:ascii="Courier New" w:eastAsia="Times New Roman" w:hAnsi="Courier New" w:cs="Courier New"/>
          <w:color w:val="A31515"/>
          <w:sz w:val="21"/>
          <w:szCs w:val="21"/>
        </w:rPr>
        <w:t>: </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round</w:t>
      </w:r>
      <w:r w:rsidRPr="001229A6">
        <w:rPr>
          <w:rFonts w:ascii="Courier New" w:eastAsia="Times New Roman" w:hAnsi="Courier New" w:cs="Courier New"/>
          <w:color w:val="000000"/>
          <w:sz w:val="21"/>
          <w:szCs w:val="21"/>
        </w:rPr>
        <w:t>(</w:t>
      </w:r>
      <w:r w:rsidR="00E028F4">
        <w:rPr>
          <w:rFonts w:ascii="Courier New" w:eastAsia="Times New Roman" w:hAnsi="Courier New" w:cs="Courier New"/>
          <w:color w:val="000000"/>
          <w:sz w:val="21"/>
          <w:szCs w:val="21"/>
        </w:rPr>
        <w:t>accuracy</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09885A"/>
          <w:sz w:val="21"/>
          <w:szCs w:val="21"/>
        </w:rPr>
        <w:t>2</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31515"/>
          <w:sz w:val="21"/>
          <w:szCs w:val="21"/>
        </w:rPr>
        <w:t>%'</w:t>
      </w:r>
      <w:r w:rsidRPr="001229A6">
        <w:rPr>
          <w:rFonts w:ascii="Courier New" w:eastAsia="Times New Roman" w:hAnsi="Courier New" w:cs="Courier New"/>
          <w:color w:val="000000"/>
          <w:sz w:val="21"/>
          <w:szCs w:val="21"/>
        </w:rPr>
        <w:t>)</w:t>
      </w:r>
    </w:p>
    <w:p w14:paraId="0258CD22" w14:textId="4145E1A9" w:rsidR="006B37E0" w:rsidRDefault="006B37E0" w:rsidP="006B37E0">
      <w:pPr>
        <w:pStyle w:val="4Tekst"/>
        <w:jc w:val="center"/>
      </w:pPr>
      <w:bookmarkStart w:id="397" w:name="_Toc96008649"/>
      <w:r>
        <w:t xml:space="preserve">Prikaz programskog koda </w:t>
      </w:r>
      <w:fldSimple w:instr=" SEQ Prikaz_programskog_koda \* ARABIC ">
        <w:r>
          <w:rPr>
            <w:noProof/>
          </w:rPr>
          <w:t>9</w:t>
        </w:r>
      </w:fldSimple>
      <w:r>
        <w:t xml:space="preserve">. </w:t>
      </w:r>
      <w:r w:rsidRPr="00327E0E">
        <w:t>Petlja testiranja istreniranog modela</w:t>
      </w:r>
      <w:bookmarkEnd w:id="397"/>
    </w:p>
    <w:p w14:paraId="075129EC" w14:textId="6E1B5F68" w:rsidR="001229A6" w:rsidRDefault="001229A6" w:rsidP="002068CA">
      <w:pPr>
        <w:pStyle w:val="4Tekst"/>
      </w:pPr>
      <w:r>
        <w:t>Petlja u kojoj se procjenjuje preciznost istreniranog modela vrlo je slična petlji treniranja, no uz nekoliko pojednostavljenja. Na modelu je</w:t>
      </w:r>
      <w:r w:rsidR="00F73803">
        <w:t xml:space="preserve"> postavljen evaluacijski način</w:t>
      </w:r>
      <w:r>
        <w:t xml:space="preserve"> te su isključene automatske promjene gradijenata</w:t>
      </w:r>
      <w:r w:rsidR="00E028F4">
        <w:t xml:space="preserve"> da bi se ubrzala procjena</w:t>
      </w:r>
      <w:r>
        <w:t xml:space="preserve">. Osim toga, </w:t>
      </w:r>
      <w:r w:rsidR="00E028F4">
        <w:t>u procjenjivanju točnosti nisu potrebni optimizator i funkcija gubitka.</w:t>
      </w:r>
    </w:p>
    <w:p w14:paraId="051A48DD" w14:textId="25D3962E" w:rsidR="00F60DAB" w:rsidRDefault="00E028F4" w:rsidP="00843F37">
      <w:pPr>
        <w:pStyle w:val="4Tekst"/>
      </w:pPr>
      <w:r>
        <w:t>U</w:t>
      </w:r>
      <w:r w:rsidR="001229A6">
        <w:t xml:space="preserve"> DataLoader funkciju poslao </w:t>
      </w:r>
      <w:r>
        <w:t xml:space="preserve">se </w:t>
      </w:r>
      <w:r w:rsidR="001229A6">
        <w:t>batch_size</w:t>
      </w:r>
      <w:r>
        <w:t xml:space="preserve"> veličine 256</w:t>
      </w:r>
      <w:r w:rsidR="00843F37">
        <w:t xml:space="preserve"> prilikom treniranja za smanjenje vremena treniranja i 32 prilikom testiranja radi povećanja točnosti. Z</w:t>
      </w:r>
      <w:r>
        <w:t xml:space="preserve">bog toga se </w:t>
      </w:r>
      <w:r w:rsidR="001229A6">
        <w:t xml:space="preserve">na izlazu modela dobije se </w:t>
      </w:r>
      <w:r w:rsidR="00F60DAB">
        <w:t xml:space="preserve">niz od </w:t>
      </w:r>
      <w:r>
        <w:t>256</w:t>
      </w:r>
      <w:r w:rsidR="00F60DAB">
        <w:t xml:space="preserve"> </w:t>
      </w:r>
      <w:r>
        <w:t xml:space="preserve">nizova duljine 26 </w:t>
      </w:r>
      <w:r w:rsidR="00FD2470">
        <w:t>realnih</w:t>
      </w:r>
      <w:r w:rsidR="00F60DAB">
        <w:t xml:space="preserve"> brojeva</w:t>
      </w:r>
      <w:r w:rsidR="00FD2470">
        <w:t>, po jedan za svaku klasu,</w:t>
      </w:r>
      <w:r w:rsidR="00F60DAB">
        <w:t xml:space="preserve"> koji označavaju </w:t>
      </w:r>
      <w:r w:rsidR="00FD2470">
        <w:t>vjerojatnost</w:t>
      </w:r>
      <w:r w:rsidR="00F60DAB">
        <w:t xml:space="preserve"> </w:t>
      </w:r>
      <w:r w:rsidR="00FD2470">
        <w:t>klase na slici</w:t>
      </w:r>
      <w:r w:rsidR="00F60DAB">
        <w:t>.</w:t>
      </w:r>
      <w:r w:rsidR="00FD2470">
        <w:t xml:space="preserve"> Izlazni niz šalje se u metodu max(1) koja vraća niz od 256 cijelih brojeva u spremnik preds, označavajući indeks najvjerojatnijeg slova određene slike. </w:t>
      </w:r>
      <w:r w:rsidR="00F60DAB">
        <w:t>Usporedba (preds==labels).sum() točno pogođene indekse postavlja na True, odnosno 1, a ostale na False ili 0, nakon čega se niz sumira</w:t>
      </w:r>
      <w:r w:rsidR="00FD2470">
        <w:t>. Suma označava ukupan broj točnih vrijednosti</w:t>
      </w:r>
      <w:r w:rsidR="00F60DAB">
        <w:t>. Na taj način usporedbom ukupnog broja i broja točnih predviđanja dolazi se do točnosti.</w:t>
      </w:r>
    </w:p>
    <w:p w14:paraId="29213E31" w14:textId="5C7F5935" w:rsidR="00F60DAB" w:rsidRDefault="00F60DAB" w:rsidP="00F60DAB">
      <w:pPr>
        <w:pStyle w:val="2Podnaslov"/>
      </w:pPr>
      <w:bookmarkStart w:id="398" w:name="_Toc96010255"/>
      <w:r>
        <w:lastRenderedPageBreak/>
        <w:t>4.10</w:t>
      </w:r>
      <w:ins w:id="399" w:author="Stjepan Salopek (ssalopek)" w:date="2021-09-09T15:12:00Z">
        <w:r w:rsidR="00C94B37">
          <w:t>.</w:t>
        </w:r>
      </w:ins>
      <w:r>
        <w:t xml:space="preserve"> Pregled i analiza</w:t>
      </w:r>
      <w:bookmarkEnd w:id="398"/>
    </w:p>
    <w:p w14:paraId="0A8F1132" w14:textId="4A28501A" w:rsidR="00D26206" w:rsidRDefault="00F60DAB" w:rsidP="00F60DAB">
      <w:pPr>
        <w:pStyle w:val="4Tekst"/>
      </w:pPr>
      <w:r>
        <w:t>Za analizu</w:t>
      </w:r>
      <w:r w:rsidR="00D26206">
        <w:t xml:space="preserve"> </w:t>
      </w:r>
      <w:r w:rsidR="00843F37">
        <w:t>je korišteno</w:t>
      </w:r>
      <w:r w:rsidR="00D26206">
        <w:t xml:space="preserve"> nekoliko biblioteka i alata. </w:t>
      </w:r>
      <w:r w:rsidR="00843F37">
        <w:t>U</w:t>
      </w:r>
      <w:r w:rsidR="00D26206">
        <w:t xml:space="preserve"> analizi i pregledu podataka, međurezultata i usporedbe točnosti najviše su pridonijeli </w:t>
      </w:r>
      <w:r w:rsidR="00505222">
        <w:t>M</w:t>
      </w:r>
      <w:r w:rsidR="00D26206">
        <w:t xml:space="preserve">atplotlib, </w:t>
      </w:r>
      <w:r w:rsidR="00505222" w:rsidRPr="00505222">
        <w:t>TensorBoard</w:t>
      </w:r>
      <w:r w:rsidR="00843F37">
        <w:t xml:space="preserve"> i tqdm </w:t>
      </w:r>
      <w:r w:rsidR="00D26206">
        <w:t>.</w:t>
      </w:r>
    </w:p>
    <w:p w14:paraId="0AA53F9D" w14:textId="0E2F0626" w:rsidR="00D26206" w:rsidRDefault="00D26206" w:rsidP="00D26206">
      <w:pPr>
        <w:pStyle w:val="3PodnaslovMali"/>
      </w:pPr>
      <w:bookmarkStart w:id="400" w:name="_Toc96010256"/>
      <w:r>
        <w:t>4.10.1</w:t>
      </w:r>
      <w:ins w:id="401" w:author="Stjepan Salopek (ssalopek)" w:date="2021-09-09T15:12:00Z">
        <w:r w:rsidR="00C94B37">
          <w:t>.</w:t>
        </w:r>
      </w:ins>
      <w:r>
        <w:t xml:space="preserve"> </w:t>
      </w:r>
      <w:r w:rsidR="001816ED">
        <w:t>M</w:t>
      </w:r>
      <w:r>
        <w:t>atplotlib</w:t>
      </w:r>
      <w:bookmarkEnd w:id="400"/>
    </w:p>
    <w:p w14:paraId="61120FEB" w14:textId="77777777" w:rsidR="00E61BAE" w:rsidRDefault="00E61BAE" w:rsidP="00E61BAE">
      <w:pPr>
        <w:pStyle w:val="4Tekst"/>
        <w:jc w:val="center"/>
      </w:pPr>
      <w:r>
        <w:rPr>
          <w:noProof/>
        </w:rPr>
        <w:drawing>
          <wp:inline distT="0" distB="0" distL="0" distR="0" wp14:anchorId="1017AD64" wp14:editId="33E69F0B">
            <wp:extent cx="3096140" cy="2956560"/>
            <wp:effectExtent l="19050" t="19050" r="952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stretch>
                      <a:fillRect/>
                    </a:stretch>
                  </pic:blipFill>
                  <pic:spPr>
                    <a:xfrm>
                      <a:off x="0" y="0"/>
                      <a:ext cx="3138059" cy="2996589"/>
                    </a:xfrm>
                    <a:prstGeom prst="rect">
                      <a:avLst/>
                    </a:prstGeom>
                    <a:ln>
                      <a:solidFill>
                        <a:schemeClr val="tx1"/>
                      </a:solidFill>
                    </a:ln>
                  </pic:spPr>
                </pic:pic>
              </a:graphicData>
            </a:graphic>
          </wp:inline>
        </w:drawing>
      </w:r>
    </w:p>
    <w:p w14:paraId="3D0B8F4F" w14:textId="3991151E" w:rsidR="00E61BAE" w:rsidRDefault="00E61BAE" w:rsidP="00E61BAE">
      <w:pPr>
        <w:pStyle w:val="4Tekst"/>
        <w:jc w:val="center"/>
      </w:pPr>
      <w:bookmarkStart w:id="402" w:name="_Toc96010279"/>
      <w:r>
        <w:t xml:space="preserve">Slika </w:t>
      </w:r>
      <w:r w:rsidR="005D28E5">
        <w:fldChar w:fldCharType="begin"/>
      </w:r>
      <w:r w:rsidR="005D28E5">
        <w:instrText xml:space="preserve"> SEQ Slika \* ARABIC </w:instrText>
      </w:r>
      <w:r w:rsidR="005D28E5">
        <w:fldChar w:fldCharType="separate"/>
      </w:r>
      <w:r>
        <w:rPr>
          <w:noProof/>
        </w:rPr>
        <w:t>14</w:t>
      </w:r>
      <w:r w:rsidR="005D28E5">
        <w:rPr>
          <w:noProof/>
        </w:rPr>
        <w:fldChar w:fldCharType="end"/>
      </w:r>
      <w:r>
        <w:t>. Prikaz slike matplotlib bibliotekom</w:t>
      </w:r>
      <w:bookmarkEnd w:id="402"/>
    </w:p>
    <w:p w14:paraId="55F068DD" w14:textId="2735FDBD" w:rsidR="00C6051A" w:rsidRDefault="00D26206" w:rsidP="00E61BAE">
      <w:pPr>
        <w:pStyle w:val="4Tekst"/>
      </w:pPr>
      <w:r>
        <w:t>U analizi i obradi podatkovnog skupa, ali i općenito u prikazu statističkih podataka i slika korišten je „matplotlib.pyplot“.</w:t>
      </w:r>
      <w:r w:rsidR="00C6051A">
        <w:t xml:space="preserve"> Konkretno u završnom radu, pokazao se korisnim za </w:t>
      </w:r>
      <w:r w:rsidR="00E61BAE">
        <w:t>analizu slika i primjenjivanje transformacija na slikama.</w:t>
      </w:r>
    </w:p>
    <w:p w14:paraId="5BE98F15" w14:textId="2B7D8AB6" w:rsidR="001816ED" w:rsidRDefault="001816ED" w:rsidP="001816ED">
      <w:pPr>
        <w:pStyle w:val="3PodnaslovMali"/>
      </w:pPr>
      <w:bookmarkStart w:id="403" w:name="_Toc96010257"/>
      <w:r>
        <w:t>4.10.2</w:t>
      </w:r>
      <w:ins w:id="404" w:author="Stjepan Salopek (ssalopek)" w:date="2021-09-09T15:12:00Z">
        <w:r w:rsidR="00C94B37">
          <w:t>.</w:t>
        </w:r>
      </w:ins>
      <w:r>
        <w:t xml:space="preserve"> Tensor</w:t>
      </w:r>
      <w:r w:rsidR="00505222">
        <w:t>B</w:t>
      </w:r>
      <w:r>
        <w:t>oard</w:t>
      </w:r>
      <w:bookmarkEnd w:id="403"/>
    </w:p>
    <w:p w14:paraId="4EDD0AAC" w14:textId="5CF55B1E" w:rsidR="00505222" w:rsidRDefault="00505222" w:rsidP="001816ED">
      <w:pPr>
        <w:pStyle w:val="4Tekst"/>
      </w:pPr>
      <w:r>
        <w:t>TensorBoard je alat za vizualizaciju podataka. Izrađen je za</w:t>
      </w:r>
      <w:r w:rsidR="00843F37">
        <w:t xml:space="preserve"> PyTorchovu konkurenciju,</w:t>
      </w:r>
      <w:r>
        <w:t xml:space="preserve"> TensorFlow</w:t>
      </w:r>
      <w:ins w:id="405" w:author="Stjepan Salopek (ssalopek)" w:date="2021-09-13T15:32:00Z">
        <w:r w:rsidR="008C291E">
          <w:t xml:space="preserve"> radni okvir</w:t>
        </w:r>
      </w:ins>
      <w:r>
        <w:t>, no može se koristiti i u radu sa PyTorch platformom. U sljedećim stavkama demonstrirano je pisanje i prikazivanje te analiziran izlaz.</w:t>
      </w:r>
    </w:p>
    <w:p w14:paraId="40B2EDE6" w14:textId="77777777" w:rsidR="00505222" w:rsidRDefault="00505222">
      <w:pPr>
        <w:rPr>
          <w:rFonts w:ascii="Times New Roman" w:eastAsiaTheme="minorEastAsia" w:hAnsi="Times New Roman"/>
          <w:spacing w:val="15"/>
          <w:sz w:val="24"/>
        </w:rPr>
      </w:pPr>
      <w:r>
        <w:br w:type="page"/>
      </w:r>
    </w:p>
    <w:p w14:paraId="68EC81B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lastRenderedPageBreak/>
        <w:t># Import TensorBoard</w:t>
      </w:r>
    </w:p>
    <w:p w14:paraId="54399F7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AF00DB"/>
          <w:sz w:val="21"/>
          <w:szCs w:val="21"/>
        </w:rPr>
        <w:t>from</w:t>
      </w:r>
      <w:r w:rsidRPr="00683B83">
        <w:rPr>
          <w:rFonts w:ascii="Courier New" w:eastAsia="Times New Roman" w:hAnsi="Courier New" w:cs="Courier New"/>
          <w:color w:val="000000"/>
          <w:sz w:val="21"/>
          <w:szCs w:val="21"/>
        </w:rPr>
        <w:t> torch.utils.tensorboard </w:t>
      </w:r>
      <w:r w:rsidRPr="00683B83">
        <w:rPr>
          <w:rFonts w:ascii="Courier New" w:eastAsia="Times New Roman" w:hAnsi="Courier New" w:cs="Courier New"/>
          <w:color w:val="AF00DB"/>
          <w:sz w:val="21"/>
          <w:szCs w:val="21"/>
        </w:rPr>
        <w:t>import</w:t>
      </w:r>
      <w:r w:rsidRPr="00683B83">
        <w:rPr>
          <w:rFonts w:ascii="Courier New" w:eastAsia="Times New Roman" w:hAnsi="Courier New" w:cs="Courier New"/>
          <w:color w:val="000000"/>
          <w:sz w:val="21"/>
          <w:szCs w:val="21"/>
        </w:rPr>
        <w:t> SummaryWriter</w:t>
      </w:r>
    </w:p>
    <w:p w14:paraId="41A7DC2B"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5FB6371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Select data directory</w:t>
      </w:r>
    </w:p>
    <w:p w14:paraId="6C6C1C2F"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 = SummaryWriter(</w:t>
      </w:r>
      <w:r w:rsidRPr="00683B83">
        <w:rPr>
          <w:rFonts w:ascii="Courier New" w:eastAsia="Times New Roman" w:hAnsi="Courier New" w:cs="Courier New"/>
          <w:color w:val="0000FF"/>
          <w:sz w:val="21"/>
          <w:szCs w:val="21"/>
        </w:rPr>
        <w:t>f</w:t>
      </w:r>
      <w:r w:rsidRPr="00683B83">
        <w:rPr>
          <w:rFonts w:ascii="Courier New" w:eastAsia="Times New Roman" w:hAnsi="Courier New" w:cs="Courier New"/>
          <w:color w:val="A31515"/>
          <w:sz w:val="21"/>
          <w:szCs w:val="21"/>
        </w:rPr>
        <w:t>'./runs/Model_2'</w:t>
      </w:r>
      <w:r w:rsidRPr="00683B83">
        <w:rPr>
          <w:rFonts w:ascii="Courier New" w:eastAsia="Times New Roman" w:hAnsi="Courier New" w:cs="Courier New"/>
          <w:color w:val="000000"/>
          <w:sz w:val="21"/>
          <w:szCs w:val="21"/>
        </w:rPr>
        <w:t>)</w:t>
      </w:r>
    </w:p>
    <w:p w14:paraId="0A822513"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DD4EFE4"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Write data</w:t>
      </w:r>
    </w:p>
    <w:p w14:paraId="2D03DB31"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23.17</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10</w:t>
      </w:r>
      <w:r w:rsidRPr="00683B83">
        <w:rPr>
          <w:rFonts w:ascii="Courier New" w:eastAsia="Times New Roman" w:hAnsi="Courier New" w:cs="Courier New"/>
          <w:color w:val="000000"/>
          <w:sz w:val="21"/>
          <w:szCs w:val="21"/>
        </w:rPr>
        <w:t>)</w:t>
      </w:r>
    </w:p>
    <w:p w14:paraId="07FCA6B8"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32.78</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20</w:t>
      </w:r>
      <w:r w:rsidRPr="00683B83">
        <w:rPr>
          <w:rFonts w:ascii="Courier New" w:eastAsia="Times New Roman" w:hAnsi="Courier New" w:cs="Courier New"/>
          <w:color w:val="000000"/>
          <w:sz w:val="21"/>
          <w:szCs w:val="21"/>
        </w:rPr>
        <w:t>)</w:t>
      </w:r>
    </w:p>
    <w:p w14:paraId="02949200"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w:t>
      </w:r>
    </w:p>
    <w:p w14:paraId="18B1C379"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76A4B8A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Example in model training loop</w:t>
      </w:r>
    </w:p>
    <w:p w14:paraId="74793FE5" w14:textId="6E091D9B" w:rsidR="00683B83" w:rsidRDefault="00683B83" w:rsidP="006B37E0">
      <w:pPr>
        <w:keepNext/>
        <w:shd w:val="clear" w:color="auto" w:fill="F2F2F2" w:themeFill="background1" w:themeFillShade="F2"/>
        <w:spacing w:after="0" w:line="285" w:lineRule="atLeast"/>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'Loss'</w:t>
      </w:r>
      <w:r w:rsidRPr="00683B83">
        <w:rPr>
          <w:rFonts w:ascii="Courier New" w:eastAsia="Times New Roman" w:hAnsi="Courier New" w:cs="Courier New"/>
          <w:color w:val="000000"/>
          <w:sz w:val="21"/>
          <w:szCs w:val="21"/>
        </w:rPr>
        <w:t>, loss.item(), (epoch * items_per_epoch) + idx)</w:t>
      </w:r>
    </w:p>
    <w:p w14:paraId="30ED1136" w14:textId="1F31C3D3" w:rsidR="00D42B44" w:rsidRDefault="006B37E0" w:rsidP="006B37E0">
      <w:pPr>
        <w:pStyle w:val="4Tekst"/>
        <w:jc w:val="center"/>
      </w:pPr>
      <w:bookmarkStart w:id="406" w:name="_Toc96008650"/>
      <w:r>
        <w:t xml:space="preserve">Prikaz programskog koda </w:t>
      </w:r>
      <w:fldSimple w:instr=" SEQ Prikaz_programskog_koda \* ARABIC ">
        <w:r>
          <w:rPr>
            <w:noProof/>
          </w:rPr>
          <w:t>10</w:t>
        </w:r>
      </w:fldSimple>
      <w:r>
        <w:t xml:space="preserve">. </w:t>
      </w:r>
      <w:r w:rsidRPr="0052615B">
        <w:t>Primjer TensorBoard rada</w:t>
      </w:r>
      <w:bookmarkEnd w:id="406"/>
    </w:p>
    <w:p w14:paraId="0DE775E9" w14:textId="77777777" w:rsidR="00D42B44" w:rsidRDefault="00F34370" w:rsidP="00D42B44">
      <w:pPr>
        <w:pStyle w:val="4Tekst"/>
        <w:keepNext/>
        <w:spacing w:before="120"/>
        <w:jc w:val="center"/>
      </w:pPr>
      <w:ins w:id="407" w:author="Stjepan Salopek (ssalopek)" w:date="2022-01-25T18:53:00Z">
        <w:r>
          <w:rPr>
            <w:noProof/>
          </w:rPr>
          <w:drawing>
            <wp:inline distT="0" distB="0" distL="0" distR="0" wp14:anchorId="0D884872" wp14:editId="2AD43FBD">
              <wp:extent cx="5753100" cy="4221480"/>
              <wp:effectExtent l="19050" t="19050" r="0" b="762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ins>
    </w:p>
    <w:p w14:paraId="3171C974" w14:textId="19F891A2" w:rsidR="00D42B44" w:rsidRDefault="00D42B44" w:rsidP="00D42B44">
      <w:pPr>
        <w:pStyle w:val="4Tekst"/>
        <w:jc w:val="center"/>
      </w:pPr>
      <w:bookmarkStart w:id="408" w:name="_Toc96010280"/>
      <w:r>
        <w:t xml:space="preserve">Slika </w:t>
      </w:r>
      <w:r w:rsidR="005D28E5">
        <w:fldChar w:fldCharType="begin"/>
      </w:r>
      <w:r w:rsidR="005D28E5">
        <w:instrText xml:space="preserve"> SEQ Slika \* ARABIC </w:instrText>
      </w:r>
      <w:r w:rsidR="005D28E5">
        <w:fldChar w:fldCharType="separate"/>
      </w:r>
      <w:r>
        <w:rPr>
          <w:noProof/>
        </w:rPr>
        <w:t>13</w:t>
      </w:r>
      <w:r w:rsidR="005D28E5">
        <w:rPr>
          <w:noProof/>
        </w:rPr>
        <w:fldChar w:fldCharType="end"/>
      </w:r>
      <w:r>
        <w:t xml:space="preserve">. </w:t>
      </w:r>
      <w:r w:rsidRPr="00C076BE">
        <w:t>Primjer Tensor</w:t>
      </w:r>
      <w:r w:rsidR="0072304D">
        <w:t>B</w:t>
      </w:r>
      <w:r w:rsidRPr="00C076BE">
        <w:t>oard alata</w:t>
      </w:r>
      <w:bookmarkEnd w:id="408"/>
    </w:p>
    <w:p w14:paraId="74EB9046" w14:textId="297CBD2A" w:rsidR="002D0973" w:rsidRPr="00E82A48" w:rsidRDefault="00E82A48" w:rsidP="00D42B44">
      <w:pPr>
        <w:pStyle w:val="Caption"/>
        <w:jc w:val="center"/>
      </w:pPr>
      <w:r>
        <w:br w:type="page"/>
      </w:r>
    </w:p>
    <w:p w14:paraId="26582A31" w14:textId="2179F24B" w:rsidR="008C291E" w:rsidRDefault="008C291E" w:rsidP="008C291E">
      <w:pPr>
        <w:pStyle w:val="2Podnaslov"/>
        <w:rPr>
          <w:ins w:id="409" w:author="Stjepan Salopek (ssalopek)" w:date="2021-09-13T15:33:00Z"/>
        </w:rPr>
      </w:pPr>
      <w:bookmarkStart w:id="410" w:name="_Toc96010258"/>
      <w:ins w:id="411" w:author="Stjepan Salopek (ssalopek)" w:date="2021-09-13T15:33:00Z">
        <w:r>
          <w:lastRenderedPageBreak/>
          <w:t>4.1</w:t>
        </w:r>
      </w:ins>
      <w:r w:rsidR="00823762">
        <w:t>1</w:t>
      </w:r>
      <w:ins w:id="412" w:author="Stjepan Salopek (ssalopek)" w:date="2021-09-13T15:33:00Z">
        <w:r>
          <w:t xml:space="preserve">. </w:t>
        </w:r>
      </w:ins>
      <w:r w:rsidR="004C2F0C">
        <w:t>Tablica</w:t>
      </w:r>
      <w:ins w:id="413" w:author="Stjepan Salopek (ssalopek)" w:date="2021-09-13T15:33:00Z">
        <w:r>
          <w:t xml:space="preserve"> </w:t>
        </w:r>
      </w:ins>
      <w:r w:rsidR="009046C3">
        <w:t>mjerenja</w:t>
      </w:r>
      <w:bookmarkEnd w:id="410"/>
    </w:p>
    <w:tbl>
      <w:tblPr>
        <w:tblStyle w:val="GridTable4-Accent2"/>
        <w:tblW w:w="0" w:type="auto"/>
        <w:tblLook w:val="04A0" w:firstRow="1" w:lastRow="0" w:firstColumn="1" w:lastColumn="0" w:noHBand="0" w:noVBand="1"/>
      </w:tblPr>
      <w:tblGrid>
        <w:gridCol w:w="3258"/>
        <w:gridCol w:w="1350"/>
        <w:gridCol w:w="1530"/>
        <w:gridCol w:w="1620"/>
        <w:gridCol w:w="1530"/>
      </w:tblGrid>
      <w:tr w:rsidR="00EC5296" w14:paraId="1E6765CC" w14:textId="77777777" w:rsidTr="00B2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tcPr>
          <w:p w14:paraId="50BA0249" w14:textId="7500F273" w:rsidR="00EC5296" w:rsidRDefault="00EC5296" w:rsidP="00B2615B">
            <w:pPr>
              <w:jc w:val="center"/>
            </w:pPr>
            <w:r>
              <w:t>Mreža</w:t>
            </w:r>
          </w:p>
        </w:tc>
        <w:tc>
          <w:tcPr>
            <w:tcW w:w="1350" w:type="dxa"/>
            <w:tcBorders>
              <w:left w:val="dotted" w:sz="4" w:space="0" w:color="auto"/>
            </w:tcBorders>
          </w:tcPr>
          <w:p w14:paraId="32C90B02" w14:textId="158A9F91" w:rsidR="00EC5296" w:rsidRDefault="00EC5296" w:rsidP="00EC5296">
            <w:pPr>
              <w:tabs>
                <w:tab w:val="left" w:pos="1428"/>
                <w:tab w:val="center" w:pos="1749"/>
                <w:tab w:val="left" w:pos="2148"/>
              </w:tabs>
              <w:cnfStyle w:val="100000000000" w:firstRow="1" w:lastRow="0" w:firstColumn="0" w:lastColumn="0" w:oddVBand="0" w:evenVBand="0" w:oddHBand="0" w:evenHBand="0" w:firstRowFirstColumn="0" w:firstRowLastColumn="0" w:lastRowFirstColumn="0" w:lastRowLastColumn="0"/>
              <w:rPr>
                <w:b w:val="0"/>
                <w:bCs w:val="0"/>
              </w:rPr>
            </w:pPr>
            <w:r>
              <w:t xml:space="preserve">Epoha </w:t>
            </w:r>
            <w:r w:rsidR="008A3867">
              <w:t>poslj</w:t>
            </w:r>
            <w:r w:rsidR="00B2615B">
              <w:t>.</w:t>
            </w:r>
          </w:p>
        </w:tc>
        <w:tc>
          <w:tcPr>
            <w:tcW w:w="1530" w:type="dxa"/>
            <w:tcBorders>
              <w:right w:val="dotted" w:sz="4" w:space="0" w:color="auto"/>
            </w:tcBorders>
          </w:tcPr>
          <w:p w14:paraId="2E09F18D" w14:textId="4E419128" w:rsidR="00EC5296" w:rsidRDefault="00EC5296" w:rsidP="00EC5296">
            <w:pPr>
              <w:tabs>
                <w:tab w:val="left" w:pos="1428"/>
                <w:tab w:val="center" w:pos="1749"/>
                <w:tab w:val="left" w:pos="2148"/>
              </w:tabs>
              <w:cnfStyle w:val="100000000000" w:firstRow="1" w:lastRow="0" w:firstColumn="0" w:lastColumn="0" w:oddVBand="0" w:evenVBand="0" w:oddHBand="0" w:evenHBand="0" w:firstRowFirstColumn="0" w:firstRowLastColumn="0" w:lastRowFirstColumn="0" w:lastRowLastColumn="0"/>
            </w:pPr>
            <w:r>
              <w:t>Točnost poslj.</w:t>
            </w:r>
          </w:p>
        </w:tc>
        <w:tc>
          <w:tcPr>
            <w:tcW w:w="1620" w:type="dxa"/>
            <w:tcBorders>
              <w:left w:val="dotted" w:sz="4" w:space="0" w:color="auto"/>
            </w:tcBorders>
          </w:tcPr>
          <w:p w14:paraId="0E541DC9" w14:textId="1B827748" w:rsidR="00EC5296" w:rsidRDefault="00EC5296" w:rsidP="00EC5296">
            <w:pPr>
              <w:cnfStyle w:val="100000000000" w:firstRow="1" w:lastRow="0" w:firstColumn="0" w:lastColumn="0" w:oddVBand="0" w:evenVBand="0" w:oddHBand="0" w:evenHBand="0" w:firstRowFirstColumn="0" w:firstRowLastColumn="0" w:lastRowFirstColumn="0" w:lastRowLastColumn="0"/>
              <w:rPr>
                <w:b w:val="0"/>
                <w:bCs w:val="0"/>
              </w:rPr>
            </w:pPr>
            <w:r>
              <w:t>Ep</w:t>
            </w:r>
            <w:r w:rsidR="008A3867">
              <w:t>oha</w:t>
            </w:r>
            <w:r>
              <w:t xml:space="preserve"> najb</w:t>
            </w:r>
            <w:r w:rsidR="008A3867">
              <w:t>olja</w:t>
            </w:r>
          </w:p>
        </w:tc>
        <w:tc>
          <w:tcPr>
            <w:tcW w:w="1530" w:type="dxa"/>
          </w:tcPr>
          <w:p w14:paraId="4D8FBD8B" w14:textId="7AF42342" w:rsidR="00EC5296" w:rsidRDefault="00EC5296" w:rsidP="00EC5296">
            <w:pPr>
              <w:cnfStyle w:val="100000000000" w:firstRow="1" w:lastRow="0" w:firstColumn="0" w:lastColumn="0" w:oddVBand="0" w:evenVBand="0" w:oddHBand="0" w:evenHBand="0" w:firstRowFirstColumn="0" w:firstRowLastColumn="0" w:lastRowFirstColumn="0" w:lastRowLastColumn="0"/>
            </w:pPr>
            <w:r>
              <w:t>Točn</w:t>
            </w:r>
            <w:r w:rsidR="008A3867">
              <w:t>ost</w:t>
            </w:r>
            <w:r>
              <w:t xml:space="preserve"> najb.</w:t>
            </w:r>
          </w:p>
        </w:tc>
      </w:tr>
      <w:tr w:rsidR="00823762" w14:paraId="421257C0"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FB916F3" w14:textId="32034AC9" w:rsidR="008A3867" w:rsidRPr="008A3867" w:rsidRDefault="008A3867" w:rsidP="008A3867">
            <w:pPr>
              <w:rPr>
                <w:rFonts w:ascii="Calibri" w:hAnsi="Calibri" w:cs="Calibri"/>
                <w:b w:val="0"/>
                <w:bCs w:val="0"/>
                <w:color w:val="000000"/>
              </w:rPr>
            </w:pPr>
            <w:r w:rsidRPr="000427AD">
              <w:rPr>
                <w:rFonts w:ascii="Calibri" w:hAnsi="Calibri" w:cs="Calibri"/>
                <w:color w:val="000000"/>
              </w:rPr>
              <w:t>Resnet18_dd 25%</w:t>
            </w:r>
            <w:r>
              <w:rPr>
                <w:rFonts w:ascii="Calibri" w:hAnsi="Calibri" w:cs="Calibri"/>
                <w:b w:val="0"/>
                <w:bCs w:val="0"/>
                <w:color w:val="000000"/>
              </w:rPr>
              <w:br/>
              <w:t>SGD, lr_sched, 224x224 img</w:t>
            </w:r>
          </w:p>
        </w:tc>
        <w:tc>
          <w:tcPr>
            <w:tcW w:w="1350" w:type="dxa"/>
            <w:tcBorders>
              <w:top w:val="single" w:sz="4" w:space="0" w:color="ED7D31" w:themeColor="accent2"/>
              <w:left w:val="dotted" w:sz="4" w:space="0" w:color="auto"/>
              <w:right w:val="nil"/>
            </w:tcBorders>
            <w:vAlign w:val="center"/>
          </w:tcPr>
          <w:p w14:paraId="7AB2724B" w14:textId="42F37A0B"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42</w:t>
            </w:r>
          </w:p>
        </w:tc>
        <w:tc>
          <w:tcPr>
            <w:tcW w:w="1530" w:type="dxa"/>
            <w:tcBorders>
              <w:left w:val="nil"/>
              <w:right w:val="dotted" w:sz="4" w:space="0" w:color="auto"/>
            </w:tcBorders>
            <w:vAlign w:val="center"/>
          </w:tcPr>
          <w:p w14:paraId="2AD79791" w14:textId="4F65BED3"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95.55</w:t>
            </w:r>
            <w:r w:rsidR="00E36DF4">
              <w:rPr>
                <w:rFonts w:ascii="Calibri" w:hAnsi="Calibri" w:cs="Calibri"/>
                <w:color w:val="000000"/>
              </w:rPr>
              <w:t>%</w:t>
            </w:r>
          </w:p>
        </w:tc>
        <w:tc>
          <w:tcPr>
            <w:tcW w:w="1620" w:type="dxa"/>
            <w:tcBorders>
              <w:top w:val="single" w:sz="4" w:space="0" w:color="ED7D31" w:themeColor="accent2"/>
              <w:left w:val="dotted" w:sz="4" w:space="0" w:color="auto"/>
              <w:right w:val="nil"/>
            </w:tcBorders>
            <w:vAlign w:val="center"/>
          </w:tcPr>
          <w:p w14:paraId="2BDE53F1" w14:textId="79AB45A0"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30</w:t>
            </w:r>
          </w:p>
        </w:tc>
        <w:tc>
          <w:tcPr>
            <w:tcW w:w="1530" w:type="dxa"/>
            <w:tcBorders>
              <w:left w:val="nil"/>
            </w:tcBorders>
            <w:vAlign w:val="center"/>
          </w:tcPr>
          <w:p w14:paraId="0B471C38" w14:textId="681521E1"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95.60</w:t>
            </w:r>
            <w:r w:rsidR="00E36DF4">
              <w:rPr>
                <w:rFonts w:ascii="Calibri" w:hAnsi="Calibri" w:cs="Calibri"/>
                <w:color w:val="000000"/>
              </w:rPr>
              <w:t>%</w:t>
            </w:r>
          </w:p>
        </w:tc>
      </w:tr>
      <w:tr w:rsidR="00B2615B" w14:paraId="4AECC49F"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4BD3E8F" w14:textId="23BEDE4E" w:rsidR="008A3867" w:rsidRDefault="008A3867" w:rsidP="008A3867">
            <w:r w:rsidRPr="000427AD">
              <w:rPr>
                <w:rFonts w:ascii="Calibri" w:hAnsi="Calibri" w:cs="Calibri"/>
                <w:color w:val="000000"/>
              </w:rPr>
              <w:t>MnistSimpleCNN 3x3</w:t>
            </w:r>
            <w:r>
              <w:rPr>
                <w:rFonts w:ascii="Calibri" w:hAnsi="Calibri" w:cs="Calibri"/>
                <w:b w:val="0"/>
                <w:bCs w:val="0"/>
                <w:color w:val="000000"/>
              </w:rPr>
              <w:br/>
              <w:t>Adam</w:t>
            </w:r>
          </w:p>
        </w:tc>
        <w:tc>
          <w:tcPr>
            <w:tcW w:w="1350" w:type="dxa"/>
            <w:tcBorders>
              <w:left w:val="dotted" w:sz="4" w:space="0" w:color="auto"/>
              <w:right w:val="nil"/>
            </w:tcBorders>
            <w:vAlign w:val="center"/>
          </w:tcPr>
          <w:p w14:paraId="7B15DDAB" w14:textId="6C6312F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10E5F4A4" w14:textId="0D567EA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94.56</w:t>
            </w:r>
            <w:r w:rsidR="00E36DF4">
              <w:rPr>
                <w:rFonts w:ascii="Calibri" w:hAnsi="Calibri" w:cs="Calibri"/>
                <w:color w:val="000000"/>
              </w:rPr>
              <w:t>%</w:t>
            </w:r>
          </w:p>
        </w:tc>
        <w:tc>
          <w:tcPr>
            <w:tcW w:w="1620" w:type="dxa"/>
            <w:tcBorders>
              <w:left w:val="dotted" w:sz="4" w:space="0" w:color="auto"/>
              <w:right w:val="nil"/>
            </w:tcBorders>
            <w:vAlign w:val="center"/>
          </w:tcPr>
          <w:p w14:paraId="60E6F372" w14:textId="7D9447D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7163B47" w14:textId="10CB735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95.01</w:t>
            </w:r>
            <w:r w:rsidR="00E36DF4">
              <w:rPr>
                <w:rFonts w:ascii="Calibri" w:hAnsi="Calibri" w:cs="Calibri"/>
                <w:color w:val="000000"/>
              </w:rPr>
              <w:t>%</w:t>
            </w:r>
          </w:p>
        </w:tc>
      </w:tr>
      <w:tr w:rsidR="00B2615B" w14:paraId="4B6741CA"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83FD995" w14:textId="40C8A4AE" w:rsidR="008A3867" w:rsidRDefault="008A3867" w:rsidP="008A3867">
            <w:r w:rsidRPr="000427AD">
              <w:rPr>
                <w:rFonts w:ascii="Calibri" w:hAnsi="Calibri" w:cs="Calibri"/>
                <w:color w:val="000000"/>
              </w:rPr>
              <w:t>ResidualNet</w:t>
            </w:r>
            <w:r>
              <w:rPr>
                <w:rFonts w:ascii="Calibri" w:hAnsi="Calibri" w:cs="Calibri"/>
                <w:b w:val="0"/>
                <w:bCs w:val="0"/>
                <w:color w:val="000000"/>
              </w:rPr>
              <w:br/>
              <w:t>Adam</w:t>
            </w:r>
          </w:p>
        </w:tc>
        <w:tc>
          <w:tcPr>
            <w:tcW w:w="1350" w:type="dxa"/>
            <w:tcBorders>
              <w:left w:val="dotted" w:sz="4" w:space="0" w:color="auto"/>
              <w:right w:val="nil"/>
            </w:tcBorders>
            <w:vAlign w:val="center"/>
          </w:tcPr>
          <w:p w14:paraId="448B1074" w14:textId="6C626CE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86</w:t>
            </w:r>
          </w:p>
        </w:tc>
        <w:tc>
          <w:tcPr>
            <w:tcW w:w="1530" w:type="dxa"/>
            <w:tcBorders>
              <w:left w:val="nil"/>
              <w:right w:val="dotted" w:sz="4" w:space="0" w:color="auto"/>
            </w:tcBorders>
            <w:vAlign w:val="center"/>
          </w:tcPr>
          <w:p w14:paraId="26031E90" w14:textId="4A45393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c>
          <w:tcPr>
            <w:tcW w:w="1620" w:type="dxa"/>
            <w:tcBorders>
              <w:left w:val="dotted" w:sz="4" w:space="0" w:color="auto"/>
              <w:right w:val="nil"/>
            </w:tcBorders>
            <w:vAlign w:val="center"/>
          </w:tcPr>
          <w:p w14:paraId="60B84DC8" w14:textId="52283491"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50</w:t>
            </w:r>
          </w:p>
        </w:tc>
        <w:tc>
          <w:tcPr>
            <w:tcW w:w="1530" w:type="dxa"/>
            <w:tcBorders>
              <w:left w:val="nil"/>
            </w:tcBorders>
            <w:vAlign w:val="center"/>
          </w:tcPr>
          <w:p w14:paraId="198CD8D6" w14:textId="0F6E2D4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94.97</w:t>
            </w:r>
            <w:r w:rsidR="00E36DF4">
              <w:rPr>
                <w:rFonts w:ascii="Calibri" w:hAnsi="Calibri" w:cs="Calibri"/>
                <w:color w:val="000000"/>
              </w:rPr>
              <w:t>%</w:t>
            </w:r>
          </w:p>
        </w:tc>
      </w:tr>
      <w:tr w:rsidR="00B2615B" w14:paraId="2CAF4C23"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353B720" w14:textId="161000F2" w:rsidR="008A3867" w:rsidRDefault="008A3867" w:rsidP="008A3867">
            <w:r w:rsidRPr="000427AD">
              <w:rPr>
                <w:rFonts w:ascii="Calibri" w:hAnsi="Calibri" w:cs="Calibri"/>
                <w:color w:val="000000"/>
              </w:rPr>
              <w:t>MnistSimpleCNN 7x7</w:t>
            </w:r>
            <w:r>
              <w:rPr>
                <w:rFonts w:ascii="Calibri" w:hAnsi="Calibri" w:cs="Calibri"/>
                <w:b w:val="0"/>
                <w:bCs w:val="0"/>
                <w:color w:val="000000"/>
              </w:rPr>
              <w:br/>
              <w:t>Adam</w:t>
            </w:r>
          </w:p>
        </w:tc>
        <w:tc>
          <w:tcPr>
            <w:tcW w:w="1350" w:type="dxa"/>
            <w:tcBorders>
              <w:left w:val="dotted" w:sz="4" w:space="0" w:color="auto"/>
              <w:right w:val="nil"/>
            </w:tcBorders>
            <w:vAlign w:val="center"/>
          </w:tcPr>
          <w:p w14:paraId="4DA5312C" w14:textId="7F00FC7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89</w:t>
            </w:r>
          </w:p>
        </w:tc>
        <w:tc>
          <w:tcPr>
            <w:tcW w:w="1530" w:type="dxa"/>
            <w:tcBorders>
              <w:left w:val="nil"/>
              <w:right w:val="dotted" w:sz="4" w:space="0" w:color="auto"/>
            </w:tcBorders>
            <w:vAlign w:val="center"/>
          </w:tcPr>
          <w:p w14:paraId="555C4A10" w14:textId="5CAFB79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94.10</w:t>
            </w:r>
            <w:r w:rsidR="00E36DF4">
              <w:rPr>
                <w:rFonts w:ascii="Calibri" w:hAnsi="Calibri" w:cs="Calibri"/>
                <w:color w:val="000000"/>
              </w:rPr>
              <w:t>%</w:t>
            </w:r>
          </w:p>
        </w:tc>
        <w:tc>
          <w:tcPr>
            <w:tcW w:w="1620" w:type="dxa"/>
            <w:tcBorders>
              <w:left w:val="dotted" w:sz="4" w:space="0" w:color="auto"/>
              <w:right w:val="nil"/>
            </w:tcBorders>
            <w:vAlign w:val="center"/>
          </w:tcPr>
          <w:p w14:paraId="509222ED" w14:textId="168BBF1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152B325" w14:textId="04641B0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94.96</w:t>
            </w:r>
            <w:r w:rsidR="00E36DF4">
              <w:rPr>
                <w:rFonts w:ascii="Calibri" w:hAnsi="Calibri" w:cs="Calibri"/>
                <w:color w:val="000000"/>
              </w:rPr>
              <w:t>%</w:t>
            </w:r>
          </w:p>
        </w:tc>
      </w:tr>
      <w:tr w:rsidR="00B2615B" w14:paraId="70911903"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C08AF4F" w14:textId="516D8C36" w:rsidR="008A3867" w:rsidRDefault="008A3867" w:rsidP="008A3867">
            <w:r w:rsidRPr="000427AD">
              <w:rPr>
                <w:rFonts w:ascii="Calibri" w:hAnsi="Calibri" w:cs="Calibri"/>
                <w:color w:val="000000"/>
              </w:rPr>
              <w:t>Resnet18_dd 25%</w:t>
            </w:r>
            <w:r>
              <w:rPr>
                <w:rFonts w:ascii="Calibri" w:hAnsi="Calibri" w:cs="Calibri"/>
                <w:b w:val="0"/>
                <w:bCs w:val="0"/>
                <w:color w:val="000000"/>
              </w:rPr>
              <w:br/>
              <w:t>SGD, lr_sched</w:t>
            </w:r>
          </w:p>
        </w:tc>
        <w:tc>
          <w:tcPr>
            <w:tcW w:w="1350" w:type="dxa"/>
            <w:tcBorders>
              <w:left w:val="dotted" w:sz="4" w:space="0" w:color="auto"/>
              <w:right w:val="nil"/>
            </w:tcBorders>
            <w:vAlign w:val="center"/>
          </w:tcPr>
          <w:p w14:paraId="543A464F" w14:textId="72A8D2A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19</w:t>
            </w:r>
          </w:p>
        </w:tc>
        <w:tc>
          <w:tcPr>
            <w:tcW w:w="1530" w:type="dxa"/>
            <w:tcBorders>
              <w:left w:val="nil"/>
              <w:right w:val="dotted" w:sz="4" w:space="0" w:color="auto"/>
            </w:tcBorders>
            <w:vAlign w:val="center"/>
          </w:tcPr>
          <w:p w14:paraId="5AA83205" w14:textId="3BA8711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94.80</w:t>
            </w:r>
            <w:r w:rsidR="00E36DF4">
              <w:rPr>
                <w:rFonts w:ascii="Calibri" w:hAnsi="Calibri" w:cs="Calibri"/>
                <w:color w:val="000000"/>
              </w:rPr>
              <w:t>%</w:t>
            </w:r>
          </w:p>
        </w:tc>
        <w:tc>
          <w:tcPr>
            <w:tcW w:w="1620" w:type="dxa"/>
            <w:tcBorders>
              <w:left w:val="dotted" w:sz="4" w:space="0" w:color="auto"/>
              <w:right w:val="nil"/>
            </w:tcBorders>
            <w:vAlign w:val="center"/>
          </w:tcPr>
          <w:p w14:paraId="0193C42F" w14:textId="4852C94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18</w:t>
            </w:r>
          </w:p>
        </w:tc>
        <w:tc>
          <w:tcPr>
            <w:tcW w:w="1530" w:type="dxa"/>
            <w:tcBorders>
              <w:left w:val="nil"/>
            </w:tcBorders>
            <w:vAlign w:val="center"/>
          </w:tcPr>
          <w:p w14:paraId="1CD9F4CD" w14:textId="77A15C7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94.88</w:t>
            </w:r>
            <w:r w:rsidR="00E36DF4">
              <w:rPr>
                <w:rFonts w:ascii="Calibri" w:hAnsi="Calibri" w:cs="Calibri"/>
                <w:color w:val="000000"/>
              </w:rPr>
              <w:t>%</w:t>
            </w:r>
          </w:p>
        </w:tc>
      </w:tr>
      <w:tr w:rsidR="00B2615B" w14:paraId="14433AD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09798ACE" w14:textId="3F8E9492" w:rsidR="008A3867" w:rsidRDefault="008A3867" w:rsidP="008A3867">
            <w:r w:rsidRPr="000427AD">
              <w:rPr>
                <w:rFonts w:ascii="Calibri" w:hAnsi="Calibri" w:cs="Calibri"/>
                <w:color w:val="000000"/>
              </w:rPr>
              <w:t>ConvNet</w:t>
            </w:r>
            <w:r>
              <w:rPr>
                <w:rFonts w:ascii="Calibri" w:hAnsi="Calibri" w:cs="Calibri"/>
                <w:b w:val="0"/>
                <w:bCs w:val="0"/>
                <w:color w:val="000000"/>
              </w:rPr>
              <w:br/>
              <w:t>Adam</w:t>
            </w:r>
          </w:p>
        </w:tc>
        <w:tc>
          <w:tcPr>
            <w:tcW w:w="1350" w:type="dxa"/>
            <w:tcBorders>
              <w:left w:val="dotted" w:sz="4" w:space="0" w:color="auto"/>
              <w:right w:val="nil"/>
            </w:tcBorders>
            <w:vAlign w:val="center"/>
          </w:tcPr>
          <w:p w14:paraId="16CEC2B3" w14:textId="5BE66F11"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79</w:t>
            </w:r>
          </w:p>
        </w:tc>
        <w:tc>
          <w:tcPr>
            <w:tcW w:w="1530" w:type="dxa"/>
            <w:tcBorders>
              <w:left w:val="nil"/>
              <w:right w:val="dotted" w:sz="4" w:space="0" w:color="auto"/>
            </w:tcBorders>
            <w:vAlign w:val="center"/>
          </w:tcPr>
          <w:p w14:paraId="151019E8" w14:textId="4807E1A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94.68</w:t>
            </w:r>
            <w:r w:rsidR="00E36DF4">
              <w:rPr>
                <w:rFonts w:ascii="Calibri" w:hAnsi="Calibri" w:cs="Calibri"/>
                <w:color w:val="000000"/>
              </w:rPr>
              <w:t>%</w:t>
            </w:r>
          </w:p>
        </w:tc>
        <w:tc>
          <w:tcPr>
            <w:tcW w:w="1620" w:type="dxa"/>
            <w:tcBorders>
              <w:left w:val="dotted" w:sz="4" w:space="0" w:color="auto"/>
              <w:right w:val="nil"/>
            </w:tcBorders>
            <w:vAlign w:val="center"/>
          </w:tcPr>
          <w:p w14:paraId="25BE9AB2" w14:textId="5450019A"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49</w:t>
            </w:r>
          </w:p>
        </w:tc>
        <w:tc>
          <w:tcPr>
            <w:tcW w:w="1530" w:type="dxa"/>
            <w:tcBorders>
              <w:left w:val="nil"/>
            </w:tcBorders>
            <w:vAlign w:val="center"/>
          </w:tcPr>
          <w:p w14:paraId="1C416819" w14:textId="1B8FD31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15E24109"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235D11A" w14:textId="529CE888" w:rsidR="008A3867" w:rsidRDefault="008A3867" w:rsidP="008A3867">
            <w:r w:rsidRPr="000427AD">
              <w:rPr>
                <w:rFonts w:ascii="Calibri" w:hAnsi="Calibri" w:cs="Calibri"/>
                <w:color w:val="000000"/>
              </w:rPr>
              <w:t>MnistSimpleCNN 5x5</w:t>
            </w:r>
            <w:r w:rsidRPr="000427AD">
              <w:rPr>
                <w:rFonts w:ascii="Calibri" w:hAnsi="Calibri" w:cs="Calibri"/>
                <w:color w:val="000000"/>
              </w:rPr>
              <w:br/>
            </w:r>
            <w:r>
              <w:rPr>
                <w:rFonts w:ascii="Calibri" w:hAnsi="Calibri" w:cs="Calibri"/>
                <w:b w:val="0"/>
                <w:bCs w:val="0"/>
                <w:color w:val="000000"/>
              </w:rPr>
              <w:t>Adam</w:t>
            </w:r>
          </w:p>
        </w:tc>
        <w:tc>
          <w:tcPr>
            <w:tcW w:w="1350" w:type="dxa"/>
            <w:tcBorders>
              <w:left w:val="dotted" w:sz="4" w:space="0" w:color="auto"/>
              <w:right w:val="nil"/>
            </w:tcBorders>
            <w:vAlign w:val="center"/>
          </w:tcPr>
          <w:p w14:paraId="15A3C1B7" w14:textId="6891820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464B5947" w14:textId="7168195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94.35</w:t>
            </w:r>
            <w:r w:rsidR="00E36DF4">
              <w:rPr>
                <w:rFonts w:ascii="Calibri" w:hAnsi="Calibri" w:cs="Calibri"/>
                <w:color w:val="000000"/>
              </w:rPr>
              <w:t>%</w:t>
            </w:r>
          </w:p>
        </w:tc>
        <w:tc>
          <w:tcPr>
            <w:tcW w:w="1620" w:type="dxa"/>
            <w:tcBorders>
              <w:left w:val="dotted" w:sz="4" w:space="0" w:color="auto"/>
              <w:right w:val="nil"/>
            </w:tcBorders>
            <w:vAlign w:val="center"/>
          </w:tcPr>
          <w:p w14:paraId="53ACE3CA" w14:textId="20947E1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7</w:t>
            </w:r>
          </w:p>
        </w:tc>
        <w:tc>
          <w:tcPr>
            <w:tcW w:w="1530" w:type="dxa"/>
            <w:tcBorders>
              <w:left w:val="nil"/>
            </w:tcBorders>
            <w:vAlign w:val="center"/>
          </w:tcPr>
          <w:p w14:paraId="2AABA4E9" w14:textId="7AFEC9C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02DF7C04"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3E5A733" w14:textId="1041583B" w:rsidR="008A3867" w:rsidRDefault="008A3867" w:rsidP="008A3867">
            <w:r w:rsidRPr="000427AD">
              <w:rPr>
                <w:rFonts w:ascii="Calibri" w:hAnsi="Calibri" w:cs="Calibri"/>
                <w:color w:val="000000"/>
              </w:rPr>
              <w:t>Resnet18_dd 25%</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3C4C1A75" w14:textId="35E28BE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4E9FC68E" w14:textId="41A0BA0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94.62</w:t>
            </w:r>
            <w:r w:rsidR="00E36DF4">
              <w:rPr>
                <w:rFonts w:ascii="Calibri" w:hAnsi="Calibri" w:cs="Calibri"/>
                <w:color w:val="000000"/>
              </w:rPr>
              <w:t>%</w:t>
            </w:r>
          </w:p>
        </w:tc>
        <w:tc>
          <w:tcPr>
            <w:tcW w:w="1620" w:type="dxa"/>
            <w:tcBorders>
              <w:left w:val="dotted" w:sz="4" w:space="0" w:color="auto"/>
              <w:right w:val="nil"/>
            </w:tcBorders>
            <w:vAlign w:val="center"/>
          </w:tcPr>
          <w:p w14:paraId="62911D6F" w14:textId="492BFDB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17</w:t>
            </w:r>
          </w:p>
        </w:tc>
        <w:tc>
          <w:tcPr>
            <w:tcW w:w="1530" w:type="dxa"/>
            <w:tcBorders>
              <w:left w:val="nil"/>
            </w:tcBorders>
            <w:vAlign w:val="center"/>
          </w:tcPr>
          <w:p w14:paraId="74232215" w14:textId="12AFBD5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208E7A92"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2A546A5" w14:textId="05F1E234" w:rsidR="008A3867" w:rsidRDefault="008A3867" w:rsidP="008A3867">
            <w:r w:rsidRPr="000427AD">
              <w:rPr>
                <w:rFonts w:ascii="Calibri" w:hAnsi="Calibri" w:cs="Calibri"/>
                <w:color w:val="000000"/>
              </w:rPr>
              <w:t>Resnet18_dd 50%</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299413B1" w14:textId="2B7F9F7C"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30C43F6C" w14:textId="4E0D8AF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94.39</w:t>
            </w:r>
            <w:r w:rsidR="00E36DF4">
              <w:rPr>
                <w:rFonts w:ascii="Calibri" w:hAnsi="Calibri" w:cs="Calibri"/>
                <w:color w:val="000000"/>
              </w:rPr>
              <w:t>%</w:t>
            </w:r>
          </w:p>
        </w:tc>
        <w:tc>
          <w:tcPr>
            <w:tcW w:w="1620" w:type="dxa"/>
            <w:tcBorders>
              <w:left w:val="dotted" w:sz="4" w:space="0" w:color="auto"/>
              <w:right w:val="nil"/>
            </w:tcBorders>
            <w:vAlign w:val="center"/>
          </w:tcPr>
          <w:p w14:paraId="73C1EF11" w14:textId="20C3E04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18</w:t>
            </w:r>
          </w:p>
        </w:tc>
        <w:tc>
          <w:tcPr>
            <w:tcW w:w="1530" w:type="dxa"/>
            <w:tcBorders>
              <w:left w:val="nil"/>
            </w:tcBorders>
            <w:vAlign w:val="center"/>
          </w:tcPr>
          <w:p w14:paraId="71FD6166" w14:textId="2E01B5FF"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94.81</w:t>
            </w:r>
            <w:r w:rsidR="00E36DF4">
              <w:rPr>
                <w:rFonts w:ascii="Calibri" w:hAnsi="Calibri" w:cs="Calibri"/>
                <w:color w:val="000000"/>
              </w:rPr>
              <w:t>%</w:t>
            </w:r>
          </w:p>
        </w:tc>
      </w:tr>
      <w:tr w:rsidR="00B2615B" w14:paraId="46DEEF80"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500F7E7" w14:textId="7A3D717E" w:rsidR="008A3867" w:rsidRDefault="008A3867" w:rsidP="008A3867">
            <w:r w:rsidRPr="000427AD">
              <w:rPr>
                <w:rFonts w:ascii="Calibri" w:hAnsi="Calibri" w:cs="Calibri"/>
                <w:color w:val="000000"/>
              </w:rPr>
              <w:t>Resnet18_dd 75%</w:t>
            </w:r>
            <w:r>
              <w:rPr>
                <w:rFonts w:ascii="Calibri" w:hAnsi="Calibri" w:cs="Calibri"/>
                <w:b w:val="0"/>
                <w:bCs w:val="0"/>
                <w:color w:val="000000"/>
              </w:rPr>
              <w:br/>
              <w:t>Adam</w:t>
            </w:r>
          </w:p>
        </w:tc>
        <w:tc>
          <w:tcPr>
            <w:tcW w:w="1350" w:type="dxa"/>
            <w:tcBorders>
              <w:left w:val="dotted" w:sz="4" w:space="0" w:color="auto"/>
              <w:right w:val="nil"/>
            </w:tcBorders>
            <w:vAlign w:val="center"/>
          </w:tcPr>
          <w:p w14:paraId="6133099F" w14:textId="2237E02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7E04F525" w14:textId="7898F93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94.50</w:t>
            </w:r>
            <w:r w:rsidR="00E36DF4">
              <w:rPr>
                <w:rFonts w:ascii="Calibri" w:hAnsi="Calibri" w:cs="Calibri"/>
                <w:color w:val="000000"/>
              </w:rPr>
              <w:t>%</w:t>
            </w:r>
          </w:p>
        </w:tc>
        <w:tc>
          <w:tcPr>
            <w:tcW w:w="1620" w:type="dxa"/>
            <w:tcBorders>
              <w:left w:val="dotted" w:sz="4" w:space="0" w:color="auto"/>
              <w:right w:val="nil"/>
            </w:tcBorders>
            <w:vAlign w:val="center"/>
          </w:tcPr>
          <w:p w14:paraId="1F3D8B39" w14:textId="6340BAAE"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1712CA13" w14:textId="0356A4EC"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94.78</w:t>
            </w:r>
            <w:r w:rsidR="00E36DF4">
              <w:rPr>
                <w:rFonts w:ascii="Calibri" w:hAnsi="Calibri" w:cs="Calibri"/>
                <w:color w:val="000000"/>
              </w:rPr>
              <w:t>%</w:t>
            </w:r>
          </w:p>
        </w:tc>
      </w:tr>
      <w:tr w:rsidR="00B2615B" w14:paraId="13E3620A"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196EEF8" w14:textId="404ABBF1" w:rsidR="008A3867" w:rsidRDefault="008A3867" w:rsidP="008A3867">
            <w:r w:rsidRPr="000427AD">
              <w:rPr>
                <w:rFonts w:ascii="Calibri" w:hAnsi="Calibri" w:cs="Calibri"/>
                <w:color w:val="000000"/>
              </w:rPr>
              <w:t>Resnet18_dd 75%</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465A8865" w14:textId="0E18E25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26</w:t>
            </w:r>
          </w:p>
        </w:tc>
        <w:tc>
          <w:tcPr>
            <w:tcW w:w="1530" w:type="dxa"/>
            <w:tcBorders>
              <w:left w:val="nil"/>
              <w:right w:val="dotted" w:sz="4" w:space="0" w:color="auto"/>
            </w:tcBorders>
            <w:vAlign w:val="center"/>
          </w:tcPr>
          <w:p w14:paraId="1A2F5E8A" w14:textId="1F9D00B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c>
          <w:tcPr>
            <w:tcW w:w="1620" w:type="dxa"/>
            <w:tcBorders>
              <w:left w:val="dotted" w:sz="4" w:space="0" w:color="auto"/>
              <w:right w:val="nil"/>
            </w:tcBorders>
            <w:vAlign w:val="center"/>
          </w:tcPr>
          <w:p w14:paraId="264A916D" w14:textId="5F3AEF4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5B9CC68" w14:textId="3912050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94.78</w:t>
            </w:r>
            <w:r w:rsidR="00E36DF4">
              <w:rPr>
                <w:rFonts w:ascii="Calibri" w:hAnsi="Calibri" w:cs="Calibri"/>
                <w:color w:val="000000"/>
              </w:rPr>
              <w:t>%</w:t>
            </w:r>
          </w:p>
        </w:tc>
      </w:tr>
      <w:tr w:rsidR="00B2615B" w14:paraId="661B450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534CC36" w14:textId="1FF01449" w:rsidR="008A3867" w:rsidRDefault="008A3867" w:rsidP="008A3867">
            <w:r w:rsidRPr="000427AD">
              <w:rPr>
                <w:rFonts w:ascii="Calibri" w:hAnsi="Calibri" w:cs="Calibri"/>
                <w:color w:val="000000"/>
              </w:rPr>
              <w:t>Resnet18_dd 50%</w:t>
            </w:r>
            <w:r>
              <w:rPr>
                <w:rFonts w:ascii="Calibri" w:hAnsi="Calibri" w:cs="Calibri"/>
                <w:b w:val="0"/>
                <w:bCs w:val="0"/>
                <w:color w:val="000000"/>
              </w:rPr>
              <w:br/>
              <w:t>Adam</w:t>
            </w:r>
          </w:p>
        </w:tc>
        <w:tc>
          <w:tcPr>
            <w:tcW w:w="1350" w:type="dxa"/>
            <w:tcBorders>
              <w:left w:val="dotted" w:sz="4" w:space="0" w:color="auto"/>
              <w:right w:val="nil"/>
            </w:tcBorders>
            <w:vAlign w:val="center"/>
          </w:tcPr>
          <w:p w14:paraId="258AFE66" w14:textId="5846FCAD"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604E4D2B" w14:textId="6530D7E0"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94.69</w:t>
            </w:r>
            <w:r w:rsidR="00E36DF4">
              <w:rPr>
                <w:rFonts w:ascii="Calibri" w:hAnsi="Calibri" w:cs="Calibri"/>
                <w:color w:val="000000"/>
              </w:rPr>
              <w:t>%</w:t>
            </w:r>
          </w:p>
        </w:tc>
        <w:tc>
          <w:tcPr>
            <w:tcW w:w="1620" w:type="dxa"/>
            <w:tcBorders>
              <w:left w:val="dotted" w:sz="4" w:space="0" w:color="auto"/>
              <w:right w:val="nil"/>
            </w:tcBorders>
            <w:vAlign w:val="center"/>
          </w:tcPr>
          <w:p w14:paraId="36F35AB7" w14:textId="74F320E9"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w:t>
            </w:r>
          </w:p>
        </w:tc>
        <w:tc>
          <w:tcPr>
            <w:tcW w:w="1530" w:type="dxa"/>
            <w:tcBorders>
              <w:left w:val="nil"/>
            </w:tcBorders>
            <w:vAlign w:val="center"/>
          </w:tcPr>
          <w:p w14:paraId="30EBEE21" w14:textId="0A27EF3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94.73</w:t>
            </w:r>
            <w:r w:rsidR="00E36DF4">
              <w:rPr>
                <w:rFonts w:ascii="Calibri" w:hAnsi="Calibri" w:cs="Calibri"/>
                <w:color w:val="000000"/>
              </w:rPr>
              <w:t>%</w:t>
            </w:r>
          </w:p>
        </w:tc>
      </w:tr>
      <w:tr w:rsidR="00B2615B" w14:paraId="1998FC98"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3F34CE20" w14:textId="465780B9" w:rsidR="008A3867" w:rsidRDefault="008A3867" w:rsidP="008A3867">
            <w:r w:rsidRPr="000427AD">
              <w:rPr>
                <w:rFonts w:ascii="Calibri" w:hAnsi="Calibri" w:cs="Calibri"/>
                <w:color w:val="000000"/>
              </w:rPr>
              <w:t>Resnet18_dd 25%</w:t>
            </w:r>
            <w:r>
              <w:rPr>
                <w:rFonts w:ascii="Calibri" w:hAnsi="Calibri" w:cs="Calibri"/>
                <w:b w:val="0"/>
                <w:bCs w:val="0"/>
                <w:color w:val="000000"/>
              </w:rPr>
              <w:br/>
              <w:t>Adam</w:t>
            </w:r>
          </w:p>
        </w:tc>
        <w:tc>
          <w:tcPr>
            <w:tcW w:w="1350" w:type="dxa"/>
            <w:tcBorders>
              <w:left w:val="dotted" w:sz="4" w:space="0" w:color="auto"/>
              <w:right w:val="nil"/>
            </w:tcBorders>
            <w:vAlign w:val="center"/>
          </w:tcPr>
          <w:p w14:paraId="67D489A0" w14:textId="25F2224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5FB09D75" w14:textId="1DD6881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94.32</w:t>
            </w:r>
            <w:r w:rsidR="00E36DF4">
              <w:rPr>
                <w:rFonts w:ascii="Calibri" w:hAnsi="Calibri" w:cs="Calibri"/>
                <w:color w:val="000000"/>
              </w:rPr>
              <w:t>%</w:t>
            </w:r>
          </w:p>
        </w:tc>
        <w:tc>
          <w:tcPr>
            <w:tcW w:w="1620" w:type="dxa"/>
            <w:tcBorders>
              <w:left w:val="dotted" w:sz="4" w:space="0" w:color="auto"/>
              <w:right w:val="nil"/>
            </w:tcBorders>
            <w:vAlign w:val="center"/>
          </w:tcPr>
          <w:p w14:paraId="159585A5" w14:textId="3CBF551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2434D340" w14:textId="6399463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94.72</w:t>
            </w:r>
            <w:r w:rsidR="00E36DF4">
              <w:rPr>
                <w:rFonts w:ascii="Calibri" w:hAnsi="Calibri" w:cs="Calibri"/>
                <w:color w:val="000000"/>
              </w:rPr>
              <w:t>%</w:t>
            </w:r>
          </w:p>
        </w:tc>
      </w:tr>
      <w:tr w:rsidR="00B2615B" w14:paraId="748C99CE"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D1F0B7E" w14:textId="49AA7767" w:rsidR="008A3867" w:rsidRDefault="008A3867" w:rsidP="008A3867">
            <w:r w:rsidRPr="000427AD">
              <w:rPr>
                <w:rFonts w:ascii="Calibri" w:hAnsi="Calibri" w:cs="Calibri"/>
                <w:color w:val="000000"/>
              </w:rPr>
              <w:t>MnistSimpleCNN 3x3</w:t>
            </w:r>
            <w:r w:rsidRPr="000427AD">
              <w:rPr>
                <w:rFonts w:ascii="Calibri" w:hAnsi="Calibri" w:cs="Calibri"/>
                <w:color w:val="000000"/>
              </w:rPr>
              <w:br/>
            </w:r>
            <w:r>
              <w:rPr>
                <w:rFonts w:ascii="Calibri" w:hAnsi="Calibri" w:cs="Calibri"/>
                <w:b w:val="0"/>
                <w:bCs w:val="0"/>
                <w:color w:val="000000"/>
              </w:rPr>
              <w:t>SGD, lr_sched</w:t>
            </w:r>
          </w:p>
        </w:tc>
        <w:tc>
          <w:tcPr>
            <w:tcW w:w="1350" w:type="dxa"/>
            <w:tcBorders>
              <w:left w:val="dotted" w:sz="4" w:space="0" w:color="auto"/>
              <w:right w:val="nil"/>
            </w:tcBorders>
            <w:vAlign w:val="center"/>
          </w:tcPr>
          <w:p w14:paraId="4B08A40F" w14:textId="2BB3751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258AB1A3" w14:textId="4A2F9A6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94.42</w:t>
            </w:r>
            <w:r w:rsidR="00E36DF4">
              <w:rPr>
                <w:rFonts w:ascii="Calibri" w:hAnsi="Calibri" w:cs="Calibri"/>
                <w:color w:val="000000"/>
              </w:rPr>
              <w:t>%</w:t>
            </w:r>
          </w:p>
        </w:tc>
        <w:tc>
          <w:tcPr>
            <w:tcW w:w="1620" w:type="dxa"/>
            <w:tcBorders>
              <w:left w:val="dotted" w:sz="4" w:space="0" w:color="auto"/>
              <w:right w:val="nil"/>
            </w:tcBorders>
            <w:vAlign w:val="center"/>
          </w:tcPr>
          <w:p w14:paraId="54CD7A0E" w14:textId="221A90C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10</w:t>
            </w:r>
          </w:p>
        </w:tc>
        <w:tc>
          <w:tcPr>
            <w:tcW w:w="1530" w:type="dxa"/>
            <w:tcBorders>
              <w:left w:val="nil"/>
            </w:tcBorders>
            <w:vAlign w:val="center"/>
          </w:tcPr>
          <w:p w14:paraId="69D03BA2" w14:textId="44B15F1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94.70</w:t>
            </w:r>
            <w:r w:rsidR="00E36DF4">
              <w:rPr>
                <w:rFonts w:ascii="Calibri" w:hAnsi="Calibri" w:cs="Calibri"/>
                <w:color w:val="000000"/>
              </w:rPr>
              <w:t>%</w:t>
            </w:r>
          </w:p>
        </w:tc>
      </w:tr>
      <w:tr w:rsidR="00B2615B" w14:paraId="63D40CC0"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0F55983" w14:textId="266FE60C" w:rsidR="008A3867" w:rsidRDefault="008A3867" w:rsidP="008A3867">
            <w:r w:rsidRPr="000427AD">
              <w:rPr>
                <w:rFonts w:ascii="Calibri" w:hAnsi="Calibri" w:cs="Calibri"/>
                <w:color w:val="000000"/>
              </w:rPr>
              <w:t>MnistSimpleCNN 7x7</w:t>
            </w:r>
            <w:r>
              <w:rPr>
                <w:rFonts w:ascii="Calibri" w:hAnsi="Calibri" w:cs="Calibri"/>
                <w:b w:val="0"/>
                <w:bCs w:val="0"/>
                <w:color w:val="000000"/>
              </w:rPr>
              <w:br/>
              <w:t>Adam, dropout</w:t>
            </w:r>
          </w:p>
        </w:tc>
        <w:tc>
          <w:tcPr>
            <w:tcW w:w="1350" w:type="dxa"/>
            <w:tcBorders>
              <w:left w:val="dotted" w:sz="4" w:space="0" w:color="auto"/>
              <w:right w:val="nil"/>
            </w:tcBorders>
            <w:vAlign w:val="center"/>
          </w:tcPr>
          <w:p w14:paraId="6F77E329" w14:textId="2DD9131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65527D4D" w14:textId="1F43E05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94.19</w:t>
            </w:r>
            <w:r w:rsidR="00E36DF4">
              <w:rPr>
                <w:rFonts w:ascii="Calibri" w:hAnsi="Calibri" w:cs="Calibri"/>
                <w:color w:val="000000"/>
              </w:rPr>
              <w:t>%</w:t>
            </w:r>
          </w:p>
        </w:tc>
        <w:tc>
          <w:tcPr>
            <w:tcW w:w="1620" w:type="dxa"/>
            <w:tcBorders>
              <w:left w:val="dotted" w:sz="4" w:space="0" w:color="auto"/>
              <w:right w:val="nil"/>
            </w:tcBorders>
            <w:vAlign w:val="center"/>
          </w:tcPr>
          <w:p w14:paraId="289DD1E9" w14:textId="3C625C3F"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13</w:t>
            </w:r>
          </w:p>
        </w:tc>
        <w:tc>
          <w:tcPr>
            <w:tcW w:w="1530" w:type="dxa"/>
            <w:tcBorders>
              <w:left w:val="nil"/>
            </w:tcBorders>
            <w:vAlign w:val="center"/>
          </w:tcPr>
          <w:p w14:paraId="498A9071" w14:textId="7CF1009C"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94.67</w:t>
            </w:r>
            <w:r w:rsidR="00E36DF4">
              <w:rPr>
                <w:rFonts w:ascii="Calibri" w:hAnsi="Calibri" w:cs="Calibri"/>
                <w:color w:val="000000"/>
              </w:rPr>
              <w:t>%</w:t>
            </w:r>
          </w:p>
        </w:tc>
      </w:tr>
      <w:tr w:rsidR="00B2615B" w14:paraId="7B151D7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8FA0973" w14:textId="68D7781B" w:rsidR="008A3867" w:rsidRDefault="008A3867" w:rsidP="008A3867">
            <w:r w:rsidRPr="000427AD">
              <w:rPr>
                <w:rFonts w:ascii="Calibri" w:hAnsi="Calibri" w:cs="Calibri"/>
                <w:color w:val="000000"/>
              </w:rPr>
              <w:t>Resnet18</w:t>
            </w:r>
            <w:r>
              <w:rPr>
                <w:rFonts w:ascii="Calibri" w:hAnsi="Calibri" w:cs="Calibri"/>
                <w:b w:val="0"/>
                <w:bCs w:val="0"/>
                <w:color w:val="000000"/>
              </w:rPr>
              <w:br/>
              <w:t>Adam</w:t>
            </w:r>
          </w:p>
        </w:tc>
        <w:tc>
          <w:tcPr>
            <w:tcW w:w="1350" w:type="dxa"/>
            <w:tcBorders>
              <w:left w:val="dotted" w:sz="4" w:space="0" w:color="auto"/>
              <w:right w:val="nil"/>
            </w:tcBorders>
            <w:vAlign w:val="center"/>
          </w:tcPr>
          <w:p w14:paraId="0B49699B" w14:textId="2D27A17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A651735" w14:textId="0A01A7B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94.29</w:t>
            </w:r>
            <w:r w:rsidR="00E36DF4">
              <w:rPr>
                <w:rFonts w:ascii="Calibri" w:hAnsi="Calibri" w:cs="Calibri"/>
                <w:color w:val="000000"/>
              </w:rPr>
              <w:t>%</w:t>
            </w:r>
          </w:p>
        </w:tc>
        <w:tc>
          <w:tcPr>
            <w:tcW w:w="1620" w:type="dxa"/>
            <w:tcBorders>
              <w:left w:val="dotted" w:sz="4" w:space="0" w:color="auto"/>
              <w:right w:val="nil"/>
            </w:tcBorders>
            <w:vAlign w:val="center"/>
          </w:tcPr>
          <w:p w14:paraId="33381310" w14:textId="55ED79F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w:t>
            </w:r>
          </w:p>
        </w:tc>
        <w:tc>
          <w:tcPr>
            <w:tcW w:w="1530" w:type="dxa"/>
            <w:tcBorders>
              <w:left w:val="nil"/>
            </w:tcBorders>
            <w:vAlign w:val="center"/>
          </w:tcPr>
          <w:p w14:paraId="0940193E" w14:textId="749B17E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94.63</w:t>
            </w:r>
            <w:r w:rsidR="00E36DF4">
              <w:rPr>
                <w:rFonts w:ascii="Calibri" w:hAnsi="Calibri" w:cs="Calibri"/>
                <w:color w:val="000000"/>
              </w:rPr>
              <w:t>%</w:t>
            </w:r>
          </w:p>
        </w:tc>
      </w:tr>
      <w:tr w:rsidR="00B2615B" w14:paraId="0F38F7E3"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4192690" w14:textId="5931CF9A" w:rsidR="008A3867" w:rsidRDefault="008A3867" w:rsidP="008A3867">
            <w:r w:rsidRPr="000427AD">
              <w:rPr>
                <w:rFonts w:ascii="Calibri" w:hAnsi="Calibri" w:cs="Calibri"/>
                <w:color w:val="000000"/>
              </w:rPr>
              <w:t>Resnet18_dd 75%</w:t>
            </w:r>
            <w:r w:rsidRPr="000427AD">
              <w:rPr>
                <w:rFonts w:ascii="Calibri" w:hAnsi="Calibri" w:cs="Calibri"/>
                <w:color w:val="000000"/>
              </w:rPr>
              <w:br/>
            </w:r>
            <w:r>
              <w:rPr>
                <w:rFonts w:ascii="Calibri" w:hAnsi="Calibri" w:cs="Calibri"/>
                <w:b w:val="0"/>
                <w:bCs w:val="0"/>
                <w:color w:val="000000"/>
              </w:rPr>
              <w:t>SGD, lr_sched</w:t>
            </w:r>
          </w:p>
        </w:tc>
        <w:tc>
          <w:tcPr>
            <w:tcW w:w="1350" w:type="dxa"/>
            <w:tcBorders>
              <w:left w:val="dotted" w:sz="4" w:space="0" w:color="auto"/>
              <w:right w:val="nil"/>
            </w:tcBorders>
            <w:vAlign w:val="center"/>
          </w:tcPr>
          <w:p w14:paraId="03E960B8" w14:textId="66F61CF6"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14</w:t>
            </w:r>
          </w:p>
        </w:tc>
        <w:tc>
          <w:tcPr>
            <w:tcW w:w="1530" w:type="dxa"/>
            <w:tcBorders>
              <w:left w:val="nil"/>
              <w:right w:val="dotted" w:sz="4" w:space="0" w:color="auto"/>
            </w:tcBorders>
            <w:vAlign w:val="center"/>
          </w:tcPr>
          <w:p w14:paraId="2B3036CE" w14:textId="7C8D0AD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94.55</w:t>
            </w:r>
            <w:r w:rsidR="00E36DF4">
              <w:rPr>
                <w:rFonts w:ascii="Calibri" w:hAnsi="Calibri" w:cs="Calibri"/>
                <w:color w:val="000000"/>
              </w:rPr>
              <w:t>%</w:t>
            </w:r>
          </w:p>
        </w:tc>
        <w:tc>
          <w:tcPr>
            <w:tcW w:w="1620" w:type="dxa"/>
            <w:tcBorders>
              <w:left w:val="dotted" w:sz="4" w:space="0" w:color="auto"/>
              <w:right w:val="nil"/>
            </w:tcBorders>
            <w:vAlign w:val="center"/>
          </w:tcPr>
          <w:p w14:paraId="73B34D02" w14:textId="4E38974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409E2D34" w14:textId="7F90E481"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94.63</w:t>
            </w:r>
            <w:r w:rsidR="00E36DF4">
              <w:rPr>
                <w:rFonts w:ascii="Calibri" w:hAnsi="Calibri" w:cs="Calibri"/>
                <w:color w:val="000000"/>
              </w:rPr>
              <w:t>%</w:t>
            </w:r>
          </w:p>
        </w:tc>
      </w:tr>
      <w:tr w:rsidR="00B2615B" w14:paraId="4C603376"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78A8AB2" w14:textId="3A0B09FA" w:rsidR="008A3867" w:rsidRDefault="008A3867" w:rsidP="008A3867">
            <w:r w:rsidRPr="000427AD">
              <w:rPr>
                <w:rFonts w:ascii="Calibri" w:hAnsi="Calibri" w:cs="Calibri"/>
                <w:color w:val="000000"/>
              </w:rPr>
              <w:t>Resnet18</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38F7903A" w14:textId="548A96D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0C64D871" w14:textId="49E5229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94.58</w:t>
            </w:r>
            <w:r w:rsidR="00E36DF4">
              <w:rPr>
                <w:rFonts w:ascii="Calibri" w:hAnsi="Calibri" w:cs="Calibri"/>
                <w:color w:val="000000"/>
              </w:rPr>
              <w:t>%</w:t>
            </w:r>
          </w:p>
        </w:tc>
        <w:tc>
          <w:tcPr>
            <w:tcW w:w="1620" w:type="dxa"/>
            <w:tcBorders>
              <w:left w:val="dotted" w:sz="4" w:space="0" w:color="auto"/>
              <w:right w:val="nil"/>
            </w:tcBorders>
            <w:vAlign w:val="center"/>
          </w:tcPr>
          <w:p w14:paraId="13D01296" w14:textId="619F71D0"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13</w:t>
            </w:r>
          </w:p>
        </w:tc>
        <w:tc>
          <w:tcPr>
            <w:tcW w:w="1530" w:type="dxa"/>
            <w:tcBorders>
              <w:left w:val="nil"/>
            </w:tcBorders>
            <w:vAlign w:val="center"/>
          </w:tcPr>
          <w:p w14:paraId="3065CC6D" w14:textId="0535E4A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94.59</w:t>
            </w:r>
            <w:r w:rsidR="00E36DF4">
              <w:rPr>
                <w:rFonts w:ascii="Calibri" w:hAnsi="Calibri" w:cs="Calibri"/>
                <w:color w:val="000000"/>
              </w:rPr>
              <w:t>%</w:t>
            </w:r>
          </w:p>
        </w:tc>
      </w:tr>
      <w:tr w:rsidR="00B2615B" w14:paraId="75C534C1"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1A302BF" w14:textId="335CF293" w:rsidR="008A3867" w:rsidRDefault="008A3867" w:rsidP="008A3867">
            <w:r w:rsidRPr="000427AD">
              <w:rPr>
                <w:rFonts w:ascii="Calibri" w:hAnsi="Calibri" w:cs="Calibri"/>
                <w:color w:val="000000"/>
              </w:rPr>
              <w:t>Resnet18_dd 25%</w:t>
            </w:r>
            <w:r w:rsidRPr="000427AD">
              <w:rPr>
                <w:rFonts w:ascii="Calibri" w:hAnsi="Calibri" w:cs="Calibri"/>
                <w:color w:val="000000"/>
              </w:rPr>
              <w:br/>
            </w:r>
            <w:r>
              <w:rPr>
                <w:rFonts w:ascii="Calibri" w:hAnsi="Calibri" w:cs="Calibri"/>
                <w:b w:val="0"/>
                <w:bCs w:val="0"/>
                <w:color w:val="000000"/>
              </w:rPr>
              <w:t>SGD, lr_sched, 224x224 img,</w:t>
            </w:r>
            <w:r>
              <w:rPr>
                <w:rFonts w:ascii="Calibri" w:hAnsi="Calibri" w:cs="Calibri"/>
                <w:b w:val="0"/>
                <w:bCs w:val="0"/>
                <w:color w:val="000000"/>
              </w:rPr>
              <w:br/>
              <w:t>10% dropout</w:t>
            </w:r>
          </w:p>
        </w:tc>
        <w:tc>
          <w:tcPr>
            <w:tcW w:w="1350" w:type="dxa"/>
            <w:tcBorders>
              <w:left w:val="dotted" w:sz="4" w:space="0" w:color="auto"/>
              <w:right w:val="nil"/>
            </w:tcBorders>
            <w:vAlign w:val="center"/>
          </w:tcPr>
          <w:p w14:paraId="05AD1ACE" w14:textId="0FD2CCF8"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right w:val="dotted" w:sz="4" w:space="0" w:color="auto"/>
            </w:tcBorders>
            <w:vAlign w:val="center"/>
          </w:tcPr>
          <w:p w14:paraId="5CE9F3E7" w14:textId="766C978D"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94.57</w:t>
            </w:r>
            <w:r w:rsidR="00E36DF4">
              <w:rPr>
                <w:rFonts w:ascii="Calibri" w:hAnsi="Calibri" w:cs="Calibri"/>
                <w:color w:val="000000"/>
              </w:rPr>
              <w:t>%</w:t>
            </w:r>
          </w:p>
        </w:tc>
        <w:tc>
          <w:tcPr>
            <w:tcW w:w="1620" w:type="dxa"/>
            <w:tcBorders>
              <w:left w:val="dotted" w:sz="4" w:space="0" w:color="auto"/>
              <w:right w:val="nil"/>
            </w:tcBorders>
            <w:vAlign w:val="center"/>
          </w:tcPr>
          <w:p w14:paraId="163EBF0F" w14:textId="23F86A0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tcBorders>
            <w:vAlign w:val="center"/>
          </w:tcPr>
          <w:p w14:paraId="003469A3" w14:textId="227BDF6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94.57</w:t>
            </w:r>
            <w:r w:rsidR="00E36DF4">
              <w:rPr>
                <w:rFonts w:ascii="Calibri" w:hAnsi="Calibri" w:cs="Calibri"/>
                <w:color w:val="000000"/>
              </w:rPr>
              <w:t>%</w:t>
            </w:r>
          </w:p>
        </w:tc>
      </w:tr>
      <w:tr w:rsidR="00B2615B" w14:paraId="05FB8A79"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985C634" w14:textId="4A6587CD" w:rsidR="008A3867" w:rsidRDefault="008A3867" w:rsidP="008A3867">
            <w:r w:rsidRPr="000427AD">
              <w:rPr>
                <w:rFonts w:ascii="Calibri" w:hAnsi="Calibri" w:cs="Calibri"/>
                <w:color w:val="000000"/>
              </w:rPr>
              <w:t>MnistSimpleCNN 3x3</w:t>
            </w:r>
            <w:r w:rsidRPr="000427AD">
              <w:rPr>
                <w:rFonts w:ascii="Calibri" w:hAnsi="Calibri" w:cs="Calibri"/>
                <w:color w:val="000000"/>
              </w:rPr>
              <w:br/>
            </w:r>
            <w:r>
              <w:rPr>
                <w:rFonts w:ascii="Calibri" w:hAnsi="Calibri" w:cs="Calibri"/>
                <w:b w:val="0"/>
                <w:bCs w:val="0"/>
                <w:color w:val="000000"/>
              </w:rPr>
              <w:t>Adam, dropout</w:t>
            </w:r>
          </w:p>
        </w:tc>
        <w:tc>
          <w:tcPr>
            <w:tcW w:w="1350" w:type="dxa"/>
            <w:tcBorders>
              <w:left w:val="dotted" w:sz="4" w:space="0" w:color="auto"/>
              <w:right w:val="nil"/>
            </w:tcBorders>
            <w:vAlign w:val="center"/>
          </w:tcPr>
          <w:p w14:paraId="0C1184F2" w14:textId="3417A841"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725F967" w14:textId="3EFEEBDE"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94.15</w:t>
            </w:r>
            <w:r w:rsidR="00E36DF4">
              <w:rPr>
                <w:rFonts w:ascii="Calibri" w:hAnsi="Calibri" w:cs="Calibri"/>
                <w:color w:val="000000"/>
              </w:rPr>
              <w:t>%</w:t>
            </w:r>
          </w:p>
        </w:tc>
        <w:tc>
          <w:tcPr>
            <w:tcW w:w="1620" w:type="dxa"/>
            <w:tcBorders>
              <w:left w:val="dotted" w:sz="4" w:space="0" w:color="auto"/>
              <w:right w:val="nil"/>
            </w:tcBorders>
            <w:vAlign w:val="center"/>
          </w:tcPr>
          <w:p w14:paraId="26DDB4D1" w14:textId="7E5B84B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19</w:t>
            </w:r>
          </w:p>
        </w:tc>
        <w:tc>
          <w:tcPr>
            <w:tcW w:w="1530" w:type="dxa"/>
            <w:tcBorders>
              <w:left w:val="nil"/>
            </w:tcBorders>
            <w:vAlign w:val="center"/>
          </w:tcPr>
          <w:p w14:paraId="226E8BF2" w14:textId="09E49D86"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r>
      <w:tr w:rsidR="00B2615B" w14:paraId="1D40018F"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DFC0958" w14:textId="41A1C109" w:rsidR="008A3867" w:rsidRDefault="008A3867" w:rsidP="008A3867">
            <w:r w:rsidRPr="000427AD">
              <w:rPr>
                <w:rFonts w:ascii="Calibri" w:hAnsi="Calibri" w:cs="Calibri"/>
                <w:color w:val="000000"/>
              </w:rPr>
              <w:t>MnistSimpleCNN 5x5</w:t>
            </w:r>
            <w:r>
              <w:rPr>
                <w:rFonts w:ascii="Calibri" w:hAnsi="Calibri" w:cs="Calibri"/>
                <w:b w:val="0"/>
                <w:bCs w:val="0"/>
                <w:color w:val="000000"/>
              </w:rPr>
              <w:br/>
              <w:t>Adam, dropout</w:t>
            </w:r>
          </w:p>
        </w:tc>
        <w:tc>
          <w:tcPr>
            <w:tcW w:w="1350" w:type="dxa"/>
            <w:tcBorders>
              <w:left w:val="dotted" w:sz="4" w:space="0" w:color="auto"/>
              <w:right w:val="nil"/>
            </w:tcBorders>
            <w:vAlign w:val="center"/>
          </w:tcPr>
          <w:p w14:paraId="68FF3016" w14:textId="7577402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20E4A1E6" w14:textId="54AB700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94.09</w:t>
            </w:r>
            <w:r w:rsidR="00E36DF4">
              <w:rPr>
                <w:rFonts w:ascii="Calibri" w:hAnsi="Calibri" w:cs="Calibri"/>
                <w:color w:val="000000"/>
              </w:rPr>
              <w:t>%</w:t>
            </w:r>
          </w:p>
        </w:tc>
        <w:tc>
          <w:tcPr>
            <w:tcW w:w="1620" w:type="dxa"/>
            <w:tcBorders>
              <w:left w:val="dotted" w:sz="4" w:space="0" w:color="auto"/>
              <w:right w:val="nil"/>
            </w:tcBorders>
            <w:vAlign w:val="center"/>
          </w:tcPr>
          <w:p w14:paraId="7E23A93A" w14:textId="36F5043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19</w:t>
            </w:r>
          </w:p>
        </w:tc>
        <w:tc>
          <w:tcPr>
            <w:tcW w:w="1530" w:type="dxa"/>
            <w:tcBorders>
              <w:left w:val="nil"/>
            </w:tcBorders>
            <w:vAlign w:val="center"/>
          </w:tcPr>
          <w:p w14:paraId="39200A82" w14:textId="5055E2A4" w:rsidR="008A3867" w:rsidRDefault="008A3867" w:rsidP="00971D57">
            <w:pPr>
              <w:keepNext/>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94.52</w:t>
            </w:r>
            <w:r w:rsidR="00E36DF4">
              <w:rPr>
                <w:rFonts w:ascii="Calibri" w:hAnsi="Calibri" w:cs="Calibri"/>
                <w:color w:val="000000"/>
              </w:rPr>
              <w:t>%</w:t>
            </w:r>
          </w:p>
        </w:tc>
      </w:tr>
    </w:tbl>
    <w:p w14:paraId="13FE0FE2" w14:textId="60C86E9F" w:rsidR="00971D57" w:rsidRDefault="00971D57" w:rsidP="00971D57">
      <w:pPr>
        <w:pStyle w:val="4Tekst"/>
        <w:jc w:val="center"/>
      </w:pPr>
      <w:bookmarkStart w:id="414" w:name="_Toc96007481"/>
      <w:r>
        <w:t xml:space="preserve">Tablica </w:t>
      </w:r>
      <w:fldSimple w:instr=" SEQ Tablica \* ARABIC ">
        <w:r>
          <w:rPr>
            <w:noProof/>
          </w:rPr>
          <w:t>2</w:t>
        </w:r>
      </w:fldSimple>
      <w:r>
        <w:t>. Mjerenja sortirana padajući po najboljoj točnosti</w:t>
      </w:r>
      <w:bookmarkEnd w:id="414"/>
    </w:p>
    <w:p w14:paraId="46640C26" w14:textId="40C656D5" w:rsidR="004170FB" w:rsidRDefault="00823762" w:rsidP="00823762">
      <w:pPr>
        <w:pStyle w:val="2Podnaslov"/>
      </w:pPr>
      <w:bookmarkStart w:id="415" w:name="_Toc96010259"/>
      <w:r>
        <w:lastRenderedPageBreak/>
        <w:t xml:space="preserve">4.12. </w:t>
      </w:r>
      <w:r w:rsidR="009046C3">
        <w:t>Definiranje parametara mjerenja</w:t>
      </w:r>
      <w:bookmarkEnd w:id="415"/>
    </w:p>
    <w:p w14:paraId="3322F0D9" w14:textId="245627D6" w:rsidR="005B783D" w:rsidRDefault="00B2615B" w:rsidP="00B2615B">
      <w:pPr>
        <w:pStyle w:val="4Tekst"/>
      </w:pPr>
      <w:r>
        <w:t xml:space="preserve">Druga tablica pokazuje </w:t>
      </w:r>
      <w:r w:rsidR="005F3783">
        <w:t xml:space="preserve">rezultate svih mreža </w:t>
      </w:r>
      <w:r>
        <w:t>koj</w:t>
      </w:r>
      <w:r w:rsidR="005F3783">
        <w:t>e</w:t>
      </w:r>
      <w:r>
        <w:t xml:space="preserve"> su imal</w:t>
      </w:r>
      <w:r w:rsidR="005F3783">
        <w:t>e najbolju</w:t>
      </w:r>
      <w:r>
        <w:t xml:space="preserve"> točnost veću od 94%.</w:t>
      </w:r>
      <w:r w:rsidR="005F3783">
        <w:t xml:space="preserve"> Treniranje mreža vršilo se raznim metodama.</w:t>
      </w:r>
      <w:r>
        <w:t xml:space="preserve"> Prvi stupac prikazuje opis modela</w:t>
      </w:r>
      <w:r w:rsidR="009046C3">
        <w:t xml:space="preserve">, drugi i treći prikazuju epohu i točnost posljednjeg treniranog modela, dok četvrti i peti stupac prikazuju </w:t>
      </w:r>
      <w:r w:rsidR="00DA503B">
        <w:t>epohu i točnost</w:t>
      </w:r>
      <w:r w:rsidR="009046C3">
        <w:t xml:space="preserve"> najpreciznijeg modela.</w:t>
      </w:r>
      <w:r w:rsidR="005B783D">
        <w:t xml:space="preserve"> </w:t>
      </w:r>
      <w:r w:rsidR="009046C3">
        <w:t>Ćelije prvog stupca u prvom redu sadrže naziv mreže modela, dok ostali redovi sadrže njegove karakteristike.</w:t>
      </w:r>
    </w:p>
    <w:p w14:paraId="154FA77A" w14:textId="0083DFF3" w:rsidR="00B2615B" w:rsidRDefault="009046C3" w:rsidP="00B2615B">
      <w:pPr>
        <w:pStyle w:val="4Tekst"/>
      </w:pPr>
      <w:r>
        <w:t>Korišteni optimizatori su Adam, koji automatski mijenja stopu učenja, te SGD</w:t>
      </w:r>
      <w:r w:rsidR="005B783D">
        <w:t>, kojemu je objekt naziva lr_scheduler svakih deset epoha smanjio stopu učenja za koeficijent 10. Slike na ulazu bile su crno-bijele i dimenzija 28x28 osim na modelima gdje je naznačena dimenzija 224x224.</w:t>
      </w:r>
      <w:r w:rsidR="008735DE">
        <w:t xml:space="preserve"> Karakteristika dropout označuje primjenu padajućeg sloja vjerojatnosti 10% na izlaz konvolucije. </w:t>
      </w:r>
      <w:r w:rsidR="00DA503B">
        <w:t>Neovisno o tom sloju</w:t>
      </w:r>
      <w:r w:rsidR="008735DE">
        <w:t xml:space="preserve">, </w:t>
      </w:r>
      <w:r w:rsidR="00DA503B">
        <w:t>n</w:t>
      </w:r>
      <w:r w:rsidR="008735DE">
        <w:t>a</w:t>
      </w:r>
      <w:r w:rsidR="00DA503B">
        <w:t xml:space="preserve"> modele</w:t>
      </w:r>
      <w:r w:rsidR="008735DE">
        <w:t xml:space="preserve"> neuronske mreže Resnet18_dd primjenjivao se padajući sloj na ostatak prije zbrajanja s izlazom konvolucije.</w:t>
      </w:r>
    </w:p>
    <w:p w14:paraId="2C4ED53F" w14:textId="69010554" w:rsidR="00524BA9" w:rsidRDefault="00524BA9" w:rsidP="00524BA9">
      <w:pPr>
        <w:pStyle w:val="2Podnaslov"/>
      </w:pPr>
      <w:bookmarkStart w:id="416" w:name="_Toc96010260"/>
      <w:r>
        <w:t>4.13. Analiza mjerenja</w:t>
      </w:r>
      <w:bookmarkEnd w:id="416"/>
    </w:p>
    <w:p w14:paraId="67364792" w14:textId="5E3326E5" w:rsidR="00524BA9" w:rsidRDefault="0096353F" w:rsidP="00524BA9">
      <w:pPr>
        <w:pStyle w:val="4Tekst"/>
      </w:pPr>
      <w:r>
        <w:t xml:space="preserve">Većina </w:t>
      </w:r>
      <w:r w:rsidR="00DA503B">
        <w:t>mreža</w:t>
      </w:r>
      <w:r>
        <w:t xml:space="preserve"> </w:t>
      </w:r>
      <w:r w:rsidR="00DA503B">
        <w:t>približila se točnosti od 95%</w:t>
      </w:r>
      <w:r>
        <w:t xml:space="preserve">. S točnošću od 95.6%, </w:t>
      </w:r>
      <w:r w:rsidR="00DA503B">
        <w:t>model mreže</w:t>
      </w:r>
      <w:r>
        <w:t xml:space="preserve"> Resnet18_dd je za više od pola posto premaši</w:t>
      </w:r>
      <w:r w:rsidR="00DA503B">
        <w:t>o</w:t>
      </w:r>
      <w:r>
        <w:t xml:space="preserve"> ostale. </w:t>
      </w:r>
      <w:r w:rsidR="00B40412">
        <w:t>Razlog tomu je dubina mreže i kombinacija SGD optimizatora s mijenjajućom stopom učenja.</w:t>
      </w:r>
    </w:p>
    <w:p w14:paraId="39104154" w14:textId="630EDA56" w:rsidR="00DA503B" w:rsidRDefault="00DA503B" w:rsidP="00DA503B">
      <w:pPr>
        <w:pStyle w:val="3PodnaslovMali"/>
      </w:pPr>
      <w:bookmarkStart w:id="417" w:name="_Toc96010261"/>
      <w:r>
        <w:t>4.13.1. Optimizatori</w:t>
      </w:r>
      <w:r w:rsidR="00B5391C">
        <w:t xml:space="preserve"> i pretreniranje</w:t>
      </w:r>
      <w:bookmarkEnd w:id="417"/>
    </w:p>
    <w:p w14:paraId="13AEC4C0" w14:textId="6DE99F1D" w:rsidR="00DA503B" w:rsidRDefault="005F3783" w:rsidP="00DA503B">
      <w:pPr>
        <w:pStyle w:val="4Tekst"/>
      </w:pPr>
      <w:r>
        <w:t>U početnim treniranjima</w:t>
      </w:r>
      <w:r w:rsidR="00B44FEA">
        <w:t xml:space="preserve"> modela</w:t>
      </w:r>
      <w:r>
        <w:t>, korišten je isključivo Adam optimizator koji se pokazao najjednostavnijim za korištenje</w:t>
      </w:r>
      <w:r w:rsidR="00B44FEA">
        <w:t xml:space="preserve"> zbog automatskog postavljanja stope učenja. Međutim, iako je brzo dostizao visoke stope učenja, nakon određene točke ona je počela opadati i nastalo je pretreniranje.</w:t>
      </w:r>
    </w:p>
    <w:p w14:paraId="7A732D01" w14:textId="125983E8" w:rsidR="005F3783" w:rsidRPr="00DA503B" w:rsidRDefault="005F3783" w:rsidP="00DA503B">
      <w:pPr>
        <w:pStyle w:val="4Tekst"/>
      </w:pPr>
      <w:r>
        <w:t xml:space="preserve">Iz tog razloga, nekoliko najboljih modela trenirano je iznova sa SGD optimizatorom i korištenjem </w:t>
      </w:r>
      <w:r w:rsidR="00B44FEA">
        <w:t xml:space="preserve">objekta naziva lr_scheduler. Početna vrijednost stope učenja postavljena je na </w:t>
      </w:r>
      <m:oMath>
        <m:sSup>
          <m:sSupPr>
            <m:ctrlPr>
              <w:rPr>
                <w:rFonts w:ascii="Cambria Math" w:hAnsi="Cambria Math"/>
              </w:rPr>
            </m:ctrlPr>
          </m:sSupPr>
          <m:e>
            <m:r>
              <w:rPr>
                <w:rFonts w:ascii="Cambria Math" w:hAnsi="Cambria Math"/>
              </w:rPr>
              <m:t>10</m:t>
            </m:r>
          </m:e>
          <m:sup>
            <m:r>
              <w:rPr>
                <w:rFonts w:ascii="Cambria Math" w:hAnsi="Cambria Math"/>
              </w:rPr>
              <m:t>-3</m:t>
            </m:r>
          </m:sup>
        </m:sSup>
      </m:oMath>
      <w:r w:rsidR="00B44FEA">
        <w:t xml:space="preserve">, a svakih deset epoha smanjena je za koeficijent 10. Ova metoda pokazala se </w:t>
      </w:r>
      <w:r w:rsidR="0020229D">
        <w:t xml:space="preserve">sporijom, ali </w:t>
      </w:r>
      <w:r w:rsidR="00B44FEA">
        <w:t>robusnijom u konvergiranju prema najboljoj potencijalnoj točnosti mreže.</w:t>
      </w:r>
    </w:p>
    <w:p w14:paraId="59761317" w14:textId="610E9503" w:rsidR="00B40412" w:rsidRDefault="00E164C1" w:rsidP="00971D57">
      <w:pPr>
        <w:pStyle w:val="4Tekst"/>
      </w:pPr>
      <w:r>
        <w:t>Problem pretreniranja često ograniči napredak neuronskih mreža. U praksi se može uočiti stagnacijom ili opadanjem točnosti s vremenom.</w:t>
      </w:r>
      <w:r w:rsidR="0020229D">
        <w:t xml:space="preserve"> </w:t>
      </w:r>
      <w:r w:rsidR="00E36DF4">
        <w:t xml:space="preserve">U </w:t>
      </w:r>
      <w:r w:rsidR="0089675C">
        <w:t>nekolicini</w:t>
      </w:r>
      <w:r w:rsidR="00E36DF4">
        <w:t xml:space="preserve"> modela </w:t>
      </w:r>
      <w:r>
        <w:t xml:space="preserve">problem se pojavio, što se može zaključiti </w:t>
      </w:r>
      <w:r w:rsidR="0089675C">
        <w:t>iz razlike</w:t>
      </w:r>
      <w:r>
        <w:t xml:space="preserve"> posljednje i najbolje točnosti</w:t>
      </w:r>
      <w:r w:rsidR="00E36DF4">
        <w:t xml:space="preserve">. </w:t>
      </w:r>
      <w:r w:rsidR="00B40412">
        <w:t>Najpreciznija mreža ujedno je i najotpornija na pretreniranje</w:t>
      </w:r>
      <w:r w:rsidR="0089675C">
        <w:t xml:space="preserve"> s razlikom </w:t>
      </w:r>
      <w:r w:rsidR="0089675C">
        <w:lastRenderedPageBreak/>
        <w:t xml:space="preserve">točnosti </w:t>
      </w:r>
      <w:r w:rsidR="00E36DF4">
        <w:t>od 0.05%</w:t>
      </w:r>
      <w:r>
        <w:t xml:space="preserve">. Razlike u </w:t>
      </w:r>
      <w:r w:rsidR="00F3286D">
        <w:t>manje otpornim</w:t>
      </w:r>
      <w:r>
        <w:t xml:space="preserve"> mrežama iznose do 0.5% blokirajući daljnji napredak mreže.</w:t>
      </w:r>
    </w:p>
    <w:p w14:paraId="4B7921BF" w14:textId="4A551BB0" w:rsidR="00E164C1" w:rsidRDefault="00E164C1" w:rsidP="00971D57">
      <w:pPr>
        <w:pStyle w:val="4Tekst"/>
      </w:pPr>
      <w:r>
        <w:t>Rješenje problemu, što je također vidljivo u tablici, je korištenje metode padajućeg sloja, kao i metode ostatka. Mreža Resnet_dd sadrži obje metode</w:t>
      </w:r>
      <w:r w:rsidR="00DA503B">
        <w:t xml:space="preserve"> te iz tog razloga očekivano je vidjeti mnoge njene varijacije na tablici najboljih modela.</w:t>
      </w:r>
    </w:p>
    <w:p w14:paraId="3E141690" w14:textId="23B2742C" w:rsidR="001A3177" w:rsidRDefault="001A3177" w:rsidP="00971D57">
      <w:pPr>
        <w:pStyle w:val="4Tekst"/>
      </w:pPr>
      <w:r>
        <w:br w:type="page"/>
      </w:r>
    </w:p>
    <w:p w14:paraId="7D08C0C5" w14:textId="77777777" w:rsidR="00823762" w:rsidRPr="00823762" w:rsidDel="00C93C8F" w:rsidRDefault="00823762" w:rsidP="00823762">
      <w:pPr>
        <w:pStyle w:val="4Tekst"/>
        <w:rPr>
          <w:del w:id="418" w:author="Stjepan Salopek (ssalopek)" w:date="2021-09-13T16:30:00Z"/>
        </w:rPr>
      </w:pPr>
    </w:p>
    <w:p w14:paraId="54B8B50F" w14:textId="0AEA49F8" w:rsidR="00BB6411" w:rsidDel="00C93C8F" w:rsidRDefault="00BB6411" w:rsidP="00197D8B">
      <w:pPr>
        <w:pStyle w:val="4Tekst"/>
        <w:rPr>
          <w:del w:id="419" w:author="Stjepan Salopek (ssalopek)" w:date="2021-09-13T16:30:00Z"/>
          <w:sz w:val="28"/>
          <w:szCs w:val="32"/>
        </w:rPr>
      </w:pPr>
      <w:del w:id="420" w:author="Stjepan Salopek (ssalopek)" w:date="2021-09-13T16:30:00Z">
        <w:r w:rsidDel="00C93C8F">
          <w:br w:type="page"/>
        </w:r>
      </w:del>
    </w:p>
    <w:p w14:paraId="34A43BA5" w14:textId="15FA7487" w:rsidR="00D366C7" w:rsidRDefault="00FC14EF" w:rsidP="00D366C7">
      <w:pPr>
        <w:pStyle w:val="1Naslov"/>
      </w:pPr>
      <w:bookmarkStart w:id="421" w:name="_Toc96010262"/>
      <w:r>
        <w:t>5</w:t>
      </w:r>
      <w:ins w:id="422" w:author="Stjepan Salopek (ssalopek)" w:date="2021-09-09T15:12:00Z">
        <w:r w:rsidR="00C94B37">
          <w:t>.</w:t>
        </w:r>
      </w:ins>
      <w:r w:rsidR="0062607B">
        <w:t xml:space="preserve"> ZAKLJUČAK</w:t>
      </w:r>
      <w:bookmarkEnd w:id="421"/>
    </w:p>
    <w:p w14:paraId="7B68C4C2" w14:textId="77777777" w:rsidR="0020229D" w:rsidRDefault="00C169E2" w:rsidP="00D070B8">
      <w:pPr>
        <w:pStyle w:val="4Tekst"/>
      </w:pPr>
      <w:r>
        <w:t xml:space="preserve">Kroz </w:t>
      </w:r>
      <w:r w:rsidR="00AA3E5F">
        <w:t>seminarski rad predstavljeno je područje</w:t>
      </w:r>
      <w:r w:rsidR="00B00B31">
        <w:t xml:space="preserve"> strojnog učenja kroz teoriju i praktični rad</w:t>
      </w:r>
      <w:r w:rsidR="00AA3E5F">
        <w:t>.</w:t>
      </w:r>
      <w:r w:rsidR="00B00B31">
        <w:t xml:space="preserve"> Uz teoriju potrebnu za prepoznavanje teksta iz slika,</w:t>
      </w:r>
      <w:r w:rsidR="00690B74">
        <w:t xml:space="preserve"> analizirano je tržište i potencijal strojnog učenja u suvremenom svijetu. </w:t>
      </w:r>
      <w:r w:rsidR="004362F1">
        <w:t>P</w:t>
      </w:r>
      <w:r w:rsidR="00690B74">
        <w:t xml:space="preserve">rikazani su i primjeri </w:t>
      </w:r>
      <w:r w:rsidR="004A2F7A">
        <w:t xml:space="preserve">u kojima se </w:t>
      </w:r>
      <w:r w:rsidR="00D070B8">
        <w:t xml:space="preserve">ono </w:t>
      </w:r>
      <w:r w:rsidR="004A2F7A">
        <w:t>koristi.</w:t>
      </w:r>
    </w:p>
    <w:p w14:paraId="6BA45E18" w14:textId="7D51300C" w:rsidR="004362F1" w:rsidRDefault="00D070B8" w:rsidP="00D070B8">
      <w:pPr>
        <w:pStyle w:val="4Tekst"/>
      </w:pPr>
      <w:r>
        <w:t>Nadalje, opisana je izrada projekta</w:t>
      </w:r>
      <w:r w:rsidR="000C4D57">
        <w:t xml:space="preserve"> aplikacije za prepoznavanje teksta iz slika kroz programski jezik Python.</w:t>
      </w:r>
      <w:r w:rsidR="00860104">
        <w:t>Kroz izradu praktičnog rada obuhvaćeni su svi dijelovi izrađivanja projekta, od razvojnog okruženja i slika korištenih za prepoznavanje, do logike iza kreiranja modela neuronske mreže. Navedeni su svi korišteni modeli i njihove varijacije. Prikazani su rezultati mjerenjâ istreniranih modela i izvedeni zaključci na temelju rezultata. Dostigla se najviša točnost prepoznavanja od 95,6%.</w:t>
      </w:r>
    </w:p>
    <w:p w14:paraId="61A38A73" w14:textId="77777777" w:rsidR="004362F1" w:rsidDel="00B230D0" w:rsidRDefault="004362F1" w:rsidP="00D070B8">
      <w:pPr>
        <w:pStyle w:val="4Tekst"/>
        <w:rPr>
          <w:del w:id="423" w:author="Stjepan Salopek (ssalopek)" w:date="2021-09-09T17:14:00Z"/>
        </w:rPr>
      </w:pPr>
    </w:p>
    <w:p w14:paraId="447A6D39" w14:textId="64EF7910" w:rsidR="004B5C62" w:rsidRDefault="004B5C62" w:rsidP="00D070B8">
      <w:pPr>
        <w:pStyle w:val="4Tekst"/>
      </w:pPr>
      <w:r>
        <w:br w:type="page"/>
      </w:r>
    </w:p>
    <w:bookmarkStart w:id="424" w:name="_Toc96010263" w:displacedByCustomXml="next"/>
    <w:sdt>
      <w:sdtPr>
        <w:rPr>
          <w:rFonts w:asciiTheme="minorHAnsi" w:eastAsiaTheme="minorHAnsi" w:hAnsiTheme="minorHAnsi" w:cstheme="minorBidi"/>
          <w:spacing w:val="15"/>
          <w:sz w:val="22"/>
          <w:szCs w:val="22"/>
        </w:rPr>
        <w:id w:val="-1511830819"/>
        <w:docPartObj>
          <w:docPartGallery w:val="Bibliographies"/>
          <w:docPartUnique/>
        </w:docPartObj>
      </w:sdtPr>
      <w:sdtEndPr>
        <w:rPr>
          <w:rFonts w:ascii="Times New Roman" w:eastAsiaTheme="minorEastAsia" w:hAnsi="Times New Roman"/>
          <w:sz w:val="24"/>
          <w:szCs w:val="24"/>
        </w:rPr>
      </w:sdtEndPr>
      <w:sdtContent>
        <w:p w14:paraId="06F34C30" w14:textId="4A8946B5" w:rsidR="00931B99" w:rsidRPr="00931B99" w:rsidRDefault="00B9548F" w:rsidP="00931B99">
          <w:pPr>
            <w:pStyle w:val="1Naslov"/>
          </w:pPr>
          <w:r>
            <w:t>Popis literature</w:t>
          </w:r>
          <w:bookmarkEnd w:id="424"/>
        </w:p>
        <w:sdt>
          <w:sdtPr>
            <w:rPr>
              <w:rFonts w:eastAsiaTheme="minorEastAsia" w:cstheme="minorBidi"/>
              <w:spacing w:val="15"/>
              <w:sz w:val="24"/>
              <w:szCs w:val="22"/>
            </w:rPr>
            <w:id w:val="111145805"/>
            <w:bibliography/>
          </w:sdtPr>
          <w:sdtEndPr>
            <w:rPr>
              <w:szCs w:val="24"/>
            </w:rPr>
          </w:sdtEndPr>
          <w:sdtContent>
            <w:p w14:paraId="67F9293B" w14:textId="77777777" w:rsidR="00931B99" w:rsidRPr="00931B99" w:rsidRDefault="00B9548F" w:rsidP="00931B99">
              <w:pPr>
                <w:pStyle w:val="1Naslov"/>
              </w:pPr>
              <w:r w:rsidRPr="00931B99">
                <w:rPr>
                  <w:sz w:val="24"/>
                  <w:szCs w:val="24"/>
                </w:rPr>
                <w:fldChar w:fldCharType="begin"/>
              </w:r>
              <w:r w:rsidRPr="00931B99">
                <w:rPr>
                  <w:sz w:val="24"/>
                  <w:szCs w:val="24"/>
                </w:rPr>
                <w:instrText>BIBLIOGRAPHY</w:instrText>
              </w:r>
              <w:r w:rsidRPr="00931B99">
                <w:rPr>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96"/>
              </w:tblGrid>
              <w:tr w:rsidR="00931B99" w:rsidRPr="00931B99" w14:paraId="198908EC" w14:textId="77777777">
                <w:trPr>
                  <w:divId w:val="1997033520"/>
                  <w:tblCellSpacing w:w="15" w:type="dxa"/>
                </w:trPr>
                <w:tc>
                  <w:tcPr>
                    <w:tcW w:w="50" w:type="pct"/>
                    <w:hideMark/>
                  </w:tcPr>
                  <w:p w14:paraId="73E4690C" w14:textId="3D1D142A" w:rsidR="00931B99" w:rsidRPr="00931B99" w:rsidRDefault="00931B99" w:rsidP="00931B99">
                    <w:pPr>
                      <w:pStyle w:val="Bibliography"/>
                      <w:spacing w:line="360" w:lineRule="auto"/>
                      <w:rPr>
                        <w:noProof/>
                        <w:sz w:val="24"/>
                        <w:szCs w:val="24"/>
                        <w:lang w:val="en-GB"/>
                      </w:rPr>
                    </w:pPr>
                    <w:r w:rsidRPr="00931B99">
                      <w:rPr>
                        <w:noProof/>
                        <w:sz w:val="24"/>
                        <w:szCs w:val="24"/>
                        <w:lang w:val="en-GB"/>
                      </w:rPr>
                      <w:t xml:space="preserve">[1] </w:t>
                    </w:r>
                  </w:p>
                </w:tc>
                <w:tc>
                  <w:tcPr>
                    <w:tcW w:w="0" w:type="auto"/>
                    <w:hideMark/>
                  </w:tcPr>
                  <w:p w14:paraId="1C9EF77C" w14:textId="77777777" w:rsidR="00931B99" w:rsidRPr="00931B99" w:rsidRDefault="00931B99" w:rsidP="00931B99">
                    <w:pPr>
                      <w:pStyle w:val="Bibliography"/>
                      <w:spacing w:line="360" w:lineRule="auto"/>
                      <w:rPr>
                        <w:noProof/>
                        <w:sz w:val="24"/>
                        <w:szCs w:val="24"/>
                        <w:lang w:val="en-GB"/>
                      </w:rPr>
                    </w:pPr>
                    <w:r w:rsidRPr="00931B99">
                      <w:rPr>
                        <w:noProof/>
                        <w:sz w:val="24"/>
                        <w:szCs w:val="24"/>
                        <w:lang w:val="en-GB"/>
                      </w:rPr>
                      <w:t xml:space="preserve">Anderson, Dede, Fontana, Panikkar, Taylor and Waugh, World Book Encyclopedia, Chicago: World Book Inc., 2019. </w:t>
                    </w:r>
                  </w:p>
                </w:tc>
              </w:tr>
              <w:tr w:rsidR="00931B99" w:rsidRPr="00931B99" w14:paraId="7D838BD0" w14:textId="77777777">
                <w:trPr>
                  <w:divId w:val="1997033520"/>
                  <w:tblCellSpacing w:w="15" w:type="dxa"/>
                </w:trPr>
                <w:tc>
                  <w:tcPr>
                    <w:tcW w:w="50" w:type="pct"/>
                    <w:hideMark/>
                  </w:tcPr>
                  <w:p w14:paraId="3927F40A"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[2] </w:t>
                    </w:r>
                  </w:p>
                </w:tc>
                <w:tc>
                  <w:tcPr>
                    <w:tcW w:w="0" w:type="auto"/>
                    <w:hideMark/>
                  </w:tcPr>
                  <w:p w14:paraId="4CCA0736"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Ž. Panian, Informatički Enciklopedijski Rječnik (M-Z), Zagreb: Europapress holding d.o.o, 2005. </w:t>
                    </w:r>
                  </w:p>
                </w:tc>
              </w:tr>
              <w:tr w:rsidR="00931B99" w:rsidRPr="00931B99" w14:paraId="37882B53" w14:textId="77777777">
                <w:trPr>
                  <w:divId w:val="1997033520"/>
                  <w:tblCellSpacing w:w="15" w:type="dxa"/>
                </w:trPr>
                <w:tc>
                  <w:tcPr>
                    <w:tcW w:w="50" w:type="pct"/>
                    <w:hideMark/>
                  </w:tcPr>
                  <w:p w14:paraId="3A97ABAA"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[3] </w:t>
                    </w:r>
                  </w:p>
                </w:tc>
                <w:tc>
                  <w:tcPr>
                    <w:tcW w:w="0" w:type="auto"/>
                    <w:hideMark/>
                  </w:tcPr>
                  <w:p w14:paraId="67A17165"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C. M. B. Dana H. Ballard, Computer Vision, Englewood Cliffs: Prentice-Hall Inc., 1982. </w:t>
                    </w:r>
                  </w:p>
                </w:tc>
              </w:tr>
              <w:tr w:rsidR="00931B99" w:rsidRPr="00931B99" w14:paraId="3DD0F6B4" w14:textId="77777777">
                <w:trPr>
                  <w:divId w:val="1997033520"/>
                  <w:tblCellSpacing w:w="15" w:type="dxa"/>
                </w:trPr>
                <w:tc>
                  <w:tcPr>
                    <w:tcW w:w="50" w:type="pct"/>
                    <w:hideMark/>
                  </w:tcPr>
                  <w:p w14:paraId="7DF2DDC0"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[4] </w:t>
                    </w:r>
                  </w:p>
                </w:tc>
                <w:tc>
                  <w:tcPr>
                    <w:tcW w:w="0" w:type="auto"/>
                    <w:hideMark/>
                  </w:tcPr>
                  <w:p w14:paraId="6931FD58"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J. J. Hopfield, »Neural networks and physical systems with emergent collective computational abilities,« </w:t>
                    </w:r>
                    <w:r w:rsidRPr="00931B99">
                      <w:rPr>
                        <w:i/>
                        <w:iCs/>
                        <w:noProof/>
                        <w:sz w:val="24"/>
                        <w:szCs w:val="24"/>
                      </w:rPr>
                      <w:t xml:space="preserve">Proceedings of the National Academy of Sciences of the United States of America, </w:t>
                    </w:r>
                    <w:r w:rsidRPr="00931B99">
                      <w:rPr>
                        <w:noProof/>
                        <w:sz w:val="24"/>
                        <w:szCs w:val="24"/>
                      </w:rPr>
                      <w:t xml:space="preserve">pp. 2554-2558, Travanj 1982. </w:t>
                    </w:r>
                  </w:p>
                </w:tc>
              </w:tr>
              <w:tr w:rsidR="00931B99" w:rsidRPr="00931B99" w14:paraId="4910FC30" w14:textId="77777777">
                <w:trPr>
                  <w:divId w:val="1997033520"/>
                  <w:tblCellSpacing w:w="15" w:type="dxa"/>
                </w:trPr>
                <w:tc>
                  <w:tcPr>
                    <w:tcW w:w="50" w:type="pct"/>
                    <w:hideMark/>
                  </w:tcPr>
                  <w:p w14:paraId="14953A26"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[5] </w:t>
                    </w:r>
                  </w:p>
                </w:tc>
                <w:tc>
                  <w:tcPr>
                    <w:tcW w:w="0" w:type="auto"/>
                    <w:hideMark/>
                  </w:tcPr>
                  <w:p w14:paraId="3BE486B7" w14:textId="720683E1" w:rsidR="00931B99" w:rsidRPr="00931B99" w:rsidRDefault="00931B99" w:rsidP="00931B99">
                    <w:pPr>
                      <w:pStyle w:val="Bibliography"/>
                      <w:spacing w:line="360" w:lineRule="auto"/>
                      <w:rPr>
                        <w:noProof/>
                        <w:sz w:val="24"/>
                        <w:szCs w:val="24"/>
                      </w:rPr>
                    </w:pPr>
                    <w:r w:rsidRPr="00931B99">
                      <w:rPr>
                        <w:noProof/>
                        <w:sz w:val="24"/>
                        <w:szCs w:val="24"/>
                      </w:rPr>
                      <w:t>»indeed,« [Mrežno]. Available: https://www.indeed.com/career/machine-learning-engineer/salaries?from=c</w:t>
                    </w:r>
                    <w:r>
                      <w:rPr>
                        <w:noProof/>
                        <w:sz w:val="24"/>
                        <w:szCs w:val="24"/>
                      </w:rPr>
                      <w:softHyphen/>
                    </w:r>
                    <w:r w:rsidRPr="00931B99">
                      <w:rPr>
                        <w:noProof/>
                        <w:sz w:val="24"/>
                        <w:szCs w:val="24"/>
                      </w:rPr>
                      <w:t>areer.</w:t>
                    </w:r>
                  </w:p>
                </w:tc>
              </w:tr>
              <w:tr w:rsidR="00931B99" w:rsidRPr="00931B99" w14:paraId="1444F67F" w14:textId="77777777">
                <w:trPr>
                  <w:divId w:val="1997033520"/>
                  <w:tblCellSpacing w:w="15" w:type="dxa"/>
                </w:trPr>
                <w:tc>
                  <w:tcPr>
                    <w:tcW w:w="50" w:type="pct"/>
                    <w:hideMark/>
                  </w:tcPr>
                  <w:p w14:paraId="2BA791E2"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[6] </w:t>
                    </w:r>
                  </w:p>
                </w:tc>
                <w:tc>
                  <w:tcPr>
                    <w:tcW w:w="0" w:type="auto"/>
                    <w:hideMark/>
                  </w:tcPr>
                  <w:p w14:paraId="569459C6" w14:textId="77777777" w:rsidR="00931B99" w:rsidRPr="00931B99" w:rsidRDefault="00931B99" w:rsidP="00931B99">
                    <w:pPr>
                      <w:pStyle w:val="Bibliography"/>
                      <w:spacing w:line="360" w:lineRule="auto"/>
                      <w:rPr>
                        <w:noProof/>
                        <w:sz w:val="24"/>
                        <w:szCs w:val="24"/>
                      </w:rPr>
                    </w:pPr>
                    <w:r w:rsidRPr="00931B99">
                      <w:rPr>
                        <w:noProof/>
                        <w:sz w:val="24"/>
                        <w:szCs w:val="24"/>
                      </w:rPr>
                      <w:t>B. Hayer, »Business Broadway,« 8 Travanj 2018. [Mrežno]. Available: https://businessoverbroadway.com/2018/04/08/salaries-of-data-scientists-and-machine-learning-engineers-from-around-the-world/.</w:t>
                    </w:r>
                  </w:p>
                </w:tc>
              </w:tr>
              <w:tr w:rsidR="00931B99" w:rsidRPr="00931B99" w14:paraId="571A5478" w14:textId="77777777">
                <w:trPr>
                  <w:divId w:val="1997033520"/>
                  <w:tblCellSpacing w:w="15" w:type="dxa"/>
                </w:trPr>
                <w:tc>
                  <w:tcPr>
                    <w:tcW w:w="50" w:type="pct"/>
                    <w:hideMark/>
                  </w:tcPr>
                  <w:p w14:paraId="34B11964"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[7] </w:t>
                    </w:r>
                  </w:p>
                </w:tc>
                <w:tc>
                  <w:tcPr>
                    <w:tcW w:w="0" w:type="auto"/>
                    <w:hideMark/>
                  </w:tcPr>
                  <w:p w14:paraId="0927CE19" w14:textId="77777777" w:rsidR="00931B99" w:rsidRPr="00931B99" w:rsidRDefault="00931B99" w:rsidP="00931B99">
                    <w:pPr>
                      <w:pStyle w:val="Bibliography"/>
                      <w:spacing w:line="360" w:lineRule="auto"/>
                      <w:rPr>
                        <w:noProof/>
                        <w:sz w:val="24"/>
                        <w:szCs w:val="24"/>
                      </w:rPr>
                    </w:pPr>
                    <w:r w:rsidRPr="00931B99">
                      <w:rPr>
                        <w:noProof/>
                        <w:sz w:val="24"/>
                        <w:szCs w:val="24"/>
                      </w:rPr>
                      <w:t>»EL-PRO-CUS,« [Mrežno]. Available: https://www.elprocus.com/artificial-neural-networks-ann-and-their-types/.</w:t>
                    </w:r>
                  </w:p>
                </w:tc>
              </w:tr>
              <w:tr w:rsidR="00931B99" w:rsidRPr="00931B99" w14:paraId="20A32EA3" w14:textId="77777777">
                <w:trPr>
                  <w:divId w:val="1997033520"/>
                  <w:tblCellSpacing w:w="15" w:type="dxa"/>
                </w:trPr>
                <w:tc>
                  <w:tcPr>
                    <w:tcW w:w="50" w:type="pct"/>
                    <w:hideMark/>
                  </w:tcPr>
                  <w:p w14:paraId="2827730F"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[8] </w:t>
                    </w:r>
                  </w:p>
                </w:tc>
                <w:tc>
                  <w:tcPr>
                    <w:tcW w:w="0" w:type="auto"/>
                    <w:hideMark/>
                  </w:tcPr>
                  <w:p w14:paraId="0C75DCC5"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»Design and evolution of modular neural network architectures,« </w:t>
                    </w:r>
                    <w:r w:rsidRPr="00931B99">
                      <w:rPr>
                        <w:i/>
                        <w:iCs/>
                        <w:noProof/>
                        <w:sz w:val="24"/>
                        <w:szCs w:val="24"/>
                      </w:rPr>
                      <w:t xml:space="preserve">Neural Networks, Svezak 7, Izdanje 6-7, </w:t>
                    </w:r>
                    <w:r w:rsidRPr="00931B99">
                      <w:rPr>
                        <w:noProof/>
                        <w:sz w:val="24"/>
                        <w:szCs w:val="24"/>
                      </w:rPr>
                      <w:t xml:space="preserve">pp. 985-1004, 1994. </w:t>
                    </w:r>
                  </w:p>
                </w:tc>
              </w:tr>
              <w:tr w:rsidR="00931B99" w:rsidRPr="00931B99" w14:paraId="2086A6C5" w14:textId="77777777">
                <w:trPr>
                  <w:divId w:val="1997033520"/>
                  <w:tblCellSpacing w:w="15" w:type="dxa"/>
                </w:trPr>
                <w:tc>
                  <w:tcPr>
                    <w:tcW w:w="50" w:type="pct"/>
                    <w:hideMark/>
                  </w:tcPr>
                  <w:p w14:paraId="2F40D81E"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[9] </w:t>
                    </w:r>
                  </w:p>
                </w:tc>
                <w:tc>
                  <w:tcPr>
                    <w:tcW w:w="0" w:type="auto"/>
                    <w:hideMark/>
                  </w:tcPr>
                  <w:p w14:paraId="65AFB383"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P. Tahmasebi i H. Ardeshir, »Application of a Modular Feedforward Neural Network for Grade Estimation,« </w:t>
                    </w:r>
                    <w:r w:rsidRPr="00931B99">
                      <w:rPr>
                        <w:i/>
                        <w:iCs/>
                        <w:noProof/>
                        <w:sz w:val="24"/>
                        <w:szCs w:val="24"/>
                      </w:rPr>
                      <w:t xml:space="preserve">Natural Resources Research, </w:t>
                    </w:r>
                    <w:r w:rsidRPr="00931B99">
                      <w:rPr>
                        <w:noProof/>
                        <w:sz w:val="24"/>
                        <w:szCs w:val="24"/>
                      </w:rPr>
                      <w:t xml:space="preserve">pp. 25-32, 21 Siječanj 2011. </w:t>
                    </w:r>
                  </w:p>
                </w:tc>
              </w:tr>
              <w:tr w:rsidR="00931B99" w:rsidRPr="00931B99" w14:paraId="76F1AA16" w14:textId="77777777">
                <w:trPr>
                  <w:divId w:val="1997033520"/>
                  <w:tblCellSpacing w:w="15" w:type="dxa"/>
                </w:trPr>
                <w:tc>
                  <w:tcPr>
                    <w:tcW w:w="50" w:type="pct"/>
                    <w:hideMark/>
                  </w:tcPr>
                  <w:p w14:paraId="68B8A8E8"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[10] </w:t>
                    </w:r>
                  </w:p>
                </w:tc>
                <w:tc>
                  <w:tcPr>
                    <w:tcW w:w="0" w:type="auto"/>
                    <w:hideMark/>
                  </w:tcPr>
                  <w:p w14:paraId="0F34C837" w14:textId="77777777" w:rsidR="00931B99" w:rsidRPr="00931B99" w:rsidRDefault="00931B99" w:rsidP="00931B99">
                    <w:pPr>
                      <w:pStyle w:val="Bibliography"/>
                      <w:spacing w:line="360" w:lineRule="auto"/>
                      <w:rPr>
                        <w:noProof/>
                        <w:sz w:val="24"/>
                        <w:szCs w:val="24"/>
                      </w:rPr>
                    </w:pPr>
                    <w:r w:rsidRPr="00931B99">
                      <w:rPr>
                        <w:noProof/>
                        <w:sz w:val="24"/>
                        <w:szCs w:val="24"/>
                      </w:rPr>
                      <w:t>F. Careers, »Facebook,« 15 Siječanj 2020. [Mrežno]. Available: https://www.facebook.com/careers/life/machine-learning-at-facebook.</w:t>
                    </w:r>
                  </w:p>
                </w:tc>
              </w:tr>
              <w:tr w:rsidR="00931B99" w:rsidRPr="00931B99" w14:paraId="3C652FE6" w14:textId="77777777">
                <w:trPr>
                  <w:divId w:val="1997033520"/>
                  <w:tblCellSpacing w:w="15" w:type="dxa"/>
                </w:trPr>
                <w:tc>
                  <w:tcPr>
                    <w:tcW w:w="50" w:type="pct"/>
                    <w:hideMark/>
                  </w:tcPr>
                  <w:p w14:paraId="30171277"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[11] </w:t>
                    </w:r>
                  </w:p>
                </w:tc>
                <w:tc>
                  <w:tcPr>
                    <w:tcW w:w="0" w:type="auto"/>
                    <w:hideMark/>
                  </w:tcPr>
                  <w:p w14:paraId="002C3E78"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B. Shi, X. Bai i C. Yao, »An End-to-End Trainable Neural Network for Image-based Sequence Recognition and Its Application to Scene Text Recognition,« 21 Srpanj 2015. </w:t>
                    </w:r>
                    <w:r w:rsidRPr="00931B99">
                      <w:rPr>
                        <w:noProof/>
                        <w:sz w:val="24"/>
                        <w:szCs w:val="24"/>
                      </w:rPr>
                      <w:lastRenderedPageBreak/>
                      <w:t>[Mrežno]. Available: https://arxiv.org/pdf/1507.05717.pdf.</w:t>
                    </w:r>
                  </w:p>
                </w:tc>
              </w:tr>
              <w:tr w:rsidR="00931B99" w:rsidRPr="00931B99" w14:paraId="4A099E21" w14:textId="77777777">
                <w:trPr>
                  <w:divId w:val="1997033520"/>
                  <w:tblCellSpacing w:w="15" w:type="dxa"/>
                </w:trPr>
                <w:tc>
                  <w:tcPr>
                    <w:tcW w:w="50" w:type="pct"/>
                    <w:hideMark/>
                  </w:tcPr>
                  <w:p w14:paraId="10EB6E24" w14:textId="77777777" w:rsidR="00931B99" w:rsidRPr="00931B99" w:rsidRDefault="00931B99" w:rsidP="00931B99">
                    <w:pPr>
                      <w:pStyle w:val="Bibliography"/>
                      <w:spacing w:line="360" w:lineRule="auto"/>
                      <w:rPr>
                        <w:noProof/>
                        <w:sz w:val="24"/>
                        <w:szCs w:val="24"/>
                      </w:rPr>
                    </w:pPr>
                    <w:r w:rsidRPr="00931B99">
                      <w:rPr>
                        <w:noProof/>
                        <w:sz w:val="24"/>
                        <w:szCs w:val="24"/>
                      </w:rPr>
                      <w:lastRenderedPageBreak/>
                      <w:t xml:space="preserve">[12] </w:t>
                    </w:r>
                  </w:p>
                </w:tc>
                <w:tc>
                  <w:tcPr>
                    <w:tcW w:w="0" w:type="auto"/>
                    <w:hideMark/>
                  </w:tcPr>
                  <w:p w14:paraId="32ED05F0" w14:textId="77777777" w:rsidR="00931B99" w:rsidRPr="00931B99" w:rsidRDefault="00931B99" w:rsidP="00931B99">
                    <w:pPr>
                      <w:pStyle w:val="Bibliography"/>
                      <w:spacing w:line="360" w:lineRule="auto"/>
                      <w:rPr>
                        <w:noProof/>
                        <w:sz w:val="24"/>
                        <w:szCs w:val="24"/>
                      </w:rPr>
                    </w:pPr>
                    <w:r w:rsidRPr="00931B99">
                      <w:rPr>
                        <w:noProof/>
                        <w:sz w:val="24"/>
                        <w:szCs w:val="24"/>
                      </w:rPr>
                      <w:t>»Oxford - Data set,« [Mrežno]. Available: https://www.oxfordlearnersdictionaries.com/definition/english/data-set?q=data+set.</w:t>
                    </w:r>
                  </w:p>
                </w:tc>
              </w:tr>
              <w:tr w:rsidR="00931B99" w:rsidRPr="00931B99" w14:paraId="03379346" w14:textId="77777777">
                <w:trPr>
                  <w:divId w:val="1997033520"/>
                  <w:tblCellSpacing w:w="15" w:type="dxa"/>
                </w:trPr>
                <w:tc>
                  <w:tcPr>
                    <w:tcW w:w="50" w:type="pct"/>
                    <w:hideMark/>
                  </w:tcPr>
                  <w:p w14:paraId="6E043EF0"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[13] </w:t>
                    </w:r>
                  </w:p>
                </w:tc>
                <w:tc>
                  <w:tcPr>
                    <w:tcW w:w="0" w:type="auto"/>
                    <w:hideMark/>
                  </w:tcPr>
                  <w:p w14:paraId="33EF6D0E" w14:textId="77777777" w:rsidR="00931B99" w:rsidRPr="00931B99" w:rsidRDefault="00931B99" w:rsidP="00931B99">
                    <w:pPr>
                      <w:pStyle w:val="Bibliography"/>
                      <w:spacing w:line="360" w:lineRule="auto"/>
                      <w:rPr>
                        <w:noProof/>
                        <w:sz w:val="24"/>
                        <w:szCs w:val="24"/>
                      </w:rPr>
                    </w:pPr>
                    <w:r w:rsidRPr="00931B99">
                      <w:rPr>
                        <w:noProof/>
                        <w:sz w:val="24"/>
                        <w:szCs w:val="24"/>
                      </w:rPr>
                      <w:t>S. An, M. Lee, S. Park, H. Yang i J. So, »arXiv - MnistSimpleCNN,« 5 8 2020. [Mrežno]. Available: https://arxiv.org/pdf/2008.10400v2.pdf.</w:t>
                    </w:r>
                  </w:p>
                </w:tc>
              </w:tr>
              <w:tr w:rsidR="00931B99" w:rsidRPr="00931B99" w14:paraId="7F21EA17" w14:textId="77777777">
                <w:trPr>
                  <w:divId w:val="1997033520"/>
                  <w:tblCellSpacing w:w="15" w:type="dxa"/>
                </w:trPr>
                <w:tc>
                  <w:tcPr>
                    <w:tcW w:w="50" w:type="pct"/>
                    <w:hideMark/>
                  </w:tcPr>
                  <w:p w14:paraId="06198819"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[14] </w:t>
                    </w:r>
                  </w:p>
                </w:tc>
                <w:tc>
                  <w:tcPr>
                    <w:tcW w:w="0" w:type="auto"/>
                    <w:hideMark/>
                  </w:tcPr>
                  <w:p w14:paraId="1C86EC3F" w14:textId="77777777" w:rsidR="00931B99" w:rsidRPr="00931B99" w:rsidRDefault="00931B99" w:rsidP="00931B99">
                    <w:pPr>
                      <w:pStyle w:val="Bibliography"/>
                      <w:spacing w:line="360" w:lineRule="auto"/>
                      <w:rPr>
                        <w:noProof/>
                        <w:sz w:val="24"/>
                        <w:szCs w:val="24"/>
                      </w:rPr>
                    </w:pPr>
                    <w:r w:rsidRPr="00931B99">
                      <w:rPr>
                        <w:noProof/>
                        <w:sz w:val="24"/>
                        <w:szCs w:val="24"/>
                      </w:rPr>
                      <w:t>S. H. Hasanpour, M. Rouhani, M. Fayyaz i M. Sabokrou, »arXiv - SimpleNet,« 14 2 2018. [Mrežno]. Available: https://arxiv.org/pdf/1608.06037v7.pdf.</w:t>
                    </w:r>
                  </w:p>
                </w:tc>
              </w:tr>
              <w:tr w:rsidR="00931B99" w:rsidRPr="00931B99" w14:paraId="7BEA92CA" w14:textId="77777777">
                <w:trPr>
                  <w:divId w:val="1997033520"/>
                  <w:tblCellSpacing w:w="15" w:type="dxa"/>
                </w:trPr>
                <w:tc>
                  <w:tcPr>
                    <w:tcW w:w="50" w:type="pct"/>
                    <w:hideMark/>
                  </w:tcPr>
                  <w:p w14:paraId="531E74AB"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[15] </w:t>
                    </w:r>
                  </w:p>
                </w:tc>
                <w:tc>
                  <w:tcPr>
                    <w:tcW w:w="0" w:type="auto"/>
                    <w:hideMark/>
                  </w:tcPr>
                  <w:p w14:paraId="526EB38A" w14:textId="77777777" w:rsidR="00931B99" w:rsidRPr="00931B99" w:rsidRDefault="00931B99" w:rsidP="00931B99">
                    <w:pPr>
                      <w:pStyle w:val="Bibliography"/>
                      <w:spacing w:line="360" w:lineRule="auto"/>
                      <w:rPr>
                        <w:noProof/>
                        <w:sz w:val="24"/>
                        <w:szCs w:val="24"/>
                      </w:rPr>
                    </w:pPr>
                    <w:r w:rsidRPr="00931B99">
                      <w:rPr>
                        <w:noProof/>
                        <w:sz w:val="24"/>
                        <w:szCs w:val="24"/>
                      </w:rPr>
                      <w:t>K. He, X. Zhang, S. Ren i J. Sun, »arXiv - Deep Residual Learning for Image Recognition,« 10 12 2015. [Mrežno]. Available: https://arxiv.org/pdf/1512.03385.pdf.</w:t>
                    </w:r>
                  </w:p>
                </w:tc>
              </w:tr>
              <w:tr w:rsidR="00931B99" w:rsidRPr="00931B99" w14:paraId="2CE668C0" w14:textId="77777777">
                <w:trPr>
                  <w:divId w:val="1997033520"/>
                  <w:tblCellSpacing w:w="15" w:type="dxa"/>
                </w:trPr>
                <w:tc>
                  <w:tcPr>
                    <w:tcW w:w="50" w:type="pct"/>
                    <w:hideMark/>
                  </w:tcPr>
                  <w:p w14:paraId="710E5188"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[16] </w:t>
                    </w:r>
                  </w:p>
                </w:tc>
                <w:tc>
                  <w:tcPr>
                    <w:tcW w:w="0" w:type="auto"/>
                    <w:hideMark/>
                  </w:tcPr>
                  <w:p w14:paraId="4D5ABBE0" w14:textId="77777777" w:rsidR="00931B99" w:rsidRPr="00931B99" w:rsidRDefault="00931B99" w:rsidP="00931B99">
                    <w:pPr>
                      <w:pStyle w:val="Bibliography"/>
                      <w:spacing w:line="360" w:lineRule="auto"/>
                      <w:rPr>
                        <w:noProof/>
                        <w:sz w:val="24"/>
                        <w:szCs w:val="24"/>
                      </w:rPr>
                    </w:pPr>
                    <w:r w:rsidRPr="00931B99">
                      <w:rPr>
                        <w:noProof/>
                        <w:sz w:val="24"/>
                        <w:szCs w:val="24"/>
                      </w:rPr>
                      <w:t>J. Guo i S. Gould, »AU National Universite - Depth Dropout: Efficient Training of Residual Convolutional Neural Networks,« 21 7 2017. [Mrežno]. Available: https://users.cecs.anu.edu.au/~sgould/papers/dicta16-depthdropout.pdf.</w:t>
                    </w:r>
                  </w:p>
                </w:tc>
              </w:tr>
            </w:tbl>
            <w:p w14:paraId="1E4D6891" w14:textId="77777777" w:rsidR="00931B99" w:rsidRPr="00931B99" w:rsidRDefault="00931B99" w:rsidP="00931B99">
              <w:pPr>
                <w:spacing w:line="360" w:lineRule="auto"/>
                <w:divId w:val="1997033520"/>
                <w:rPr>
                  <w:rFonts w:eastAsia="Times New Roman"/>
                  <w:noProof/>
                  <w:sz w:val="24"/>
                  <w:szCs w:val="24"/>
                </w:rPr>
              </w:pPr>
            </w:p>
            <w:p w14:paraId="4E93A3FF" w14:textId="4D1C05EE" w:rsidR="00EE6722" w:rsidRDefault="00B9548F" w:rsidP="00931B99">
              <w:pPr>
                <w:pStyle w:val="4Tekst"/>
                <w:rPr>
                  <w:szCs w:val="24"/>
                </w:rPr>
              </w:pPr>
              <w:r w:rsidRPr="00931B99">
                <w:rPr>
                  <w:b/>
                  <w:bCs/>
                  <w:szCs w:val="24"/>
                </w:rPr>
                <w:fldChar w:fldCharType="end"/>
              </w:r>
            </w:p>
          </w:sdtContent>
        </w:sdt>
      </w:sdtContent>
    </w:sdt>
    <w:p w14:paraId="471C5EE4" w14:textId="77777777" w:rsidR="00EE6722" w:rsidRDefault="00EE6722">
      <w:pPr>
        <w:rPr>
          <w:rFonts w:ascii="Times New Roman" w:eastAsiaTheme="minorEastAsia" w:hAnsi="Times New Roman"/>
          <w:spacing w:val="15"/>
          <w:sz w:val="24"/>
          <w:szCs w:val="24"/>
        </w:rPr>
      </w:pPr>
      <w:r>
        <w:rPr>
          <w:szCs w:val="24"/>
        </w:rPr>
        <w:br w:type="page"/>
      </w:r>
    </w:p>
    <w:p w14:paraId="44A01A41" w14:textId="77777777" w:rsidR="00AD6865" w:rsidRPr="00931B99" w:rsidRDefault="00AD6865" w:rsidP="00931B99">
      <w:pPr>
        <w:pStyle w:val="4Tekst"/>
        <w:rPr>
          <w:szCs w:val="24"/>
        </w:rPr>
      </w:pPr>
    </w:p>
    <w:sectPr w:rsidR="00AD6865" w:rsidRPr="00931B99" w:rsidSect="005C0BCE">
      <w:footerReference w:type="defaul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0" w:author="Tin Kramberger (tkramberg)" w:date="2021-09-06T18:58:00Z" w:initials="TK(">
    <w:p w14:paraId="687C101F" w14:textId="2A429BAD" w:rsidR="00DB770D" w:rsidRDefault="00DB770D">
      <w:pPr>
        <w:pStyle w:val="CommentText"/>
      </w:pPr>
      <w:r>
        <w:rPr>
          <w:rStyle w:val="CommentReference"/>
        </w:rPr>
        <w:annotationRef/>
      </w:r>
      <w:r>
        <w:t>Reference stavite unutar rečenica.</w:t>
      </w:r>
    </w:p>
  </w:comment>
  <w:comment w:id="166" w:author="Tin Kramberger (tkramberg)" w:date="2021-09-06T19:03:00Z" w:initials="TK(">
    <w:p w14:paraId="75C73C98" w14:textId="3EE27008" w:rsidR="00DB770D" w:rsidRDefault="00DB770D">
      <w:pPr>
        <w:pStyle w:val="CommentText"/>
      </w:pPr>
      <w:r>
        <w:rPr>
          <w:rStyle w:val="CommentReference"/>
        </w:rPr>
        <w:annotationRef/>
      </w:r>
      <w:r>
        <w:t>Također ide točka nakon „Tablica 1“.</w:t>
      </w:r>
    </w:p>
  </w:comment>
  <w:comment w:id="169" w:author="Tin Kramberger (tkramberg)" w:date="2021-09-06T18:59:00Z" w:initials="TK(">
    <w:p w14:paraId="47D959F0" w14:textId="3CDA5DBE" w:rsidR="00DB770D" w:rsidRDefault="00DB770D">
      <w:pPr>
        <w:pStyle w:val="CommentText"/>
      </w:pPr>
      <w:r>
        <w:rPr>
          <w:rStyle w:val="CommentReference"/>
        </w:rPr>
        <w:annotationRef/>
      </w:r>
      <w:r>
        <w:t>Dajte barem glavne dijelove grafa prevedite.</w:t>
      </w:r>
    </w:p>
  </w:comment>
  <w:comment w:id="340" w:author="Tin Kramberger (tkramberg)" w:date="2021-09-06T19:04:00Z" w:initials="TK(">
    <w:p w14:paraId="2C5D71D3" w14:textId="4B956286" w:rsidR="004400BA" w:rsidRDefault="004400BA">
      <w:pPr>
        <w:pStyle w:val="CommentText"/>
      </w:pPr>
      <w:r>
        <w:rPr>
          <w:rStyle w:val="CommentReference"/>
        </w:rPr>
        <w:annotationRef/>
      </w:r>
      <w:r>
        <w:t xml:space="preserve">Koristiti pojam </w:t>
      </w:r>
      <w:r w:rsidRPr="004400BA">
        <w:t>Stohastički gradijentni pad</w:t>
      </w:r>
      <w:r>
        <w:t xml:space="preserve"> ili </w:t>
      </w:r>
      <w:r w:rsidRPr="004400BA">
        <w:t>Stohastički gradijentni</w:t>
      </w:r>
      <w:r>
        <w:t xml:space="preserve"> spust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7C101F" w15:done="0"/>
  <w15:commentEx w15:paraId="75C73C98" w15:done="0"/>
  <w15:commentEx w15:paraId="47D959F0" w15:done="0"/>
  <w15:commentEx w15:paraId="2C5D71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E354" w16cex:dateUtc="2021-09-06T16:58:00Z"/>
  <w16cex:commentExtensible w16cex:durableId="24E0E476" w16cex:dateUtc="2021-09-06T17:03:00Z"/>
  <w16cex:commentExtensible w16cex:durableId="24E0E394" w16cex:dateUtc="2021-09-06T16:59:00Z"/>
  <w16cex:commentExtensible w16cex:durableId="24E0E4CC" w16cex:dateUtc="2021-09-06T1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7C101F" w16cid:durableId="24E0E354"/>
  <w16cid:commentId w16cid:paraId="75C73C98" w16cid:durableId="24E0E476"/>
  <w16cid:commentId w16cid:paraId="47D959F0" w16cid:durableId="24E0E394"/>
  <w16cid:commentId w16cid:paraId="2C5D71D3" w16cid:durableId="24E0E4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3EFAE" w14:textId="77777777" w:rsidR="005D28E5" w:rsidRDefault="005D28E5" w:rsidP="005C0BCE">
      <w:pPr>
        <w:spacing w:after="0" w:line="240" w:lineRule="auto"/>
      </w:pPr>
      <w:r>
        <w:separator/>
      </w:r>
    </w:p>
  </w:endnote>
  <w:endnote w:type="continuationSeparator" w:id="0">
    <w:p w14:paraId="57EBD42C" w14:textId="77777777" w:rsidR="005D28E5" w:rsidRDefault="005D28E5" w:rsidP="005C0BCE">
      <w:pPr>
        <w:spacing w:after="0" w:line="240" w:lineRule="auto"/>
      </w:pPr>
      <w:r>
        <w:continuationSeparator/>
      </w:r>
    </w:p>
  </w:endnote>
  <w:endnote w:type="continuationNotice" w:id="1">
    <w:p w14:paraId="2439EB1E" w14:textId="77777777" w:rsidR="005D28E5" w:rsidRDefault="005D28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274719"/>
      <w:docPartObj>
        <w:docPartGallery w:val="Page Numbers (Bottom of Page)"/>
        <w:docPartUnique/>
      </w:docPartObj>
    </w:sdtPr>
    <w:sdtEndPr/>
    <w:sdtContent>
      <w:p w14:paraId="58DDF079" w14:textId="3EB2C7B2" w:rsidR="00C1314A" w:rsidRDefault="00C1314A">
        <w:pPr>
          <w:pStyle w:val="Footer"/>
          <w:jc w:val="right"/>
        </w:pPr>
        <w:r>
          <w:fldChar w:fldCharType="begin"/>
        </w:r>
        <w:r>
          <w:instrText>PAGE   \* MERGEFORMAT</w:instrText>
        </w:r>
        <w:r>
          <w:fldChar w:fldCharType="separate"/>
        </w:r>
        <w:r>
          <w:t>2</w:t>
        </w:r>
        <w:r>
          <w:fldChar w:fldCharType="end"/>
        </w:r>
      </w:p>
    </w:sdtContent>
  </w:sdt>
  <w:p w14:paraId="32E0081D" w14:textId="77777777" w:rsidR="00C1314A" w:rsidRDefault="00C13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140D1" w14:textId="77777777" w:rsidR="005D28E5" w:rsidRDefault="005D28E5" w:rsidP="005C0BCE">
      <w:pPr>
        <w:spacing w:after="0" w:line="240" w:lineRule="auto"/>
      </w:pPr>
      <w:r>
        <w:separator/>
      </w:r>
    </w:p>
  </w:footnote>
  <w:footnote w:type="continuationSeparator" w:id="0">
    <w:p w14:paraId="117E2389" w14:textId="77777777" w:rsidR="005D28E5" w:rsidRDefault="005D28E5" w:rsidP="005C0BCE">
      <w:pPr>
        <w:spacing w:after="0" w:line="240" w:lineRule="auto"/>
      </w:pPr>
      <w:r>
        <w:continuationSeparator/>
      </w:r>
    </w:p>
  </w:footnote>
  <w:footnote w:type="continuationNotice" w:id="1">
    <w:p w14:paraId="5F9CD79B" w14:textId="77777777" w:rsidR="005D28E5" w:rsidRDefault="005D28E5">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jepan Salopek (ssalopek)">
    <w15:presenceInfo w15:providerId="None" w15:userId="Stjepan Salopek (ssalopek)"/>
  </w15:person>
  <w15:person w15:author="Tin Kramberger (tkramberg)">
    <w15:presenceInfo w15:providerId="None" w15:userId="Tin Kramberger (tkrambe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3493"/>
    <w:rsid w:val="00002EB2"/>
    <w:rsid w:val="000063D8"/>
    <w:rsid w:val="00007792"/>
    <w:rsid w:val="000117D2"/>
    <w:rsid w:val="00023118"/>
    <w:rsid w:val="000248F8"/>
    <w:rsid w:val="00031E48"/>
    <w:rsid w:val="00036185"/>
    <w:rsid w:val="00036269"/>
    <w:rsid w:val="0004205B"/>
    <w:rsid w:val="000427AD"/>
    <w:rsid w:val="00043519"/>
    <w:rsid w:val="00043EAA"/>
    <w:rsid w:val="00045D24"/>
    <w:rsid w:val="0006253B"/>
    <w:rsid w:val="000633EE"/>
    <w:rsid w:val="00066949"/>
    <w:rsid w:val="000673CE"/>
    <w:rsid w:val="000721B5"/>
    <w:rsid w:val="00072CE1"/>
    <w:rsid w:val="00076639"/>
    <w:rsid w:val="00077154"/>
    <w:rsid w:val="00093114"/>
    <w:rsid w:val="0009693B"/>
    <w:rsid w:val="000A03F6"/>
    <w:rsid w:val="000A2CFA"/>
    <w:rsid w:val="000B0A55"/>
    <w:rsid w:val="000B3639"/>
    <w:rsid w:val="000B4A64"/>
    <w:rsid w:val="000B506C"/>
    <w:rsid w:val="000C0E23"/>
    <w:rsid w:val="000C157C"/>
    <w:rsid w:val="000C4D57"/>
    <w:rsid w:val="000D0B70"/>
    <w:rsid w:val="000D6813"/>
    <w:rsid w:val="000E26EB"/>
    <w:rsid w:val="000E47B1"/>
    <w:rsid w:val="000E7388"/>
    <w:rsid w:val="000F1CA3"/>
    <w:rsid w:val="000F366D"/>
    <w:rsid w:val="000F618B"/>
    <w:rsid w:val="001019C5"/>
    <w:rsid w:val="001124E1"/>
    <w:rsid w:val="0011365F"/>
    <w:rsid w:val="00117EEB"/>
    <w:rsid w:val="001229A6"/>
    <w:rsid w:val="00124303"/>
    <w:rsid w:val="001275E4"/>
    <w:rsid w:val="00133A7C"/>
    <w:rsid w:val="00134CE4"/>
    <w:rsid w:val="001368BC"/>
    <w:rsid w:val="0013770B"/>
    <w:rsid w:val="001420C9"/>
    <w:rsid w:val="00144767"/>
    <w:rsid w:val="00150F28"/>
    <w:rsid w:val="00151643"/>
    <w:rsid w:val="00154A74"/>
    <w:rsid w:val="00156EA1"/>
    <w:rsid w:val="00164ABA"/>
    <w:rsid w:val="00164BFB"/>
    <w:rsid w:val="001665B4"/>
    <w:rsid w:val="00175F56"/>
    <w:rsid w:val="00180B53"/>
    <w:rsid w:val="001816ED"/>
    <w:rsid w:val="001836B6"/>
    <w:rsid w:val="0018782A"/>
    <w:rsid w:val="00191744"/>
    <w:rsid w:val="0019214D"/>
    <w:rsid w:val="001933F1"/>
    <w:rsid w:val="00193AA5"/>
    <w:rsid w:val="00197D8B"/>
    <w:rsid w:val="001A3177"/>
    <w:rsid w:val="001A37C6"/>
    <w:rsid w:val="001A46C0"/>
    <w:rsid w:val="001A7F52"/>
    <w:rsid w:val="001B1440"/>
    <w:rsid w:val="001B21ED"/>
    <w:rsid w:val="001B2600"/>
    <w:rsid w:val="001B712B"/>
    <w:rsid w:val="001B7A83"/>
    <w:rsid w:val="001C1FF4"/>
    <w:rsid w:val="001C34C4"/>
    <w:rsid w:val="001C360E"/>
    <w:rsid w:val="001D273C"/>
    <w:rsid w:val="001D29AB"/>
    <w:rsid w:val="001D33D5"/>
    <w:rsid w:val="001D39AC"/>
    <w:rsid w:val="001D3CA7"/>
    <w:rsid w:val="001E0B52"/>
    <w:rsid w:val="001E1CFF"/>
    <w:rsid w:val="001E293C"/>
    <w:rsid w:val="001E3D48"/>
    <w:rsid w:val="001E771D"/>
    <w:rsid w:val="00201A85"/>
    <w:rsid w:val="0020229D"/>
    <w:rsid w:val="0020374D"/>
    <w:rsid w:val="002068CA"/>
    <w:rsid w:val="00210185"/>
    <w:rsid w:val="00211C80"/>
    <w:rsid w:val="00212267"/>
    <w:rsid w:val="0023434B"/>
    <w:rsid w:val="002431E0"/>
    <w:rsid w:val="002434DC"/>
    <w:rsid w:val="00244941"/>
    <w:rsid w:val="00244D58"/>
    <w:rsid w:val="00245B11"/>
    <w:rsid w:val="00247AEB"/>
    <w:rsid w:val="00255C57"/>
    <w:rsid w:val="00263EA4"/>
    <w:rsid w:val="00271001"/>
    <w:rsid w:val="0027395D"/>
    <w:rsid w:val="00276652"/>
    <w:rsid w:val="002900DE"/>
    <w:rsid w:val="00291B51"/>
    <w:rsid w:val="002940C1"/>
    <w:rsid w:val="00295695"/>
    <w:rsid w:val="00297C79"/>
    <w:rsid w:val="002A0361"/>
    <w:rsid w:val="002A20B1"/>
    <w:rsid w:val="002A2D1A"/>
    <w:rsid w:val="002A3D5C"/>
    <w:rsid w:val="002A586A"/>
    <w:rsid w:val="002A59EF"/>
    <w:rsid w:val="002B074B"/>
    <w:rsid w:val="002B370D"/>
    <w:rsid w:val="002B4913"/>
    <w:rsid w:val="002B4AA0"/>
    <w:rsid w:val="002B52DE"/>
    <w:rsid w:val="002B7752"/>
    <w:rsid w:val="002C2A48"/>
    <w:rsid w:val="002D0973"/>
    <w:rsid w:val="002D3321"/>
    <w:rsid w:val="002E07A2"/>
    <w:rsid w:val="002E4CFB"/>
    <w:rsid w:val="002E51A2"/>
    <w:rsid w:val="002E789E"/>
    <w:rsid w:val="002F0BD6"/>
    <w:rsid w:val="002F10C2"/>
    <w:rsid w:val="002F1B50"/>
    <w:rsid w:val="002F26D2"/>
    <w:rsid w:val="002F3835"/>
    <w:rsid w:val="002F4882"/>
    <w:rsid w:val="002F4894"/>
    <w:rsid w:val="00303848"/>
    <w:rsid w:val="00306741"/>
    <w:rsid w:val="0030775A"/>
    <w:rsid w:val="00314F60"/>
    <w:rsid w:val="00314FE6"/>
    <w:rsid w:val="00316760"/>
    <w:rsid w:val="00322CB1"/>
    <w:rsid w:val="0032489B"/>
    <w:rsid w:val="00331885"/>
    <w:rsid w:val="00332853"/>
    <w:rsid w:val="00340182"/>
    <w:rsid w:val="0034626E"/>
    <w:rsid w:val="003467BC"/>
    <w:rsid w:val="00347D8D"/>
    <w:rsid w:val="0035262A"/>
    <w:rsid w:val="0035292C"/>
    <w:rsid w:val="00355C2F"/>
    <w:rsid w:val="00360501"/>
    <w:rsid w:val="003615F1"/>
    <w:rsid w:val="003635C7"/>
    <w:rsid w:val="00373EF3"/>
    <w:rsid w:val="00375838"/>
    <w:rsid w:val="00375BD2"/>
    <w:rsid w:val="0037746A"/>
    <w:rsid w:val="00385B50"/>
    <w:rsid w:val="0039088D"/>
    <w:rsid w:val="00391881"/>
    <w:rsid w:val="00395B9F"/>
    <w:rsid w:val="00396600"/>
    <w:rsid w:val="00396C4C"/>
    <w:rsid w:val="003A0665"/>
    <w:rsid w:val="003A3F36"/>
    <w:rsid w:val="003A754C"/>
    <w:rsid w:val="003B217D"/>
    <w:rsid w:val="003B3A2A"/>
    <w:rsid w:val="003B4604"/>
    <w:rsid w:val="003B5E7D"/>
    <w:rsid w:val="003B5EE1"/>
    <w:rsid w:val="003B639C"/>
    <w:rsid w:val="003D58D3"/>
    <w:rsid w:val="003E169D"/>
    <w:rsid w:val="003E2F18"/>
    <w:rsid w:val="003E3B31"/>
    <w:rsid w:val="003E501A"/>
    <w:rsid w:val="003F0D93"/>
    <w:rsid w:val="003F124C"/>
    <w:rsid w:val="003F2D11"/>
    <w:rsid w:val="00401191"/>
    <w:rsid w:val="00402D0C"/>
    <w:rsid w:val="00405744"/>
    <w:rsid w:val="00414285"/>
    <w:rsid w:val="004167E9"/>
    <w:rsid w:val="004170FB"/>
    <w:rsid w:val="00420E3C"/>
    <w:rsid w:val="00424C49"/>
    <w:rsid w:val="00424DF1"/>
    <w:rsid w:val="00434399"/>
    <w:rsid w:val="004362F1"/>
    <w:rsid w:val="004400BA"/>
    <w:rsid w:val="00440478"/>
    <w:rsid w:val="0044095E"/>
    <w:rsid w:val="00441E16"/>
    <w:rsid w:val="00442D0A"/>
    <w:rsid w:val="00447C7B"/>
    <w:rsid w:val="0046139B"/>
    <w:rsid w:val="00462A57"/>
    <w:rsid w:val="0046455E"/>
    <w:rsid w:val="00471290"/>
    <w:rsid w:val="00476098"/>
    <w:rsid w:val="00481DA2"/>
    <w:rsid w:val="004879BD"/>
    <w:rsid w:val="00487F9F"/>
    <w:rsid w:val="004902DA"/>
    <w:rsid w:val="00493C9F"/>
    <w:rsid w:val="00497878"/>
    <w:rsid w:val="004A0AE0"/>
    <w:rsid w:val="004A1662"/>
    <w:rsid w:val="004A2F7A"/>
    <w:rsid w:val="004A4BE7"/>
    <w:rsid w:val="004A7A6E"/>
    <w:rsid w:val="004B3D6B"/>
    <w:rsid w:val="004B4923"/>
    <w:rsid w:val="004B4CAA"/>
    <w:rsid w:val="004B5C62"/>
    <w:rsid w:val="004C2F0C"/>
    <w:rsid w:val="004C4DA2"/>
    <w:rsid w:val="004D22AA"/>
    <w:rsid w:val="004D6649"/>
    <w:rsid w:val="004D71BA"/>
    <w:rsid w:val="004F2383"/>
    <w:rsid w:val="004F7213"/>
    <w:rsid w:val="004F7C0A"/>
    <w:rsid w:val="00501095"/>
    <w:rsid w:val="00504C9D"/>
    <w:rsid w:val="00505222"/>
    <w:rsid w:val="00505A44"/>
    <w:rsid w:val="00511B61"/>
    <w:rsid w:val="00513407"/>
    <w:rsid w:val="005142B0"/>
    <w:rsid w:val="0051443C"/>
    <w:rsid w:val="005170FB"/>
    <w:rsid w:val="005179E6"/>
    <w:rsid w:val="00524BA9"/>
    <w:rsid w:val="00527178"/>
    <w:rsid w:val="0053107E"/>
    <w:rsid w:val="00531FFF"/>
    <w:rsid w:val="0054288D"/>
    <w:rsid w:val="00543E0C"/>
    <w:rsid w:val="00543E0E"/>
    <w:rsid w:val="00543E84"/>
    <w:rsid w:val="00550F44"/>
    <w:rsid w:val="0055277B"/>
    <w:rsid w:val="00557ACC"/>
    <w:rsid w:val="00564EEC"/>
    <w:rsid w:val="00566EE6"/>
    <w:rsid w:val="00566F6A"/>
    <w:rsid w:val="00567579"/>
    <w:rsid w:val="005709FC"/>
    <w:rsid w:val="00571006"/>
    <w:rsid w:val="005748C9"/>
    <w:rsid w:val="00575B55"/>
    <w:rsid w:val="00577FA6"/>
    <w:rsid w:val="005845DA"/>
    <w:rsid w:val="00591217"/>
    <w:rsid w:val="00591CDD"/>
    <w:rsid w:val="00595782"/>
    <w:rsid w:val="005A2760"/>
    <w:rsid w:val="005A3226"/>
    <w:rsid w:val="005A5DC4"/>
    <w:rsid w:val="005B103A"/>
    <w:rsid w:val="005B31E4"/>
    <w:rsid w:val="005B31FD"/>
    <w:rsid w:val="005B783D"/>
    <w:rsid w:val="005C0BCE"/>
    <w:rsid w:val="005C25AA"/>
    <w:rsid w:val="005C4560"/>
    <w:rsid w:val="005C6DED"/>
    <w:rsid w:val="005C7117"/>
    <w:rsid w:val="005D2825"/>
    <w:rsid w:val="005D28E5"/>
    <w:rsid w:val="005D4457"/>
    <w:rsid w:val="005E1315"/>
    <w:rsid w:val="005E60FF"/>
    <w:rsid w:val="005F3783"/>
    <w:rsid w:val="005F5CFE"/>
    <w:rsid w:val="005F6270"/>
    <w:rsid w:val="005F6B16"/>
    <w:rsid w:val="00601E08"/>
    <w:rsid w:val="00606865"/>
    <w:rsid w:val="00624217"/>
    <w:rsid w:val="00624CD9"/>
    <w:rsid w:val="00625FC9"/>
    <w:rsid w:val="0062607B"/>
    <w:rsid w:val="006307B3"/>
    <w:rsid w:val="00631F5D"/>
    <w:rsid w:val="00634DC9"/>
    <w:rsid w:val="00635134"/>
    <w:rsid w:val="00641E31"/>
    <w:rsid w:val="00642407"/>
    <w:rsid w:val="006439E7"/>
    <w:rsid w:val="006444A9"/>
    <w:rsid w:val="006471BC"/>
    <w:rsid w:val="00653D24"/>
    <w:rsid w:val="00656CF4"/>
    <w:rsid w:val="00660D6B"/>
    <w:rsid w:val="00665E84"/>
    <w:rsid w:val="00667844"/>
    <w:rsid w:val="006720E7"/>
    <w:rsid w:val="00674E6D"/>
    <w:rsid w:val="0067531A"/>
    <w:rsid w:val="00683B83"/>
    <w:rsid w:val="00684CA5"/>
    <w:rsid w:val="00690B74"/>
    <w:rsid w:val="006953C8"/>
    <w:rsid w:val="006A5346"/>
    <w:rsid w:val="006B068B"/>
    <w:rsid w:val="006B37E0"/>
    <w:rsid w:val="006B5382"/>
    <w:rsid w:val="006C2582"/>
    <w:rsid w:val="006C2BEF"/>
    <w:rsid w:val="006C7474"/>
    <w:rsid w:val="006D0764"/>
    <w:rsid w:val="006D1BB7"/>
    <w:rsid w:val="006D2F65"/>
    <w:rsid w:val="006D5D87"/>
    <w:rsid w:val="006E0FD3"/>
    <w:rsid w:val="006E4B39"/>
    <w:rsid w:val="006E566B"/>
    <w:rsid w:val="006F0B00"/>
    <w:rsid w:val="006F2303"/>
    <w:rsid w:val="006F4E85"/>
    <w:rsid w:val="00706EC0"/>
    <w:rsid w:val="00707EBD"/>
    <w:rsid w:val="00710A41"/>
    <w:rsid w:val="00717B27"/>
    <w:rsid w:val="0072304D"/>
    <w:rsid w:val="00735F4B"/>
    <w:rsid w:val="00740B09"/>
    <w:rsid w:val="00742898"/>
    <w:rsid w:val="00745CD3"/>
    <w:rsid w:val="007508EA"/>
    <w:rsid w:val="00751CA5"/>
    <w:rsid w:val="0075358D"/>
    <w:rsid w:val="007629DB"/>
    <w:rsid w:val="0077078E"/>
    <w:rsid w:val="00770F87"/>
    <w:rsid w:val="00771844"/>
    <w:rsid w:val="00775698"/>
    <w:rsid w:val="0078182B"/>
    <w:rsid w:val="00781C0B"/>
    <w:rsid w:val="00784456"/>
    <w:rsid w:val="007849B3"/>
    <w:rsid w:val="007925D5"/>
    <w:rsid w:val="007932A1"/>
    <w:rsid w:val="007A20D5"/>
    <w:rsid w:val="007A24DC"/>
    <w:rsid w:val="007A62B2"/>
    <w:rsid w:val="007A77E3"/>
    <w:rsid w:val="007B12BB"/>
    <w:rsid w:val="007B2CBE"/>
    <w:rsid w:val="007B4B11"/>
    <w:rsid w:val="007B4C83"/>
    <w:rsid w:val="007C3F9B"/>
    <w:rsid w:val="007C748A"/>
    <w:rsid w:val="007D3E39"/>
    <w:rsid w:val="007D7D4C"/>
    <w:rsid w:val="007E1ECD"/>
    <w:rsid w:val="007E6198"/>
    <w:rsid w:val="007E75F6"/>
    <w:rsid w:val="007F15FF"/>
    <w:rsid w:val="007F2FA2"/>
    <w:rsid w:val="007F3EA2"/>
    <w:rsid w:val="007F44E2"/>
    <w:rsid w:val="007F7379"/>
    <w:rsid w:val="007F7ABE"/>
    <w:rsid w:val="0080412B"/>
    <w:rsid w:val="0080431A"/>
    <w:rsid w:val="008064B8"/>
    <w:rsid w:val="00815368"/>
    <w:rsid w:val="008159CC"/>
    <w:rsid w:val="0082352C"/>
    <w:rsid w:val="00823762"/>
    <w:rsid w:val="00825BED"/>
    <w:rsid w:val="00825D94"/>
    <w:rsid w:val="00831065"/>
    <w:rsid w:val="008324D8"/>
    <w:rsid w:val="008364FB"/>
    <w:rsid w:val="00836EDA"/>
    <w:rsid w:val="00840725"/>
    <w:rsid w:val="00840C5E"/>
    <w:rsid w:val="00842869"/>
    <w:rsid w:val="00843F37"/>
    <w:rsid w:val="00844BC7"/>
    <w:rsid w:val="00845DCB"/>
    <w:rsid w:val="008476BB"/>
    <w:rsid w:val="00850DEA"/>
    <w:rsid w:val="008553AC"/>
    <w:rsid w:val="00856747"/>
    <w:rsid w:val="00860104"/>
    <w:rsid w:val="008735DE"/>
    <w:rsid w:val="008748C5"/>
    <w:rsid w:val="00877A4B"/>
    <w:rsid w:val="0088087A"/>
    <w:rsid w:val="00880C40"/>
    <w:rsid w:val="00881049"/>
    <w:rsid w:val="00883D1C"/>
    <w:rsid w:val="008840C0"/>
    <w:rsid w:val="008847E2"/>
    <w:rsid w:val="008859FF"/>
    <w:rsid w:val="00890CA8"/>
    <w:rsid w:val="00892171"/>
    <w:rsid w:val="008925C6"/>
    <w:rsid w:val="0089675C"/>
    <w:rsid w:val="008A36B7"/>
    <w:rsid w:val="008A3867"/>
    <w:rsid w:val="008A5D9F"/>
    <w:rsid w:val="008A5F18"/>
    <w:rsid w:val="008A6F54"/>
    <w:rsid w:val="008B015F"/>
    <w:rsid w:val="008B1C81"/>
    <w:rsid w:val="008B2027"/>
    <w:rsid w:val="008C1C28"/>
    <w:rsid w:val="008C291E"/>
    <w:rsid w:val="008C706D"/>
    <w:rsid w:val="008C7626"/>
    <w:rsid w:val="008D443C"/>
    <w:rsid w:val="008D5FB6"/>
    <w:rsid w:val="008D5FDD"/>
    <w:rsid w:val="008E43AF"/>
    <w:rsid w:val="008F6192"/>
    <w:rsid w:val="008F62AF"/>
    <w:rsid w:val="00900CE7"/>
    <w:rsid w:val="0090417F"/>
    <w:rsid w:val="009046C3"/>
    <w:rsid w:val="00910053"/>
    <w:rsid w:val="00912A08"/>
    <w:rsid w:val="00924D3F"/>
    <w:rsid w:val="00927055"/>
    <w:rsid w:val="00927CB2"/>
    <w:rsid w:val="00931795"/>
    <w:rsid w:val="00931954"/>
    <w:rsid w:val="00931B99"/>
    <w:rsid w:val="0093634E"/>
    <w:rsid w:val="00936C29"/>
    <w:rsid w:val="009411E4"/>
    <w:rsid w:val="009433B2"/>
    <w:rsid w:val="00946845"/>
    <w:rsid w:val="00955A61"/>
    <w:rsid w:val="009568BA"/>
    <w:rsid w:val="00957C5A"/>
    <w:rsid w:val="00962BDD"/>
    <w:rsid w:val="0096353F"/>
    <w:rsid w:val="00963854"/>
    <w:rsid w:val="00965929"/>
    <w:rsid w:val="00965CCC"/>
    <w:rsid w:val="00971B01"/>
    <w:rsid w:val="00971D57"/>
    <w:rsid w:val="00973337"/>
    <w:rsid w:val="009812C5"/>
    <w:rsid w:val="00987535"/>
    <w:rsid w:val="00987C92"/>
    <w:rsid w:val="00993BF1"/>
    <w:rsid w:val="00994AFD"/>
    <w:rsid w:val="009A3AAF"/>
    <w:rsid w:val="009A433E"/>
    <w:rsid w:val="009A69A3"/>
    <w:rsid w:val="009B1A1C"/>
    <w:rsid w:val="009B477C"/>
    <w:rsid w:val="009C1072"/>
    <w:rsid w:val="009C551D"/>
    <w:rsid w:val="009C61D5"/>
    <w:rsid w:val="009C678B"/>
    <w:rsid w:val="009C7F1B"/>
    <w:rsid w:val="009D2BA5"/>
    <w:rsid w:val="009E4915"/>
    <w:rsid w:val="009E6F88"/>
    <w:rsid w:val="009F1432"/>
    <w:rsid w:val="009F3447"/>
    <w:rsid w:val="00A01E44"/>
    <w:rsid w:val="00A03CFF"/>
    <w:rsid w:val="00A119A8"/>
    <w:rsid w:val="00A137D3"/>
    <w:rsid w:val="00A3456A"/>
    <w:rsid w:val="00A43742"/>
    <w:rsid w:val="00A44A48"/>
    <w:rsid w:val="00A44C58"/>
    <w:rsid w:val="00A52CE7"/>
    <w:rsid w:val="00A56330"/>
    <w:rsid w:val="00A56672"/>
    <w:rsid w:val="00A65C8B"/>
    <w:rsid w:val="00A71F30"/>
    <w:rsid w:val="00A905A4"/>
    <w:rsid w:val="00A93C69"/>
    <w:rsid w:val="00A961B4"/>
    <w:rsid w:val="00AA0D11"/>
    <w:rsid w:val="00AA16C8"/>
    <w:rsid w:val="00AA3901"/>
    <w:rsid w:val="00AA3E5F"/>
    <w:rsid w:val="00AA4409"/>
    <w:rsid w:val="00AB0117"/>
    <w:rsid w:val="00AB23B8"/>
    <w:rsid w:val="00AB4806"/>
    <w:rsid w:val="00AB765F"/>
    <w:rsid w:val="00AB7FD2"/>
    <w:rsid w:val="00AC2B4C"/>
    <w:rsid w:val="00AC61B7"/>
    <w:rsid w:val="00AD4642"/>
    <w:rsid w:val="00AD49E0"/>
    <w:rsid w:val="00AD6865"/>
    <w:rsid w:val="00AE2661"/>
    <w:rsid w:val="00AE4480"/>
    <w:rsid w:val="00AE7ACB"/>
    <w:rsid w:val="00AF0EF1"/>
    <w:rsid w:val="00AF186A"/>
    <w:rsid w:val="00AF29D8"/>
    <w:rsid w:val="00AF2F12"/>
    <w:rsid w:val="00AF4B48"/>
    <w:rsid w:val="00AF4D9F"/>
    <w:rsid w:val="00B00B31"/>
    <w:rsid w:val="00B01683"/>
    <w:rsid w:val="00B01A38"/>
    <w:rsid w:val="00B03F04"/>
    <w:rsid w:val="00B120D9"/>
    <w:rsid w:val="00B14E43"/>
    <w:rsid w:val="00B17399"/>
    <w:rsid w:val="00B22302"/>
    <w:rsid w:val="00B230D0"/>
    <w:rsid w:val="00B2615B"/>
    <w:rsid w:val="00B26BDF"/>
    <w:rsid w:val="00B30008"/>
    <w:rsid w:val="00B30416"/>
    <w:rsid w:val="00B308E7"/>
    <w:rsid w:val="00B310D3"/>
    <w:rsid w:val="00B3452C"/>
    <w:rsid w:val="00B40412"/>
    <w:rsid w:val="00B410EE"/>
    <w:rsid w:val="00B44FEA"/>
    <w:rsid w:val="00B4511C"/>
    <w:rsid w:val="00B46506"/>
    <w:rsid w:val="00B46AFA"/>
    <w:rsid w:val="00B46B24"/>
    <w:rsid w:val="00B5391C"/>
    <w:rsid w:val="00B53DEC"/>
    <w:rsid w:val="00B54DA9"/>
    <w:rsid w:val="00B56143"/>
    <w:rsid w:val="00B56EA2"/>
    <w:rsid w:val="00B57934"/>
    <w:rsid w:val="00B6066B"/>
    <w:rsid w:val="00B61290"/>
    <w:rsid w:val="00B76317"/>
    <w:rsid w:val="00B76542"/>
    <w:rsid w:val="00B87AE8"/>
    <w:rsid w:val="00B9022F"/>
    <w:rsid w:val="00B90B43"/>
    <w:rsid w:val="00B90EC1"/>
    <w:rsid w:val="00B93701"/>
    <w:rsid w:val="00B9548F"/>
    <w:rsid w:val="00B96479"/>
    <w:rsid w:val="00B97422"/>
    <w:rsid w:val="00BA1DFC"/>
    <w:rsid w:val="00BA3DAA"/>
    <w:rsid w:val="00BA59F8"/>
    <w:rsid w:val="00BA60C1"/>
    <w:rsid w:val="00BB04DA"/>
    <w:rsid w:val="00BB3B22"/>
    <w:rsid w:val="00BB5304"/>
    <w:rsid w:val="00BB6411"/>
    <w:rsid w:val="00BB72F7"/>
    <w:rsid w:val="00BC0F6F"/>
    <w:rsid w:val="00BC1079"/>
    <w:rsid w:val="00BC20AC"/>
    <w:rsid w:val="00BC49D0"/>
    <w:rsid w:val="00BF15B9"/>
    <w:rsid w:val="00BF1D3C"/>
    <w:rsid w:val="00BF2F98"/>
    <w:rsid w:val="00BF3F11"/>
    <w:rsid w:val="00BF5C87"/>
    <w:rsid w:val="00BF5F67"/>
    <w:rsid w:val="00BF7FEE"/>
    <w:rsid w:val="00C03538"/>
    <w:rsid w:val="00C040F9"/>
    <w:rsid w:val="00C1314A"/>
    <w:rsid w:val="00C13734"/>
    <w:rsid w:val="00C1410F"/>
    <w:rsid w:val="00C169E2"/>
    <w:rsid w:val="00C21B1B"/>
    <w:rsid w:val="00C340DA"/>
    <w:rsid w:val="00C35D6B"/>
    <w:rsid w:val="00C433BB"/>
    <w:rsid w:val="00C43DA9"/>
    <w:rsid w:val="00C467F2"/>
    <w:rsid w:val="00C6051A"/>
    <w:rsid w:val="00C60A8B"/>
    <w:rsid w:val="00C66F59"/>
    <w:rsid w:val="00C72D43"/>
    <w:rsid w:val="00C73988"/>
    <w:rsid w:val="00C80CA8"/>
    <w:rsid w:val="00C84460"/>
    <w:rsid w:val="00C85A79"/>
    <w:rsid w:val="00C877A8"/>
    <w:rsid w:val="00C93C8F"/>
    <w:rsid w:val="00C94B37"/>
    <w:rsid w:val="00CA65B4"/>
    <w:rsid w:val="00CB09D3"/>
    <w:rsid w:val="00CB399F"/>
    <w:rsid w:val="00CB7772"/>
    <w:rsid w:val="00CC1D44"/>
    <w:rsid w:val="00CC21B6"/>
    <w:rsid w:val="00CC4615"/>
    <w:rsid w:val="00CC4903"/>
    <w:rsid w:val="00CD7415"/>
    <w:rsid w:val="00CE6019"/>
    <w:rsid w:val="00CE68FC"/>
    <w:rsid w:val="00CE72A5"/>
    <w:rsid w:val="00CF258C"/>
    <w:rsid w:val="00CF4C25"/>
    <w:rsid w:val="00D0301A"/>
    <w:rsid w:val="00D035E5"/>
    <w:rsid w:val="00D039A0"/>
    <w:rsid w:val="00D0537F"/>
    <w:rsid w:val="00D06849"/>
    <w:rsid w:val="00D070B8"/>
    <w:rsid w:val="00D1063F"/>
    <w:rsid w:val="00D117B5"/>
    <w:rsid w:val="00D15330"/>
    <w:rsid w:val="00D155BA"/>
    <w:rsid w:val="00D17DE1"/>
    <w:rsid w:val="00D2155B"/>
    <w:rsid w:val="00D215B3"/>
    <w:rsid w:val="00D231A9"/>
    <w:rsid w:val="00D2440E"/>
    <w:rsid w:val="00D24730"/>
    <w:rsid w:val="00D25BB7"/>
    <w:rsid w:val="00D26206"/>
    <w:rsid w:val="00D33388"/>
    <w:rsid w:val="00D3565D"/>
    <w:rsid w:val="00D366C7"/>
    <w:rsid w:val="00D42B44"/>
    <w:rsid w:val="00D43A5A"/>
    <w:rsid w:val="00D50A95"/>
    <w:rsid w:val="00D52EC0"/>
    <w:rsid w:val="00D6094D"/>
    <w:rsid w:val="00D633D5"/>
    <w:rsid w:val="00D660F4"/>
    <w:rsid w:val="00D66B19"/>
    <w:rsid w:val="00D713FA"/>
    <w:rsid w:val="00D740F6"/>
    <w:rsid w:val="00D766E4"/>
    <w:rsid w:val="00D84101"/>
    <w:rsid w:val="00D909C4"/>
    <w:rsid w:val="00D91A0B"/>
    <w:rsid w:val="00DA503B"/>
    <w:rsid w:val="00DA5FFB"/>
    <w:rsid w:val="00DA7BAC"/>
    <w:rsid w:val="00DB0C9F"/>
    <w:rsid w:val="00DB27F8"/>
    <w:rsid w:val="00DB40B8"/>
    <w:rsid w:val="00DB770D"/>
    <w:rsid w:val="00DC08A9"/>
    <w:rsid w:val="00DC0971"/>
    <w:rsid w:val="00DD2D15"/>
    <w:rsid w:val="00DD3493"/>
    <w:rsid w:val="00DD5166"/>
    <w:rsid w:val="00DE136A"/>
    <w:rsid w:val="00DE4BDB"/>
    <w:rsid w:val="00DE688B"/>
    <w:rsid w:val="00DF33A2"/>
    <w:rsid w:val="00DF743E"/>
    <w:rsid w:val="00E01989"/>
    <w:rsid w:val="00E028F4"/>
    <w:rsid w:val="00E04192"/>
    <w:rsid w:val="00E04EF2"/>
    <w:rsid w:val="00E074D9"/>
    <w:rsid w:val="00E11A69"/>
    <w:rsid w:val="00E11B56"/>
    <w:rsid w:val="00E12F34"/>
    <w:rsid w:val="00E14152"/>
    <w:rsid w:val="00E164C1"/>
    <w:rsid w:val="00E16B15"/>
    <w:rsid w:val="00E178EA"/>
    <w:rsid w:val="00E20983"/>
    <w:rsid w:val="00E24397"/>
    <w:rsid w:val="00E25CB1"/>
    <w:rsid w:val="00E30779"/>
    <w:rsid w:val="00E309B9"/>
    <w:rsid w:val="00E33B17"/>
    <w:rsid w:val="00E36DF4"/>
    <w:rsid w:val="00E36FF2"/>
    <w:rsid w:val="00E440A1"/>
    <w:rsid w:val="00E444E2"/>
    <w:rsid w:val="00E511ED"/>
    <w:rsid w:val="00E54546"/>
    <w:rsid w:val="00E55BC9"/>
    <w:rsid w:val="00E564AA"/>
    <w:rsid w:val="00E61352"/>
    <w:rsid w:val="00E61BAE"/>
    <w:rsid w:val="00E621BE"/>
    <w:rsid w:val="00E631FB"/>
    <w:rsid w:val="00E64870"/>
    <w:rsid w:val="00E66584"/>
    <w:rsid w:val="00E700E3"/>
    <w:rsid w:val="00E700ED"/>
    <w:rsid w:val="00E72100"/>
    <w:rsid w:val="00E76F09"/>
    <w:rsid w:val="00E82A48"/>
    <w:rsid w:val="00E82E42"/>
    <w:rsid w:val="00E83461"/>
    <w:rsid w:val="00E83AFE"/>
    <w:rsid w:val="00E8707D"/>
    <w:rsid w:val="00E875BB"/>
    <w:rsid w:val="00E912E4"/>
    <w:rsid w:val="00E920B0"/>
    <w:rsid w:val="00E9219B"/>
    <w:rsid w:val="00E9334E"/>
    <w:rsid w:val="00E94B3D"/>
    <w:rsid w:val="00EA0B78"/>
    <w:rsid w:val="00EA208A"/>
    <w:rsid w:val="00EA255A"/>
    <w:rsid w:val="00EB2447"/>
    <w:rsid w:val="00EB5FF0"/>
    <w:rsid w:val="00EC1577"/>
    <w:rsid w:val="00EC2D3C"/>
    <w:rsid w:val="00EC3E66"/>
    <w:rsid w:val="00EC5296"/>
    <w:rsid w:val="00EC5DC2"/>
    <w:rsid w:val="00ED18DA"/>
    <w:rsid w:val="00ED3FF6"/>
    <w:rsid w:val="00ED4A1D"/>
    <w:rsid w:val="00ED7DD4"/>
    <w:rsid w:val="00EE04F6"/>
    <w:rsid w:val="00EE0CB0"/>
    <w:rsid w:val="00EE435B"/>
    <w:rsid w:val="00EE6722"/>
    <w:rsid w:val="00F03173"/>
    <w:rsid w:val="00F03A95"/>
    <w:rsid w:val="00F04922"/>
    <w:rsid w:val="00F06AA9"/>
    <w:rsid w:val="00F12725"/>
    <w:rsid w:val="00F138EB"/>
    <w:rsid w:val="00F151CB"/>
    <w:rsid w:val="00F24EFA"/>
    <w:rsid w:val="00F26F86"/>
    <w:rsid w:val="00F2792A"/>
    <w:rsid w:val="00F3286D"/>
    <w:rsid w:val="00F34370"/>
    <w:rsid w:val="00F35B42"/>
    <w:rsid w:val="00F400C0"/>
    <w:rsid w:val="00F420B2"/>
    <w:rsid w:val="00F45F8F"/>
    <w:rsid w:val="00F5142D"/>
    <w:rsid w:val="00F525FE"/>
    <w:rsid w:val="00F5262C"/>
    <w:rsid w:val="00F528AB"/>
    <w:rsid w:val="00F562BB"/>
    <w:rsid w:val="00F60DAB"/>
    <w:rsid w:val="00F64A57"/>
    <w:rsid w:val="00F64FEA"/>
    <w:rsid w:val="00F73803"/>
    <w:rsid w:val="00F77D12"/>
    <w:rsid w:val="00F82BC4"/>
    <w:rsid w:val="00F83E97"/>
    <w:rsid w:val="00F86134"/>
    <w:rsid w:val="00F903D4"/>
    <w:rsid w:val="00F9049E"/>
    <w:rsid w:val="00F92B03"/>
    <w:rsid w:val="00F93969"/>
    <w:rsid w:val="00F94EAC"/>
    <w:rsid w:val="00F96039"/>
    <w:rsid w:val="00FA617B"/>
    <w:rsid w:val="00FA6A10"/>
    <w:rsid w:val="00FB138B"/>
    <w:rsid w:val="00FB1FCC"/>
    <w:rsid w:val="00FB2418"/>
    <w:rsid w:val="00FB7660"/>
    <w:rsid w:val="00FB7692"/>
    <w:rsid w:val="00FB7E80"/>
    <w:rsid w:val="00FC14EF"/>
    <w:rsid w:val="00FC1E07"/>
    <w:rsid w:val="00FC6B8F"/>
    <w:rsid w:val="00FD078D"/>
    <w:rsid w:val="00FD145C"/>
    <w:rsid w:val="00FD2470"/>
    <w:rsid w:val="00FF3F35"/>
    <w:rsid w:val="00FF652D"/>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2F85C08F"/>
  <w15:docId w15:val="{3E5A1E49-4454-459E-924C-3E38FAE5A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0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4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7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Naslov">
    <w:name w:val="1 Naslov"/>
    <w:basedOn w:val="Heading1"/>
    <w:next w:val="4Tekst"/>
    <w:qFormat/>
    <w:rsid w:val="00BF7FEE"/>
    <w:pPr>
      <w:spacing w:line="480" w:lineRule="auto"/>
    </w:pPr>
    <w:rPr>
      <w:rFonts w:ascii="Times New Roman" w:hAnsi="Times New Roman"/>
      <w:color w:val="auto"/>
      <w:sz w:val="28"/>
    </w:rPr>
  </w:style>
  <w:style w:type="paragraph" w:customStyle="1" w:styleId="2Podnaslov">
    <w:name w:val="2 Podnaslov"/>
    <w:basedOn w:val="Heading2"/>
    <w:next w:val="4Tekst"/>
    <w:qFormat/>
    <w:rsid w:val="006439E7"/>
    <w:pPr>
      <w:spacing w:line="360" w:lineRule="auto"/>
    </w:pPr>
    <w:rPr>
      <w:rFonts w:ascii="Times New Roman" w:hAnsi="Times New Roman"/>
      <w:color w:val="auto"/>
    </w:rPr>
  </w:style>
  <w:style w:type="character" w:customStyle="1" w:styleId="Heading1Char">
    <w:name w:val="Heading 1 Char"/>
    <w:basedOn w:val="DefaultParagraphFont"/>
    <w:link w:val="Heading1"/>
    <w:uiPriority w:val="9"/>
    <w:rsid w:val="005B103A"/>
    <w:rPr>
      <w:rFonts w:asciiTheme="majorHAnsi" w:eastAsiaTheme="majorEastAsia" w:hAnsiTheme="majorHAnsi" w:cstheme="majorBidi"/>
      <w:color w:val="2F5496" w:themeColor="accent1" w:themeShade="BF"/>
      <w:sz w:val="32"/>
      <w:szCs w:val="32"/>
    </w:rPr>
  </w:style>
  <w:style w:type="paragraph" w:customStyle="1" w:styleId="4Tekst">
    <w:name w:val="4 Tekst"/>
    <w:qFormat/>
    <w:rsid w:val="005B103A"/>
    <w:pPr>
      <w:spacing w:line="360" w:lineRule="auto"/>
      <w:jc w:val="both"/>
    </w:pPr>
    <w:rPr>
      <w:rFonts w:ascii="Times New Roman" w:eastAsiaTheme="minorEastAsia" w:hAnsi="Times New Roman"/>
      <w:spacing w:val="15"/>
      <w:sz w:val="24"/>
    </w:rPr>
  </w:style>
  <w:style w:type="paragraph" w:styleId="Subtitle">
    <w:name w:val="Subtitle"/>
    <w:basedOn w:val="Normal"/>
    <w:next w:val="Normal"/>
    <w:link w:val="SubtitleChar"/>
    <w:uiPriority w:val="11"/>
    <w:qFormat/>
    <w:rsid w:val="005B10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103A"/>
    <w:rPr>
      <w:rFonts w:eastAsiaTheme="minorEastAsia"/>
      <w:color w:val="5A5A5A" w:themeColor="text1" w:themeTint="A5"/>
      <w:spacing w:val="15"/>
    </w:rPr>
  </w:style>
  <w:style w:type="paragraph" w:styleId="Bibliography">
    <w:name w:val="Bibliography"/>
    <w:basedOn w:val="Normal"/>
    <w:next w:val="Normal"/>
    <w:uiPriority w:val="37"/>
    <w:unhideWhenUsed/>
    <w:rsid w:val="00BA59F8"/>
  </w:style>
  <w:style w:type="paragraph" w:styleId="Caption">
    <w:name w:val="caption"/>
    <w:basedOn w:val="Normal"/>
    <w:next w:val="Normal"/>
    <w:uiPriority w:val="35"/>
    <w:unhideWhenUsed/>
    <w:qFormat/>
    <w:rsid w:val="0077184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C0B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C0BCE"/>
  </w:style>
  <w:style w:type="paragraph" w:styleId="Footer">
    <w:name w:val="footer"/>
    <w:basedOn w:val="Normal"/>
    <w:link w:val="FooterChar"/>
    <w:uiPriority w:val="99"/>
    <w:unhideWhenUsed/>
    <w:rsid w:val="005C0B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C0BCE"/>
  </w:style>
  <w:style w:type="paragraph" w:styleId="NoSpacing">
    <w:name w:val="No Spacing"/>
    <w:link w:val="NoSpacingChar"/>
    <w:uiPriority w:val="1"/>
    <w:qFormat/>
    <w:rsid w:val="005C0BCE"/>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5C0BCE"/>
    <w:rPr>
      <w:rFonts w:eastAsiaTheme="minorEastAsia"/>
      <w:lang w:val="en-GB" w:eastAsia="en-GB"/>
    </w:rPr>
  </w:style>
  <w:style w:type="paragraph" w:styleId="TOCHeading">
    <w:name w:val="TOC Heading"/>
    <w:basedOn w:val="Heading1"/>
    <w:next w:val="Normal"/>
    <w:uiPriority w:val="39"/>
    <w:unhideWhenUsed/>
    <w:qFormat/>
    <w:rsid w:val="005A2760"/>
    <w:pPr>
      <w:outlineLvl w:val="9"/>
    </w:pPr>
    <w:rPr>
      <w:lang w:val="en-GB" w:eastAsia="en-GB"/>
    </w:rPr>
  </w:style>
  <w:style w:type="paragraph" w:styleId="TOC1">
    <w:name w:val="toc 1"/>
    <w:basedOn w:val="Normal"/>
    <w:next w:val="Normal"/>
    <w:autoRedefine/>
    <w:uiPriority w:val="39"/>
    <w:unhideWhenUsed/>
    <w:rsid w:val="00C040F9"/>
    <w:pPr>
      <w:tabs>
        <w:tab w:val="right" w:leader="dot" w:pos="9062"/>
      </w:tabs>
      <w:spacing w:after="100"/>
      <w:pPrChange w:id="0" w:author="Stjepan Salopek (ssalopek)" w:date="2021-09-09T15:18:00Z">
        <w:pPr>
          <w:spacing w:after="100" w:line="259" w:lineRule="auto"/>
        </w:pPr>
      </w:pPrChange>
    </w:pPr>
    <w:rPr>
      <w:rPrChange w:id="0" w:author="Stjepan Salopek (ssalopek)" w:date="2021-09-09T15:18:00Z">
        <w:rPr>
          <w:rFonts w:asciiTheme="minorHAnsi" w:eastAsiaTheme="minorHAnsi" w:hAnsiTheme="minorHAnsi" w:cstheme="minorBidi"/>
          <w:sz w:val="22"/>
          <w:szCs w:val="22"/>
          <w:lang w:val="hr-HR" w:eastAsia="en-US" w:bidi="ar-SA"/>
        </w:rPr>
      </w:rPrChange>
    </w:rPr>
  </w:style>
  <w:style w:type="character" w:styleId="Hyperlink">
    <w:name w:val="Hyperlink"/>
    <w:basedOn w:val="DefaultParagraphFont"/>
    <w:uiPriority w:val="99"/>
    <w:unhideWhenUsed/>
    <w:rsid w:val="005A2760"/>
    <w:rPr>
      <w:color w:val="0563C1" w:themeColor="hyperlink"/>
      <w:u w:val="single"/>
    </w:rPr>
  </w:style>
  <w:style w:type="paragraph" w:styleId="TableofFigures">
    <w:name w:val="table of figures"/>
    <w:basedOn w:val="Normal"/>
    <w:next w:val="Normal"/>
    <w:uiPriority w:val="99"/>
    <w:unhideWhenUsed/>
    <w:rsid w:val="005A2760"/>
    <w:pPr>
      <w:spacing w:after="0"/>
    </w:pPr>
  </w:style>
  <w:style w:type="table" w:styleId="TableGrid">
    <w:name w:val="Table Grid"/>
    <w:basedOn w:val="TableNormal"/>
    <w:uiPriority w:val="39"/>
    <w:rsid w:val="00F92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71D57"/>
    <w:pPr>
      <w:tabs>
        <w:tab w:val="right" w:leader="dot" w:pos="9062"/>
      </w:tabs>
      <w:spacing w:after="100" w:line="360" w:lineRule="auto"/>
      <w:ind w:left="220"/>
      <w:pPrChange w:id="1" w:author="Tin Kramberger (tkramberg)" w:date="2021-09-09T15:33:00Z">
        <w:pPr>
          <w:spacing w:after="100" w:line="259" w:lineRule="auto"/>
          <w:ind w:left="220"/>
        </w:pPr>
      </w:pPrChange>
    </w:pPr>
    <w:rPr>
      <w:rPrChange w:id="1" w:author="Tin Kramberger (tkramberg)" w:date="2021-09-09T15:33:00Z">
        <w:rPr>
          <w:rFonts w:asciiTheme="minorHAnsi" w:eastAsiaTheme="minorHAnsi" w:hAnsiTheme="minorHAnsi" w:cstheme="minorBidi"/>
          <w:sz w:val="22"/>
          <w:szCs w:val="22"/>
          <w:lang w:val="hr-HR" w:eastAsia="en-US" w:bidi="ar-SA"/>
        </w:rPr>
      </w:rPrChange>
    </w:rPr>
  </w:style>
  <w:style w:type="character" w:customStyle="1" w:styleId="Heading2Char">
    <w:name w:val="Heading 2 Char"/>
    <w:basedOn w:val="DefaultParagraphFont"/>
    <w:link w:val="Heading2"/>
    <w:uiPriority w:val="9"/>
    <w:semiHidden/>
    <w:rsid w:val="003B460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717B27"/>
    <w:pPr>
      <w:spacing w:after="0" w:line="240" w:lineRule="auto"/>
    </w:pPr>
  </w:style>
  <w:style w:type="paragraph" w:customStyle="1" w:styleId="3PodnaslovMali">
    <w:name w:val="3 Podnaslov Mali"/>
    <w:basedOn w:val="Heading3"/>
    <w:next w:val="4Tekst"/>
    <w:qFormat/>
    <w:rsid w:val="001B7A83"/>
    <w:pPr>
      <w:spacing w:line="360" w:lineRule="auto"/>
    </w:pPr>
    <w:rPr>
      <w:rFonts w:ascii="Times New Roman" w:hAnsi="Times New Roman"/>
      <w:color w:val="000000" w:themeColor="text1"/>
    </w:rPr>
  </w:style>
  <w:style w:type="paragraph" w:styleId="TOC3">
    <w:name w:val="toc 3"/>
    <w:basedOn w:val="Normal"/>
    <w:next w:val="Normal"/>
    <w:autoRedefine/>
    <w:uiPriority w:val="39"/>
    <w:unhideWhenUsed/>
    <w:rsid w:val="004D6649"/>
    <w:pPr>
      <w:tabs>
        <w:tab w:val="right" w:leader="dot" w:pos="9062"/>
      </w:tabs>
      <w:spacing w:after="100" w:line="360" w:lineRule="auto"/>
      <w:ind w:left="440"/>
      <w:pPrChange w:id="2" w:author="Stjepan Salopek (ssalopek)" w:date="2022-01-25T18:55:00Z">
        <w:pPr>
          <w:spacing w:after="100" w:line="259" w:lineRule="auto"/>
          <w:ind w:left="440"/>
        </w:pPr>
      </w:pPrChange>
    </w:pPr>
    <w:rPr>
      <w:rPrChange w:id="2" w:author="Stjepan Salopek (ssalopek)" w:date="2022-01-25T18:55:00Z">
        <w:rPr>
          <w:rFonts w:asciiTheme="minorHAnsi" w:eastAsiaTheme="minorHAnsi" w:hAnsiTheme="minorHAnsi" w:cstheme="minorBidi"/>
          <w:sz w:val="22"/>
          <w:szCs w:val="22"/>
          <w:lang w:val="hr-HR" w:eastAsia="en-US" w:bidi="ar-SA"/>
        </w:rPr>
      </w:rPrChange>
    </w:rPr>
  </w:style>
  <w:style w:type="character" w:customStyle="1" w:styleId="Heading3Char">
    <w:name w:val="Heading 3 Char"/>
    <w:basedOn w:val="DefaultParagraphFont"/>
    <w:link w:val="Heading3"/>
    <w:uiPriority w:val="9"/>
    <w:semiHidden/>
    <w:rsid w:val="006678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81049"/>
    <w:rPr>
      <w:color w:val="808080"/>
    </w:rPr>
  </w:style>
  <w:style w:type="paragraph" w:customStyle="1" w:styleId="Ostalo">
    <w:name w:val="Ostalo"/>
    <w:basedOn w:val="Normal"/>
    <w:rsid w:val="00395B9F"/>
    <w:pPr>
      <w:spacing w:after="120" w:line="360" w:lineRule="auto"/>
      <w:jc w:val="both"/>
    </w:pPr>
    <w:rPr>
      <w:rFonts w:ascii="Arial" w:eastAsia="Times New Roman" w:hAnsi="Arial" w:cs="Arial"/>
      <w:b/>
      <w:sz w:val="24"/>
      <w:szCs w:val="24"/>
    </w:rPr>
  </w:style>
  <w:style w:type="paragraph" w:customStyle="1" w:styleId="Naslovnica">
    <w:name w:val="Naslovnica"/>
    <w:basedOn w:val="Normal"/>
    <w:rsid w:val="00395B9F"/>
    <w:pPr>
      <w:spacing w:after="120" w:line="360" w:lineRule="auto"/>
      <w:ind w:firstLine="284"/>
      <w:jc w:val="center"/>
    </w:pPr>
    <w:rPr>
      <w:rFonts w:ascii="Arial" w:eastAsia="Times New Roman" w:hAnsi="Arial" w:cs="Arial"/>
      <w:b/>
      <w:sz w:val="28"/>
      <w:szCs w:val="28"/>
    </w:rPr>
  </w:style>
  <w:style w:type="character" w:styleId="CommentReference">
    <w:name w:val="annotation reference"/>
    <w:basedOn w:val="DefaultParagraphFont"/>
    <w:uiPriority w:val="99"/>
    <w:semiHidden/>
    <w:unhideWhenUsed/>
    <w:rsid w:val="00DB770D"/>
    <w:rPr>
      <w:sz w:val="16"/>
      <w:szCs w:val="16"/>
    </w:rPr>
  </w:style>
  <w:style w:type="paragraph" w:styleId="CommentText">
    <w:name w:val="annotation text"/>
    <w:basedOn w:val="Normal"/>
    <w:link w:val="CommentTextChar"/>
    <w:uiPriority w:val="99"/>
    <w:semiHidden/>
    <w:unhideWhenUsed/>
    <w:rsid w:val="00DB770D"/>
    <w:pPr>
      <w:spacing w:line="240" w:lineRule="auto"/>
    </w:pPr>
    <w:rPr>
      <w:sz w:val="20"/>
      <w:szCs w:val="20"/>
    </w:rPr>
  </w:style>
  <w:style w:type="character" w:customStyle="1" w:styleId="CommentTextChar">
    <w:name w:val="Comment Text Char"/>
    <w:basedOn w:val="DefaultParagraphFont"/>
    <w:link w:val="CommentText"/>
    <w:uiPriority w:val="99"/>
    <w:semiHidden/>
    <w:rsid w:val="00DB770D"/>
    <w:rPr>
      <w:sz w:val="20"/>
      <w:szCs w:val="20"/>
    </w:rPr>
  </w:style>
  <w:style w:type="paragraph" w:styleId="CommentSubject">
    <w:name w:val="annotation subject"/>
    <w:basedOn w:val="CommentText"/>
    <w:next w:val="CommentText"/>
    <w:link w:val="CommentSubjectChar"/>
    <w:uiPriority w:val="99"/>
    <w:semiHidden/>
    <w:unhideWhenUsed/>
    <w:rsid w:val="00DB770D"/>
    <w:rPr>
      <w:b/>
      <w:bCs/>
    </w:rPr>
  </w:style>
  <w:style w:type="character" w:customStyle="1" w:styleId="CommentSubjectChar">
    <w:name w:val="Comment Subject Char"/>
    <w:basedOn w:val="CommentTextChar"/>
    <w:link w:val="CommentSubject"/>
    <w:uiPriority w:val="99"/>
    <w:semiHidden/>
    <w:rsid w:val="00DB770D"/>
    <w:rPr>
      <w:b/>
      <w:bCs/>
      <w:sz w:val="20"/>
      <w:szCs w:val="20"/>
    </w:rPr>
  </w:style>
  <w:style w:type="paragraph" w:styleId="FootnoteText">
    <w:name w:val="footnote text"/>
    <w:basedOn w:val="Normal"/>
    <w:link w:val="FootnoteTextChar"/>
    <w:uiPriority w:val="99"/>
    <w:semiHidden/>
    <w:unhideWhenUsed/>
    <w:rsid w:val="00557A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ACC"/>
    <w:rPr>
      <w:sz w:val="20"/>
      <w:szCs w:val="20"/>
    </w:rPr>
  </w:style>
  <w:style w:type="character" w:styleId="FootnoteReference">
    <w:name w:val="footnote reference"/>
    <w:basedOn w:val="DefaultParagraphFont"/>
    <w:uiPriority w:val="99"/>
    <w:semiHidden/>
    <w:unhideWhenUsed/>
    <w:rsid w:val="00557ACC"/>
    <w:rPr>
      <w:vertAlign w:val="superscript"/>
    </w:rPr>
  </w:style>
  <w:style w:type="character" w:styleId="UnresolvedMention">
    <w:name w:val="Unresolved Mention"/>
    <w:basedOn w:val="DefaultParagraphFont"/>
    <w:uiPriority w:val="99"/>
    <w:semiHidden/>
    <w:unhideWhenUsed/>
    <w:rsid w:val="0046455E"/>
    <w:rPr>
      <w:color w:val="605E5C"/>
      <w:shd w:val="clear" w:color="auto" w:fill="E1DFDD"/>
    </w:rPr>
  </w:style>
  <w:style w:type="table" w:styleId="GridTable4-Accent2">
    <w:name w:val="Grid Table 4 Accent 2"/>
    <w:basedOn w:val="TableNormal"/>
    <w:uiPriority w:val="49"/>
    <w:rsid w:val="004C2F0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970">
      <w:bodyDiv w:val="1"/>
      <w:marLeft w:val="0"/>
      <w:marRight w:val="0"/>
      <w:marTop w:val="0"/>
      <w:marBottom w:val="0"/>
      <w:divBdr>
        <w:top w:val="none" w:sz="0" w:space="0" w:color="auto"/>
        <w:left w:val="none" w:sz="0" w:space="0" w:color="auto"/>
        <w:bottom w:val="none" w:sz="0" w:space="0" w:color="auto"/>
        <w:right w:val="none" w:sz="0" w:space="0" w:color="auto"/>
      </w:divBdr>
    </w:div>
    <w:div w:id="2705983">
      <w:bodyDiv w:val="1"/>
      <w:marLeft w:val="0"/>
      <w:marRight w:val="0"/>
      <w:marTop w:val="0"/>
      <w:marBottom w:val="0"/>
      <w:divBdr>
        <w:top w:val="none" w:sz="0" w:space="0" w:color="auto"/>
        <w:left w:val="none" w:sz="0" w:space="0" w:color="auto"/>
        <w:bottom w:val="none" w:sz="0" w:space="0" w:color="auto"/>
        <w:right w:val="none" w:sz="0" w:space="0" w:color="auto"/>
      </w:divBdr>
    </w:div>
    <w:div w:id="5402752">
      <w:bodyDiv w:val="1"/>
      <w:marLeft w:val="0"/>
      <w:marRight w:val="0"/>
      <w:marTop w:val="0"/>
      <w:marBottom w:val="0"/>
      <w:divBdr>
        <w:top w:val="none" w:sz="0" w:space="0" w:color="auto"/>
        <w:left w:val="none" w:sz="0" w:space="0" w:color="auto"/>
        <w:bottom w:val="none" w:sz="0" w:space="0" w:color="auto"/>
        <w:right w:val="none" w:sz="0" w:space="0" w:color="auto"/>
      </w:divBdr>
    </w:div>
    <w:div w:id="33358644">
      <w:bodyDiv w:val="1"/>
      <w:marLeft w:val="0"/>
      <w:marRight w:val="0"/>
      <w:marTop w:val="0"/>
      <w:marBottom w:val="0"/>
      <w:divBdr>
        <w:top w:val="none" w:sz="0" w:space="0" w:color="auto"/>
        <w:left w:val="none" w:sz="0" w:space="0" w:color="auto"/>
        <w:bottom w:val="none" w:sz="0" w:space="0" w:color="auto"/>
        <w:right w:val="none" w:sz="0" w:space="0" w:color="auto"/>
      </w:divBdr>
    </w:div>
    <w:div w:id="42751269">
      <w:bodyDiv w:val="1"/>
      <w:marLeft w:val="0"/>
      <w:marRight w:val="0"/>
      <w:marTop w:val="0"/>
      <w:marBottom w:val="0"/>
      <w:divBdr>
        <w:top w:val="none" w:sz="0" w:space="0" w:color="auto"/>
        <w:left w:val="none" w:sz="0" w:space="0" w:color="auto"/>
        <w:bottom w:val="none" w:sz="0" w:space="0" w:color="auto"/>
        <w:right w:val="none" w:sz="0" w:space="0" w:color="auto"/>
      </w:divBdr>
    </w:div>
    <w:div w:id="48069821">
      <w:bodyDiv w:val="1"/>
      <w:marLeft w:val="0"/>
      <w:marRight w:val="0"/>
      <w:marTop w:val="0"/>
      <w:marBottom w:val="0"/>
      <w:divBdr>
        <w:top w:val="none" w:sz="0" w:space="0" w:color="auto"/>
        <w:left w:val="none" w:sz="0" w:space="0" w:color="auto"/>
        <w:bottom w:val="none" w:sz="0" w:space="0" w:color="auto"/>
        <w:right w:val="none" w:sz="0" w:space="0" w:color="auto"/>
      </w:divBdr>
    </w:div>
    <w:div w:id="74665107">
      <w:bodyDiv w:val="1"/>
      <w:marLeft w:val="0"/>
      <w:marRight w:val="0"/>
      <w:marTop w:val="0"/>
      <w:marBottom w:val="0"/>
      <w:divBdr>
        <w:top w:val="none" w:sz="0" w:space="0" w:color="auto"/>
        <w:left w:val="none" w:sz="0" w:space="0" w:color="auto"/>
        <w:bottom w:val="none" w:sz="0" w:space="0" w:color="auto"/>
        <w:right w:val="none" w:sz="0" w:space="0" w:color="auto"/>
      </w:divBdr>
    </w:div>
    <w:div w:id="79955260">
      <w:bodyDiv w:val="1"/>
      <w:marLeft w:val="0"/>
      <w:marRight w:val="0"/>
      <w:marTop w:val="0"/>
      <w:marBottom w:val="0"/>
      <w:divBdr>
        <w:top w:val="none" w:sz="0" w:space="0" w:color="auto"/>
        <w:left w:val="none" w:sz="0" w:space="0" w:color="auto"/>
        <w:bottom w:val="none" w:sz="0" w:space="0" w:color="auto"/>
        <w:right w:val="none" w:sz="0" w:space="0" w:color="auto"/>
      </w:divBdr>
    </w:div>
    <w:div w:id="86998532">
      <w:bodyDiv w:val="1"/>
      <w:marLeft w:val="0"/>
      <w:marRight w:val="0"/>
      <w:marTop w:val="0"/>
      <w:marBottom w:val="0"/>
      <w:divBdr>
        <w:top w:val="none" w:sz="0" w:space="0" w:color="auto"/>
        <w:left w:val="none" w:sz="0" w:space="0" w:color="auto"/>
        <w:bottom w:val="none" w:sz="0" w:space="0" w:color="auto"/>
        <w:right w:val="none" w:sz="0" w:space="0" w:color="auto"/>
      </w:divBdr>
    </w:div>
    <w:div w:id="146748558">
      <w:bodyDiv w:val="1"/>
      <w:marLeft w:val="0"/>
      <w:marRight w:val="0"/>
      <w:marTop w:val="0"/>
      <w:marBottom w:val="0"/>
      <w:divBdr>
        <w:top w:val="none" w:sz="0" w:space="0" w:color="auto"/>
        <w:left w:val="none" w:sz="0" w:space="0" w:color="auto"/>
        <w:bottom w:val="none" w:sz="0" w:space="0" w:color="auto"/>
        <w:right w:val="none" w:sz="0" w:space="0" w:color="auto"/>
      </w:divBdr>
    </w:div>
    <w:div w:id="149833322">
      <w:bodyDiv w:val="1"/>
      <w:marLeft w:val="0"/>
      <w:marRight w:val="0"/>
      <w:marTop w:val="0"/>
      <w:marBottom w:val="0"/>
      <w:divBdr>
        <w:top w:val="none" w:sz="0" w:space="0" w:color="auto"/>
        <w:left w:val="none" w:sz="0" w:space="0" w:color="auto"/>
        <w:bottom w:val="none" w:sz="0" w:space="0" w:color="auto"/>
        <w:right w:val="none" w:sz="0" w:space="0" w:color="auto"/>
      </w:divBdr>
    </w:div>
    <w:div w:id="156658005">
      <w:bodyDiv w:val="1"/>
      <w:marLeft w:val="0"/>
      <w:marRight w:val="0"/>
      <w:marTop w:val="0"/>
      <w:marBottom w:val="0"/>
      <w:divBdr>
        <w:top w:val="none" w:sz="0" w:space="0" w:color="auto"/>
        <w:left w:val="none" w:sz="0" w:space="0" w:color="auto"/>
        <w:bottom w:val="none" w:sz="0" w:space="0" w:color="auto"/>
        <w:right w:val="none" w:sz="0" w:space="0" w:color="auto"/>
      </w:divBdr>
    </w:div>
    <w:div w:id="169374116">
      <w:bodyDiv w:val="1"/>
      <w:marLeft w:val="0"/>
      <w:marRight w:val="0"/>
      <w:marTop w:val="0"/>
      <w:marBottom w:val="0"/>
      <w:divBdr>
        <w:top w:val="none" w:sz="0" w:space="0" w:color="auto"/>
        <w:left w:val="none" w:sz="0" w:space="0" w:color="auto"/>
        <w:bottom w:val="none" w:sz="0" w:space="0" w:color="auto"/>
        <w:right w:val="none" w:sz="0" w:space="0" w:color="auto"/>
      </w:divBdr>
    </w:div>
    <w:div w:id="174198388">
      <w:bodyDiv w:val="1"/>
      <w:marLeft w:val="0"/>
      <w:marRight w:val="0"/>
      <w:marTop w:val="0"/>
      <w:marBottom w:val="0"/>
      <w:divBdr>
        <w:top w:val="none" w:sz="0" w:space="0" w:color="auto"/>
        <w:left w:val="none" w:sz="0" w:space="0" w:color="auto"/>
        <w:bottom w:val="none" w:sz="0" w:space="0" w:color="auto"/>
        <w:right w:val="none" w:sz="0" w:space="0" w:color="auto"/>
      </w:divBdr>
      <w:divsChild>
        <w:div w:id="45765628">
          <w:marLeft w:val="0"/>
          <w:marRight w:val="0"/>
          <w:marTop w:val="0"/>
          <w:marBottom w:val="0"/>
          <w:divBdr>
            <w:top w:val="none" w:sz="0" w:space="0" w:color="auto"/>
            <w:left w:val="none" w:sz="0" w:space="0" w:color="auto"/>
            <w:bottom w:val="none" w:sz="0" w:space="0" w:color="auto"/>
            <w:right w:val="none" w:sz="0" w:space="0" w:color="auto"/>
          </w:divBdr>
          <w:divsChild>
            <w:div w:id="100340148">
              <w:marLeft w:val="0"/>
              <w:marRight w:val="0"/>
              <w:marTop w:val="0"/>
              <w:marBottom w:val="0"/>
              <w:divBdr>
                <w:top w:val="none" w:sz="0" w:space="0" w:color="auto"/>
                <w:left w:val="none" w:sz="0" w:space="0" w:color="auto"/>
                <w:bottom w:val="none" w:sz="0" w:space="0" w:color="auto"/>
                <w:right w:val="none" w:sz="0" w:space="0" w:color="auto"/>
              </w:divBdr>
            </w:div>
            <w:div w:id="130289719">
              <w:marLeft w:val="0"/>
              <w:marRight w:val="0"/>
              <w:marTop w:val="0"/>
              <w:marBottom w:val="0"/>
              <w:divBdr>
                <w:top w:val="none" w:sz="0" w:space="0" w:color="auto"/>
                <w:left w:val="none" w:sz="0" w:space="0" w:color="auto"/>
                <w:bottom w:val="none" w:sz="0" w:space="0" w:color="auto"/>
                <w:right w:val="none" w:sz="0" w:space="0" w:color="auto"/>
              </w:divBdr>
            </w:div>
            <w:div w:id="186142215">
              <w:marLeft w:val="0"/>
              <w:marRight w:val="0"/>
              <w:marTop w:val="0"/>
              <w:marBottom w:val="0"/>
              <w:divBdr>
                <w:top w:val="none" w:sz="0" w:space="0" w:color="auto"/>
                <w:left w:val="none" w:sz="0" w:space="0" w:color="auto"/>
                <w:bottom w:val="none" w:sz="0" w:space="0" w:color="auto"/>
                <w:right w:val="none" w:sz="0" w:space="0" w:color="auto"/>
              </w:divBdr>
            </w:div>
            <w:div w:id="198323431">
              <w:marLeft w:val="0"/>
              <w:marRight w:val="0"/>
              <w:marTop w:val="0"/>
              <w:marBottom w:val="0"/>
              <w:divBdr>
                <w:top w:val="none" w:sz="0" w:space="0" w:color="auto"/>
                <w:left w:val="none" w:sz="0" w:space="0" w:color="auto"/>
                <w:bottom w:val="none" w:sz="0" w:space="0" w:color="auto"/>
                <w:right w:val="none" w:sz="0" w:space="0" w:color="auto"/>
              </w:divBdr>
            </w:div>
            <w:div w:id="331182950">
              <w:marLeft w:val="0"/>
              <w:marRight w:val="0"/>
              <w:marTop w:val="0"/>
              <w:marBottom w:val="0"/>
              <w:divBdr>
                <w:top w:val="none" w:sz="0" w:space="0" w:color="auto"/>
                <w:left w:val="none" w:sz="0" w:space="0" w:color="auto"/>
                <w:bottom w:val="none" w:sz="0" w:space="0" w:color="auto"/>
                <w:right w:val="none" w:sz="0" w:space="0" w:color="auto"/>
              </w:divBdr>
            </w:div>
            <w:div w:id="357969140">
              <w:marLeft w:val="0"/>
              <w:marRight w:val="0"/>
              <w:marTop w:val="0"/>
              <w:marBottom w:val="0"/>
              <w:divBdr>
                <w:top w:val="none" w:sz="0" w:space="0" w:color="auto"/>
                <w:left w:val="none" w:sz="0" w:space="0" w:color="auto"/>
                <w:bottom w:val="none" w:sz="0" w:space="0" w:color="auto"/>
                <w:right w:val="none" w:sz="0" w:space="0" w:color="auto"/>
              </w:divBdr>
            </w:div>
            <w:div w:id="378357246">
              <w:marLeft w:val="0"/>
              <w:marRight w:val="0"/>
              <w:marTop w:val="0"/>
              <w:marBottom w:val="0"/>
              <w:divBdr>
                <w:top w:val="none" w:sz="0" w:space="0" w:color="auto"/>
                <w:left w:val="none" w:sz="0" w:space="0" w:color="auto"/>
                <w:bottom w:val="none" w:sz="0" w:space="0" w:color="auto"/>
                <w:right w:val="none" w:sz="0" w:space="0" w:color="auto"/>
              </w:divBdr>
            </w:div>
            <w:div w:id="563832813">
              <w:marLeft w:val="0"/>
              <w:marRight w:val="0"/>
              <w:marTop w:val="0"/>
              <w:marBottom w:val="0"/>
              <w:divBdr>
                <w:top w:val="none" w:sz="0" w:space="0" w:color="auto"/>
                <w:left w:val="none" w:sz="0" w:space="0" w:color="auto"/>
                <w:bottom w:val="none" w:sz="0" w:space="0" w:color="auto"/>
                <w:right w:val="none" w:sz="0" w:space="0" w:color="auto"/>
              </w:divBdr>
            </w:div>
            <w:div w:id="679700612">
              <w:marLeft w:val="0"/>
              <w:marRight w:val="0"/>
              <w:marTop w:val="0"/>
              <w:marBottom w:val="0"/>
              <w:divBdr>
                <w:top w:val="none" w:sz="0" w:space="0" w:color="auto"/>
                <w:left w:val="none" w:sz="0" w:space="0" w:color="auto"/>
                <w:bottom w:val="none" w:sz="0" w:space="0" w:color="auto"/>
                <w:right w:val="none" w:sz="0" w:space="0" w:color="auto"/>
              </w:divBdr>
            </w:div>
            <w:div w:id="685139251">
              <w:marLeft w:val="0"/>
              <w:marRight w:val="0"/>
              <w:marTop w:val="0"/>
              <w:marBottom w:val="0"/>
              <w:divBdr>
                <w:top w:val="none" w:sz="0" w:space="0" w:color="auto"/>
                <w:left w:val="none" w:sz="0" w:space="0" w:color="auto"/>
                <w:bottom w:val="none" w:sz="0" w:space="0" w:color="auto"/>
                <w:right w:val="none" w:sz="0" w:space="0" w:color="auto"/>
              </w:divBdr>
            </w:div>
            <w:div w:id="691497481">
              <w:marLeft w:val="0"/>
              <w:marRight w:val="0"/>
              <w:marTop w:val="0"/>
              <w:marBottom w:val="0"/>
              <w:divBdr>
                <w:top w:val="none" w:sz="0" w:space="0" w:color="auto"/>
                <w:left w:val="none" w:sz="0" w:space="0" w:color="auto"/>
                <w:bottom w:val="none" w:sz="0" w:space="0" w:color="auto"/>
                <w:right w:val="none" w:sz="0" w:space="0" w:color="auto"/>
              </w:divBdr>
            </w:div>
            <w:div w:id="724908701">
              <w:marLeft w:val="0"/>
              <w:marRight w:val="0"/>
              <w:marTop w:val="0"/>
              <w:marBottom w:val="0"/>
              <w:divBdr>
                <w:top w:val="none" w:sz="0" w:space="0" w:color="auto"/>
                <w:left w:val="none" w:sz="0" w:space="0" w:color="auto"/>
                <w:bottom w:val="none" w:sz="0" w:space="0" w:color="auto"/>
                <w:right w:val="none" w:sz="0" w:space="0" w:color="auto"/>
              </w:divBdr>
            </w:div>
            <w:div w:id="757747261">
              <w:marLeft w:val="0"/>
              <w:marRight w:val="0"/>
              <w:marTop w:val="0"/>
              <w:marBottom w:val="0"/>
              <w:divBdr>
                <w:top w:val="none" w:sz="0" w:space="0" w:color="auto"/>
                <w:left w:val="none" w:sz="0" w:space="0" w:color="auto"/>
                <w:bottom w:val="none" w:sz="0" w:space="0" w:color="auto"/>
                <w:right w:val="none" w:sz="0" w:space="0" w:color="auto"/>
              </w:divBdr>
            </w:div>
            <w:div w:id="811604040">
              <w:marLeft w:val="0"/>
              <w:marRight w:val="0"/>
              <w:marTop w:val="0"/>
              <w:marBottom w:val="0"/>
              <w:divBdr>
                <w:top w:val="none" w:sz="0" w:space="0" w:color="auto"/>
                <w:left w:val="none" w:sz="0" w:space="0" w:color="auto"/>
                <w:bottom w:val="none" w:sz="0" w:space="0" w:color="auto"/>
                <w:right w:val="none" w:sz="0" w:space="0" w:color="auto"/>
              </w:divBdr>
            </w:div>
            <w:div w:id="871964099">
              <w:marLeft w:val="0"/>
              <w:marRight w:val="0"/>
              <w:marTop w:val="0"/>
              <w:marBottom w:val="0"/>
              <w:divBdr>
                <w:top w:val="none" w:sz="0" w:space="0" w:color="auto"/>
                <w:left w:val="none" w:sz="0" w:space="0" w:color="auto"/>
                <w:bottom w:val="none" w:sz="0" w:space="0" w:color="auto"/>
                <w:right w:val="none" w:sz="0" w:space="0" w:color="auto"/>
              </w:divBdr>
            </w:div>
            <w:div w:id="900945220">
              <w:marLeft w:val="0"/>
              <w:marRight w:val="0"/>
              <w:marTop w:val="0"/>
              <w:marBottom w:val="0"/>
              <w:divBdr>
                <w:top w:val="none" w:sz="0" w:space="0" w:color="auto"/>
                <w:left w:val="none" w:sz="0" w:space="0" w:color="auto"/>
                <w:bottom w:val="none" w:sz="0" w:space="0" w:color="auto"/>
                <w:right w:val="none" w:sz="0" w:space="0" w:color="auto"/>
              </w:divBdr>
            </w:div>
            <w:div w:id="938218968">
              <w:marLeft w:val="0"/>
              <w:marRight w:val="0"/>
              <w:marTop w:val="0"/>
              <w:marBottom w:val="0"/>
              <w:divBdr>
                <w:top w:val="none" w:sz="0" w:space="0" w:color="auto"/>
                <w:left w:val="none" w:sz="0" w:space="0" w:color="auto"/>
                <w:bottom w:val="none" w:sz="0" w:space="0" w:color="auto"/>
                <w:right w:val="none" w:sz="0" w:space="0" w:color="auto"/>
              </w:divBdr>
            </w:div>
            <w:div w:id="1012101044">
              <w:marLeft w:val="0"/>
              <w:marRight w:val="0"/>
              <w:marTop w:val="0"/>
              <w:marBottom w:val="0"/>
              <w:divBdr>
                <w:top w:val="none" w:sz="0" w:space="0" w:color="auto"/>
                <w:left w:val="none" w:sz="0" w:space="0" w:color="auto"/>
                <w:bottom w:val="none" w:sz="0" w:space="0" w:color="auto"/>
                <w:right w:val="none" w:sz="0" w:space="0" w:color="auto"/>
              </w:divBdr>
            </w:div>
            <w:div w:id="1055003379">
              <w:marLeft w:val="0"/>
              <w:marRight w:val="0"/>
              <w:marTop w:val="0"/>
              <w:marBottom w:val="0"/>
              <w:divBdr>
                <w:top w:val="none" w:sz="0" w:space="0" w:color="auto"/>
                <w:left w:val="none" w:sz="0" w:space="0" w:color="auto"/>
                <w:bottom w:val="none" w:sz="0" w:space="0" w:color="auto"/>
                <w:right w:val="none" w:sz="0" w:space="0" w:color="auto"/>
              </w:divBdr>
            </w:div>
            <w:div w:id="1135564392">
              <w:marLeft w:val="0"/>
              <w:marRight w:val="0"/>
              <w:marTop w:val="0"/>
              <w:marBottom w:val="0"/>
              <w:divBdr>
                <w:top w:val="none" w:sz="0" w:space="0" w:color="auto"/>
                <w:left w:val="none" w:sz="0" w:space="0" w:color="auto"/>
                <w:bottom w:val="none" w:sz="0" w:space="0" w:color="auto"/>
                <w:right w:val="none" w:sz="0" w:space="0" w:color="auto"/>
              </w:divBdr>
            </w:div>
            <w:div w:id="1148009584">
              <w:marLeft w:val="0"/>
              <w:marRight w:val="0"/>
              <w:marTop w:val="0"/>
              <w:marBottom w:val="0"/>
              <w:divBdr>
                <w:top w:val="none" w:sz="0" w:space="0" w:color="auto"/>
                <w:left w:val="none" w:sz="0" w:space="0" w:color="auto"/>
                <w:bottom w:val="none" w:sz="0" w:space="0" w:color="auto"/>
                <w:right w:val="none" w:sz="0" w:space="0" w:color="auto"/>
              </w:divBdr>
            </w:div>
            <w:div w:id="1242714890">
              <w:marLeft w:val="0"/>
              <w:marRight w:val="0"/>
              <w:marTop w:val="0"/>
              <w:marBottom w:val="0"/>
              <w:divBdr>
                <w:top w:val="none" w:sz="0" w:space="0" w:color="auto"/>
                <w:left w:val="none" w:sz="0" w:space="0" w:color="auto"/>
                <w:bottom w:val="none" w:sz="0" w:space="0" w:color="auto"/>
                <w:right w:val="none" w:sz="0" w:space="0" w:color="auto"/>
              </w:divBdr>
            </w:div>
            <w:div w:id="1407262076">
              <w:marLeft w:val="0"/>
              <w:marRight w:val="0"/>
              <w:marTop w:val="0"/>
              <w:marBottom w:val="0"/>
              <w:divBdr>
                <w:top w:val="none" w:sz="0" w:space="0" w:color="auto"/>
                <w:left w:val="none" w:sz="0" w:space="0" w:color="auto"/>
                <w:bottom w:val="none" w:sz="0" w:space="0" w:color="auto"/>
                <w:right w:val="none" w:sz="0" w:space="0" w:color="auto"/>
              </w:divBdr>
            </w:div>
            <w:div w:id="1414207523">
              <w:marLeft w:val="0"/>
              <w:marRight w:val="0"/>
              <w:marTop w:val="0"/>
              <w:marBottom w:val="0"/>
              <w:divBdr>
                <w:top w:val="none" w:sz="0" w:space="0" w:color="auto"/>
                <w:left w:val="none" w:sz="0" w:space="0" w:color="auto"/>
                <w:bottom w:val="none" w:sz="0" w:space="0" w:color="auto"/>
                <w:right w:val="none" w:sz="0" w:space="0" w:color="auto"/>
              </w:divBdr>
            </w:div>
            <w:div w:id="1484006624">
              <w:marLeft w:val="0"/>
              <w:marRight w:val="0"/>
              <w:marTop w:val="0"/>
              <w:marBottom w:val="0"/>
              <w:divBdr>
                <w:top w:val="none" w:sz="0" w:space="0" w:color="auto"/>
                <w:left w:val="none" w:sz="0" w:space="0" w:color="auto"/>
                <w:bottom w:val="none" w:sz="0" w:space="0" w:color="auto"/>
                <w:right w:val="none" w:sz="0" w:space="0" w:color="auto"/>
              </w:divBdr>
            </w:div>
            <w:div w:id="1619412121">
              <w:marLeft w:val="0"/>
              <w:marRight w:val="0"/>
              <w:marTop w:val="0"/>
              <w:marBottom w:val="0"/>
              <w:divBdr>
                <w:top w:val="none" w:sz="0" w:space="0" w:color="auto"/>
                <w:left w:val="none" w:sz="0" w:space="0" w:color="auto"/>
                <w:bottom w:val="none" w:sz="0" w:space="0" w:color="auto"/>
                <w:right w:val="none" w:sz="0" w:space="0" w:color="auto"/>
              </w:divBdr>
            </w:div>
            <w:div w:id="1718313158">
              <w:marLeft w:val="0"/>
              <w:marRight w:val="0"/>
              <w:marTop w:val="0"/>
              <w:marBottom w:val="0"/>
              <w:divBdr>
                <w:top w:val="none" w:sz="0" w:space="0" w:color="auto"/>
                <w:left w:val="none" w:sz="0" w:space="0" w:color="auto"/>
                <w:bottom w:val="none" w:sz="0" w:space="0" w:color="auto"/>
                <w:right w:val="none" w:sz="0" w:space="0" w:color="auto"/>
              </w:divBdr>
            </w:div>
            <w:div w:id="1902860066">
              <w:marLeft w:val="0"/>
              <w:marRight w:val="0"/>
              <w:marTop w:val="0"/>
              <w:marBottom w:val="0"/>
              <w:divBdr>
                <w:top w:val="none" w:sz="0" w:space="0" w:color="auto"/>
                <w:left w:val="none" w:sz="0" w:space="0" w:color="auto"/>
                <w:bottom w:val="none" w:sz="0" w:space="0" w:color="auto"/>
                <w:right w:val="none" w:sz="0" w:space="0" w:color="auto"/>
              </w:divBdr>
            </w:div>
            <w:div w:id="1915160743">
              <w:marLeft w:val="0"/>
              <w:marRight w:val="0"/>
              <w:marTop w:val="0"/>
              <w:marBottom w:val="0"/>
              <w:divBdr>
                <w:top w:val="none" w:sz="0" w:space="0" w:color="auto"/>
                <w:left w:val="none" w:sz="0" w:space="0" w:color="auto"/>
                <w:bottom w:val="none" w:sz="0" w:space="0" w:color="auto"/>
                <w:right w:val="none" w:sz="0" w:space="0" w:color="auto"/>
              </w:divBdr>
            </w:div>
            <w:div w:id="1953366559">
              <w:marLeft w:val="0"/>
              <w:marRight w:val="0"/>
              <w:marTop w:val="0"/>
              <w:marBottom w:val="0"/>
              <w:divBdr>
                <w:top w:val="none" w:sz="0" w:space="0" w:color="auto"/>
                <w:left w:val="none" w:sz="0" w:space="0" w:color="auto"/>
                <w:bottom w:val="none" w:sz="0" w:space="0" w:color="auto"/>
                <w:right w:val="none" w:sz="0" w:space="0" w:color="auto"/>
              </w:divBdr>
            </w:div>
            <w:div w:id="1984962267">
              <w:marLeft w:val="0"/>
              <w:marRight w:val="0"/>
              <w:marTop w:val="0"/>
              <w:marBottom w:val="0"/>
              <w:divBdr>
                <w:top w:val="none" w:sz="0" w:space="0" w:color="auto"/>
                <w:left w:val="none" w:sz="0" w:space="0" w:color="auto"/>
                <w:bottom w:val="none" w:sz="0" w:space="0" w:color="auto"/>
                <w:right w:val="none" w:sz="0" w:space="0" w:color="auto"/>
              </w:divBdr>
            </w:div>
            <w:div w:id="2070376576">
              <w:marLeft w:val="0"/>
              <w:marRight w:val="0"/>
              <w:marTop w:val="0"/>
              <w:marBottom w:val="0"/>
              <w:divBdr>
                <w:top w:val="none" w:sz="0" w:space="0" w:color="auto"/>
                <w:left w:val="none" w:sz="0" w:space="0" w:color="auto"/>
                <w:bottom w:val="none" w:sz="0" w:space="0" w:color="auto"/>
                <w:right w:val="none" w:sz="0" w:space="0" w:color="auto"/>
              </w:divBdr>
            </w:div>
            <w:div w:id="2124614330">
              <w:marLeft w:val="0"/>
              <w:marRight w:val="0"/>
              <w:marTop w:val="0"/>
              <w:marBottom w:val="0"/>
              <w:divBdr>
                <w:top w:val="none" w:sz="0" w:space="0" w:color="auto"/>
                <w:left w:val="none" w:sz="0" w:space="0" w:color="auto"/>
                <w:bottom w:val="none" w:sz="0" w:space="0" w:color="auto"/>
                <w:right w:val="none" w:sz="0" w:space="0" w:color="auto"/>
              </w:divBdr>
            </w:div>
            <w:div w:id="21328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7123">
      <w:bodyDiv w:val="1"/>
      <w:marLeft w:val="0"/>
      <w:marRight w:val="0"/>
      <w:marTop w:val="0"/>
      <w:marBottom w:val="0"/>
      <w:divBdr>
        <w:top w:val="none" w:sz="0" w:space="0" w:color="auto"/>
        <w:left w:val="none" w:sz="0" w:space="0" w:color="auto"/>
        <w:bottom w:val="none" w:sz="0" w:space="0" w:color="auto"/>
        <w:right w:val="none" w:sz="0" w:space="0" w:color="auto"/>
      </w:divBdr>
    </w:div>
    <w:div w:id="190999906">
      <w:bodyDiv w:val="1"/>
      <w:marLeft w:val="0"/>
      <w:marRight w:val="0"/>
      <w:marTop w:val="0"/>
      <w:marBottom w:val="0"/>
      <w:divBdr>
        <w:top w:val="none" w:sz="0" w:space="0" w:color="auto"/>
        <w:left w:val="none" w:sz="0" w:space="0" w:color="auto"/>
        <w:bottom w:val="none" w:sz="0" w:space="0" w:color="auto"/>
        <w:right w:val="none" w:sz="0" w:space="0" w:color="auto"/>
      </w:divBdr>
    </w:div>
    <w:div w:id="237793071">
      <w:bodyDiv w:val="1"/>
      <w:marLeft w:val="0"/>
      <w:marRight w:val="0"/>
      <w:marTop w:val="0"/>
      <w:marBottom w:val="0"/>
      <w:divBdr>
        <w:top w:val="none" w:sz="0" w:space="0" w:color="auto"/>
        <w:left w:val="none" w:sz="0" w:space="0" w:color="auto"/>
        <w:bottom w:val="none" w:sz="0" w:space="0" w:color="auto"/>
        <w:right w:val="none" w:sz="0" w:space="0" w:color="auto"/>
      </w:divBdr>
    </w:div>
    <w:div w:id="241068197">
      <w:bodyDiv w:val="1"/>
      <w:marLeft w:val="0"/>
      <w:marRight w:val="0"/>
      <w:marTop w:val="0"/>
      <w:marBottom w:val="0"/>
      <w:divBdr>
        <w:top w:val="none" w:sz="0" w:space="0" w:color="auto"/>
        <w:left w:val="none" w:sz="0" w:space="0" w:color="auto"/>
        <w:bottom w:val="none" w:sz="0" w:space="0" w:color="auto"/>
        <w:right w:val="none" w:sz="0" w:space="0" w:color="auto"/>
      </w:divBdr>
    </w:div>
    <w:div w:id="259337825">
      <w:bodyDiv w:val="1"/>
      <w:marLeft w:val="0"/>
      <w:marRight w:val="0"/>
      <w:marTop w:val="0"/>
      <w:marBottom w:val="0"/>
      <w:divBdr>
        <w:top w:val="none" w:sz="0" w:space="0" w:color="auto"/>
        <w:left w:val="none" w:sz="0" w:space="0" w:color="auto"/>
        <w:bottom w:val="none" w:sz="0" w:space="0" w:color="auto"/>
        <w:right w:val="none" w:sz="0" w:space="0" w:color="auto"/>
      </w:divBdr>
    </w:div>
    <w:div w:id="260380233">
      <w:bodyDiv w:val="1"/>
      <w:marLeft w:val="0"/>
      <w:marRight w:val="0"/>
      <w:marTop w:val="0"/>
      <w:marBottom w:val="0"/>
      <w:divBdr>
        <w:top w:val="none" w:sz="0" w:space="0" w:color="auto"/>
        <w:left w:val="none" w:sz="0" w:space="0" w:color="auto"/>
        <w:bottom w:val="none" w:sz="0" w:space="0" w:color="auto"/>
        <w:right w:val="none" w:sz="0" w:space="0" w:color="auto"/>
      </w:divBdr>
      <w:divsChild>
        <w:div w:id="157697710">
          <w:marLeft w:val="0"/>
          <w:marRight w:val="0"/>
          <w:marTop w:val="0"/>
          <w:marBottom w:val="0"/>
          <w:divBdr>
            <w:top w:val="none" w:sz="0" w:space="0" w:color="auto"/>
            <w:left w:val="none" w:sz="0" w:space="0" w:color="auto"/>
            <w:bottom w:val="none" w:sz="0" w:space="0" w:color="auto"/>
            <w:right w:val="none" w:sz="0" w:space="0" w:color="auto"/>
          </w:divBdr>
          <w:divsChild>
            <w:div w:id="2073190670">
              <w:marLeft w:val="0"/>
              <w:marRight w:val="0"/>
              <w:marTop w:val="0"/>
              <w:marBottom w:val="0"/>
              <w:divBdr>
                <w:top w:val="none" w:sz="0" w:space="0" w:color="auto"/>
                <w:left w:val="none" w:sz="0" w:space="0" w:color="auto"/>
                <w:bottom w:val="none" w:sz="0" w:space="0" w:color="auto"/>
                <w:right w:val="none" w:sz="0" w:space="0" w:color="auto"/>
              </w:divBdr>
            </w:div>
            <w:div w:id="1840191866">
              <w:marLeft w:val="0"/>
              <w:marRight w:val="0"/>
              <w:marTop w:val="0"/>
              <w:marBottom w:val="0"/>
              <w:divBdr>
                <w:top w:val="none" w:sz="0" w:space="0" w:color="auto"/>
                <w:left w:val="none" w:sz="0" w:space="0" w:color="auto"/>
                <w:bottom w:val="none" w:sz="0" w:space="0" w:color="auto"/>
                <w:right w:val="none" w:sz="0" w:space="0" w:color="auto"/>
              </w:divBdr>
            </w:div>
            <w:div w:id="1967815177">
              <w:marLeft w:val="0"/>
              <w:marRight w:val="0"/>
              <w:marTop w:val="0"/>
              <w:marBottom w:val="0"/>
              <w:divBdr>
                <w:top w:val="none" w:sz="0" w:space="0" w:color="auto"/>
                <w:left w:val="none" w:sz="0" w:space="0" w:color="auto"/>
                <w:bottom w:val="none" w:sz="0" w:space="0" w:color="auto"/>
                <w:right w:val="none" w:sz="0" w:space="0" w:color="auto"/>
              </w:divBdr>
            </w:div>
            <w:div w:id="1324046773">
              <w:marLeft w:val="0"/>
              <w:marRight w:val="0"/>
              <w:marTop w:val="0"/>
              <w:marBottom w:val="0"/>
              <w:divBdr>
                <w:top w:val="none" w:sz="0" w:space="0" w:color="auto"/>
                <w:left w:val="none" w:sz="0" w:space="0" w:color="auto"/>
                <w:bottom w:val="none" w:sz="0" w:space="0" w:color="auto"/>
                <w:right w:val="none" w:sz="0" w:space="0" w:color="auto"/>
              </w:divBdr>
            </w:div>
            <w:div w:id="252324609">
              <w:marLeft w:val="0"/>
              <w:marRight w:val="0"/>
              <w:marTop w:val="0"/>
              <w:marBottom w:val="0"/>
              <w:divBdr>
                <w:top w:val="none" w:sz="0" w:space="0" w:color="auto"/>
                <w:left w:val="none" w:sz="0" w:space="0" w:color="auto"/>
                <w:bottom w:val="none" w:sz="0" w:space="0" w:color="auto"/>
                <w:right w:val="none" w:sz="0" w:space="0" w:color="auto"/>
              </w:divBdr>
            </w:div>
            <w:div w:id="1755055080">
              <w:marLeft w:val="0"/>
              <w:marRight w:val="0"/>
              <w:marTop w:val="0"/>
              <w:marBottom w:val="0"/>
              <w:divBdr>
                <w:top w:val="none" w:sz="0" w:space="0" w:color="auto"/>
                <w:left w:val="none" w:sz="0" w:space="0" w:color="auto"/>
                <w:bottom w:val="none" w:sz="0" w:space="0" w:color="auto"/>
                <w:right w:val="none" w:sz="0" w:space="0" w:color="auto"/>
              </w:divBdr>
            </w:div>
            <w:div w:id="1960795604">
              <w:marLeft w:val="0"/>
              <w:marRight w:val="0"/>
              <w:marTop w:val="0"/>
              <w:marBottom w:val="0"/>
              <w:divBdr>
                <w:top w:val="none" w:sz="0" w:space="0" w:color="auto"/>
                <w:left w:val="none" w:sz="0" w:space="0" w:color="auto"/>
                <w:bottom w:val="none" w:sz="0" w:space="0" w:color="auto"/>
                <w:right w:val="none" w:sz="0" w:space="0" w:color="auto"/>
              </w:divBdr>
            </w:div>
            <w:div w:id="644629038">
              <w:marLeft w:val="0"/>
              <w:marRight w:val="0"/>
              <w:marTop w:val="0"/>
              <w:marBottom w:val="0"/>
              <w:divBdr>
                <w:top w:val="none" w:sz="0" w:space="0" w:color="auto"/>
                <w:left w:val="none" w:sz="0" w:space="0" w:color="auto"/>
                <w:bottom w:val="none" w:sz="0" w:space="0" w:color="auto"/>
                <w:right w:val="none" w:sz="0" w:space="0" w:color="auto"/>
              </w:divBdr>
            </w:div>
            <w:div w:id="2027829758">
              <w:marLeft w:val="0"/>
              <w:marRight w:val="0"/>
              <w:marTop w:val="0"/>
              <w:marBottom w:val="0"/>
              <w:divBdr>
                <w:top w:val="none" w:sz="0" w:space="0" w:color="auto"/>
                <w:left w:val="none" w:sz="0" w:space="0" w:color="auto"/>
                <w:bottom w:val="none" w:sz="0" w:space="0" w:color="auto"/>
                <w:right w:val="none" w:sz="0" w:space="0" w:color="auto"/>
              </w:divBdr>
            </w:div>
            <w:div w:id="1862622287">
              <w:marLeft w:val="0"/>
              <w:marRight w:val="0"/>
              <w:marTop w:val="0"/>
              <w:marBottom w:val="0"/>
              <w:divBdr>
                <w:top w:val="none" w:sz="0" w:space="0" w:color="auto"/>
                <w:left w:val="none" w:sz="0" w:space="0" w:color="auto"/>
                <w:bottom w:val="none" w:sz="0" w:space="0" w:color="auto"/>
                <w:right w:val="none" w:sz="0" w:space="0" w:color="auto"/>
              </w:divBdr>
            </w:div>
            <w:div w:id="1784571275">
              <w:marLeft w:val="0"/>
              <w:marRight w:val="0"/>
              <w:marTop w:val="0"/>
              <w:marBottom w:val="0"/>
              <w:divBdr>
                <w:top w:val="none" w:sz="0" w:space="0" w:color="auto"/>
                <w:left w:val="none" w:sz="0" w:space="0" w:color="auto"/>
                <w:bottom w:val="none" w:sz="0" w:space="0" w:color="auto"/>
                <w:right w:val="none" w:sz="0" w:space="0" w:color="auto"/>
              </w:divBdr>
            </w:div>
            <w:div w:id="470749818">
              <w:marLeft w:val="0"/>
              <w:marRight w:val="0"/>
              <w:marTop w:val="0"/>
              <w:marBottom w:val="0"/>
              <w:divBdr>
                <w:top w:val="none" w:sz="0" w:space="0" w:color="auto"/>
                <w:left w:val="none" w:sz="0" w:space="0" w:color="auto"/>
                <w:bottom w:val="none" w:sz="0" w:space="0" w:color="auto"/>
                <w:right w:val="none" w:sz="0" w:space="0" w:color="auto"/>
              </w:divBdr>
            </w:div>
            <w:div w:id="1508404328">
              <w:marLeft w:val="0"/>
              <w:marRight w:val="0"/>
              <w:marTop w:val="0"/>
              <w:marBottom w:val="0"/>
              <w:divBdr>
                <w:top w:val="none" w:sz="0" w:space="0" w:color="auto"/>
                <w:left w:val="none" w:sz="0" w:space="0" w:color="auto"/>
                <w:bottom w:val="none" w:sz="0" w:space="0" w:color="auto"/>
                <w:right w:val="none" w:sz="0" w:space="0" w:color="auto"/>
              </w:divBdr>
            </w:div>
            <w:div w:id="1447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1137">
      <w:bodyDiv w:val="1"/>
      <w:marLeft w:val="0"/>
      <w:marRight w:val="0"/>
      <w:marTop w:val="0"/>
      <w:marBottom w:val="0"/>
      <w:divBdr>
        <w:top w:val="none" w:sz="0" w:space="0" w:color="auto"/>
        <w:left w:val="none" w:sz="0" w:space="0" w:color="auto"/>
        <w:bottom w:val="none" w:sz="0" w:space="0" w:color="auto"/>
        <w:right w:val="none" w:sz="0" w:space="0" w:color="auto"/>
      </w:divBdr>
    </w:div>
    <w:div w:id="278613943">
      <w:bodyDiv w:val="1"/>
      <w:marLeft w:val="0"/>
      <w:marRight w:val="0"/>
      <w:marTop w:val="0"/>
      <w:marBottom w:val="0"/>
      <w:divBdr>
        <w:top w:val="none" w:sz="0" w:space="0" w:color="auto"/>
        <w:left w:val="none" w:sz="0" w:space="0" w:color="auto"/>
        <w:bottom w:val="none" w:sz="0" w:space="0" w:color="auto"/>
        <w:right w:val="none" w:sz="0" w:space="0" w:color="auto"/>
      </w:divBdr>
    </w:div>
    <w:div w:id="296374196">
      <w:bodyDiv w:val="1"/>
      <w:marLeft w:val="0"/>
      <w:marRight w:val="0"/>
      <w:marTop w:val="0"/>
      <w:marBottom w:val="0"/>
      <w:divBdr>
        <w:top w:val="none" w:sz="0" w:space="0" w:color="auto"/>
        <w:left w:val="none" w:sz="0" w:space="0" w:color="auto"/>
        <w:bottom w:val="none" w:sz="0" w:space="0" w:color="auto"/>
        <w:right w:val="none" w:sz="0" w:space="0" w:color="auto"/>
      </w:divBdr>
    </w:div>
    <w:div w:id="297107112">
      <w:bodyDiv w:val="1"/>
      <w:marLeft w:val="0"/>
      <w:marRight w:val="0"/>
      <w:marTop w:val="0"/>
      <w:marBottom w:val="0"/>
      <w:divBdr>
        <w:top w:val="none" w:sz="0" w:space="0" w:color="auto"/>
        <w:left w:val="none" w:sz="0" w:space="0" w:color="auto"/>
        <w:bottom w:val="none" w:sz="0" w:space="0" w:color="auto"/>
        <w:right w:val="none" w:sz="0" w:space="0" w:color="auto"/>
      </w:divBdr>
    </w:div>
    <w:div w:id="308218547">
      <w:bodyDiv w:val="1"/>
      <w:marLeft w:val="0"/>
      <w:marRight w:val="0"/>
      <w:marTop w:val="0"/>
      <w:marBottom w:val="0"/>
      <w:divBdr>
        <w:top w:val="none" w:sz="0" w:space="0" w:color="auto"/>
        <w:left w:val="none" w:sz="0" w:space="0" w:color="auto"/>
        <w:bottom w:val="none" w:sz="0" w:space="0" w:color="auto"/>
        <w:right w:val="none" w:sz="0" w:space="0" w:color="auto"/>
      </w:divBdr>
    </w:div>
    <w:div w:id="333412227">
      <w:bodyDiv w:val="1"/>
      <w:marLeft w:val="0"/>
      <w:marRight w:val="0"/>
      <w:marTop w:val="0"/>
      <w:marBottom w:val="0"/>
      <w:divBdr>
        <w:top w:val="none" w:sz="0" w:space="0" w:color="auto"/>
        <w:left w:val="none" w:sz="0" w:space="0" w:color="auto"/>
        <w:bottom w:val="none" w:sz="0" w:space="0" w:color="auto"/>
        <w:right w:val="none" w:sz="0" w:space="0" w:color="auto"/>
      </w:divBdr>
    </w:div>
    <w:div w:id="335158759">
      <w:bodyDiv w:val="1"/>
      <w:marLeft w:val="0"/>
      <w:marRight w:val="0"/>
      <w:marTop w:val="0"/>
      <w:marBottom w:val="0"/>
      <w:divBdr>
        <w:top w:val="none" w:sz="0" w:space="0" w:color="auto"/>
        <w:left w:val="none" w:sz="0" w:space="0" w:color="auto"/>
        <w:bottom w:val="none" w:sz="0" w:space="0" w:color="auto"/>
        <w:right w:val="none" w:sz="0" w:space="0" w:color="auto"/>
      </w:divBdr>
    </w:div>
    <w:div w:id="342710558">
      <w:bodyDiv w:val="1"/>
      <w:marLeft w:val="0"/>
      <w:marRight w:val="0"/>
      <w:marTop w:val="0"/>
      <w:marBottom w:val="0"/>
      <w:divBdr>
        <w:top w:val="none" w:sz="0" w:space="0" w:color="auto"/>
        <w:left w:val="none" w:sz="0" w:space="0" w:color="auto"/>
        <w:bottom w:val="none" w:sz="0" w:space="0" w:color="auto"/>
        <w:right w:val="none" w:sz="0" w:space="0" w:color="auto"/>
      </w:divBdr>
    </w:div>
    <w:div w:id="347407894">
      <w:bodyDiv w:val="1"/>
      <w:marLeft w:val="0"/>
      <w:marRight w:val="0"/>
      <w:marTop w:val="0"/>
      <w:marBottom w:val="0"/>
      <w:divBdr>
        <w:top w:val="none" w:sz="0" w:space="0" w:color="auto"/>
        <w:left w:val="none" w:sz="0" w:space="0" w:color="auto"/>
        <w:bottom w:val="none" w:sz="0" w:space="0" w:color="auto"/>
        <w:right w:val="none" w:sz="0" w:space="0" w:color="auto"/>
      </w:divBdr>
    </w:div>
    <w:div w:id="352729365">
      <w:bodyDiv w:val="1"/>
      <w:marLeft w:val="0"/>
      <w:marRight w:val="0"/>
      <w:marTop w:val="0"/>
      <w:marBottom w:val="0"/>
      <w:divBdr>
        <w:top w:val="none" w:sz="0" w:space="0" w:color="auto"/>
        <w:left w:val="none" w:sz="0" w:space="0" w:color="auto"/>
        <w:bottom w:val="none" w:sz="0" w:space="0" w:color="auto"/>
        <w:right w:val="none" w:sz="0" w:space="0" w:color="auto"/>
      </w:divBdr>
    </w:div>
    <w:div w:id="360399945">
      <w:bodyDiv w:val="1"/>
      <w:marLeft w:val="0"/>
      <w:marRight w:val="0"/>
      <w:marTop w:val="0"/>
      <w:marBottom w:val="0"/>
      <w:divBdr>
        <w:top w:val="none" w:sz="0" w:space="0" w:color="auto"/>
        <w:left w:val="none" w:sz="0" w:space="0" w:color="auto"/>
        <w:bottom w:val="none" w:sz="0" w:space="0" w:color="auto"/>
        <w:right w:val="none" w:sz="0" w:space="0" w:color="auto"/>
      </w:divBdr>
    </w:div>
    <w:div w:id="385490291">
      <w:bodyDiv w:val="1"/>
      <w:marLeft w:val="0"/>
      <w:marRight w:val="0"/>
      <w:marTop w:val="0"/>
      <w:marBottom w:val="0"/>
      <w:divBdr>
        <w:top w:val="none" w:sz="0" w:space="0" w:color="auto"/>
        <w:left w:val="none" w:sz="0" w:space="0" w:color="auto"/>
        <w:bottom w:val="none" w:sz="0" w:space="0" w:color="auto"/>
        <w:right w:val="none" w:sz="0" w:space="0" w:color="auto"/>
      </w:divBdr>
    </w:div>
    <w:div w:id="389622954">
      <w:bodyDiv w:val="1"/>
      <w:marLeft w:val="0"/>
      <w:marRight w:val="0"/>
      <w:marTop w:val="0"/>
      <w:marBottom w:val="0"/>
      <w:divBdr>
        <w:top w:val="none" w:sz="0" w:space="0" w:color="auto"/>
        <w:left w:val="none" w:sz="0" w:space="0" w:color="auto"/>
        <w:bottom w:val="none" w:sz="0" w:space="0" w:color="auto"/>
        <w:right w:val="none" w:sz="0" w:space="0" w:color="auto"/>
      </w:divBdr>
    </w:div>
    <w:div w:id="397636723">
      <w:bodyDiv w:val="1"/>
      <w:marLeft w:val="0"/>
      <w:marRight w:val="0"/>
      <w:marTop w:val="0"/>
      <w:marBottom w:val="0"/>
      <w:divBdr>
        <w:top w:val="none" w:sz="0" w:space="0" w:color="auto"/>
        <w:left w:val="none" w:sz="0" w:space="0" w:color="auto"/>
        <w:bottom w:val="none" w:sz="0" w:space="0" w:color="auto"/>
        <w:right w:val="none" w:sz="0" w:space="0" w:color="auto"/>
      </w:divBdr>
    </w:div>
    <w:div w:id="398745283">
      <w:bodyDiv w:val="1"/>
      <w:marLeft w:val="0"/>
      <w:marRight w:val="0"/>
      <w:marTop w:val="0"/>
      <w:marBottom w:val="0"/>
      <w:divBdr>
        <w:top w:val="none" w:sz="0" w:space="0" w:color="auto"/>
        <w:left w:val="none" w:sz="0" w:space="0" w:color="auto"/>
        <w:bottom w:val="none" w:sz="0" w:space="0" w:color="auto"/>
        <w:right w:val="none" w:sz="0" w:space="0" w:color="auto"/>
      </w:divBdr>
      <w:divsChild>
        <w:div w:id="628513285">
          <w:marLeft w:val="0"/>
          <w:marRight w:val="0"/>
          <w:marTop w:val="0"/>
          <w:marBottom w:val="0"/>
          <w:divBdr>
            <w:top w:val="none" w:sz="0" w:space="0" w:color="auto"/>
            <w:left w:val="none" w:sz="0" w:space="0" w:color="auto"/>
            <w:bottom w:val="none" w:sz="0" w:space="0" w:color="auto"/>
            <w:right w:val="none" w:sz="0" w:space="0" w:color="auto"/>
          </w:divBdr>
          <w:divsChild>
            <w:div w:id="243225066">
              <w:marLeft w:val="0"/>
              <w:marRight w:val="0"/>
              <w:marTop w:val="0"/>
              <w:marBottom w:val="0"/>
              <w:divBdr>
                <w:top w:val="none" w:sz="0" w:space="0" w:color="auto"/>
                <w:left w:val="none" w:sz="0" w:space="0" w:color="auto"/>
                <w:bottom w:val="none" w:sz="0" w:space="0" w:color="auto"/>
                <w:right w:val="none" w:sz="0" w:space="0" w:color="auto"/>
              </w:divBdr>
            </w:div>
            <w:div w:id="564341944">
              <w:marLeft w:val="0"/>
              <w:marRight w:val="0"/>
              <w:marTop w:val="0"/>
              <w:marBottom w:val="0"/>
              <w:divBdr>
                <w:top w:val="none" w:sz="0" w:space="0" w:color="auto"/>
                <w:left w:val="none" w:sz="0" w:space="0" w:color="auto"/>
                <w:bottom w:val="none" w:sz="0" w:space="0" w:color="auto"/>
                <w:right w:val="none" w:sz="0" w:space="0" w:color="auto"/>
              </w:divBdr>
            </w:div>
            <w:div w:id="678577835">
              <w:marLeft w:val="0"/>
              <w:marRight w:val="0"/>
              <w:marTop w:val="0"/>
              <w:marBottom w:val="0"/>
              <w:divBdr>
                <w:top w:val="none" w:sz="0" w:space="0" w:color="auto"/>
                <w:left w:val="none" w:sz="0" w:space="0" w:color="auto"/>
                <w:bottom w:val="none" w:sz="0" w:space="0" w:color="auto"/>
                <w:right w:val="none" w:sz="0" w:space="0" w:color="auto"/>
              </w:divBdr>
            </w:div>
            <w:div w:id="723286719">
              <w:marLeft w:val="0"/>
              <w:marRight w:val="0"/>
              <w:marTop w:val="0"/>
              <w:marBottom w:val="0"/>
              <w:divBdr>
                <w:top w:val="none" w:sz="0" w:space="0" w:color="auto"/>
                <w:left w:val="none" w:sz="0" w:space="0" w:color="auto"/>
                <w:bottom w:val="none" w:sz="0" w:space="0" w:color="auto"/>
                <w:right w:val="none" w:sz="0" w:space="0" w:color="auto"/>
              </w:divBdr>
            </w:div>
            <w:div w:id="754665812">
              <w:marLeft w:val="0"/>
              <w:marRight w:val="0"/>
              <w:marTop w:val="0"/>
              <w:marBottom w:val="0"/>
              <w:divBdr>
                <w:top w:val="none" w:sz="0" w:space="0" w:color="auto"/>
                <w:left w:val="none" w:sz="0" w:space="0" w:color="auto"/>
                <w:bottom w:val="none" w:sz="0" w:space="0" w:color="auto"/>
                <w:right w:val="none" w:sz="0" w:space="0" w:color="auto"/>
              </w:divBdr>
            </w:div>
            <w:div w:id="819271659">
              <w:marLeft w:val="0"/>
              <w:marRight w:val="0"/>
              <w:marTop w:val="0"/>
              <w:marBottom w:val="0"/>
              <w:divBdr>
                <w:top w:val="none" w:sz="0" w:space="0" w:color="auto"/>
                <w:left w:val="none" w:sz="0" w:space="0" w:color="auto"/>
                <w:bottom w:val="none" w:sz="0" w:space="0" w:color="auto"/>
                <w:right w:val="none" w:sz="0" w:space="0" w:color="auto"/>
              </w:divBdr>
            </w:div>
            <w:div w:id="1228808348">
              <w:marLeft w:val="0"/>
              <w:marRight w:val="0"/>
              <w:marTop w:val="0"/>
              <w:marBottom w:val="0"/>
              <w:divBdr>
                <w:top w:val="none" w:sz="0" w:space="0" w:color="auto"/>
                <w:left w:val="none" w:sz="0" w:space="0" w:color="auto"/>
                <w:bottom w:val="none" w:sz="0" w:space="0" w:color="auto"/>
                <w:right w:val="none" w:sz="0" w:space="0" w:color="auto"/>
              </w:divBdr>
            </w:div>
            <w:div w:id="1342393502">
              <w:marLeft w:val="0"/>
              <w:marRight w:val="0"/>
              <w:marTop w:val="0"/>
              <w:marBottom w:val="0"/>
              <w:divBdr>
                <w:top w:val="none" w:sz="0" w:space="0" w:color="auto"/>
                <w:left w:val="none" w:sz="0" w:space="0" w:color="auto"/>
                <w:bottom w:val="none" w:sz="0" w:space="0" w:color="auto"/>
                <w:right w:val="none" w:sz="0" w:space="0" w:color="auto"/>
              </w:divBdr>
            </w:div>
            <w:div w:id="1354772161">
              <w:marLeft w:val="0"/>
              <w:marRight w:val="0"/>
              <w:marTop w:val="0"/>
              <w:marBottom w:val="0"/>
              <w:divBdr>
                <w:top w:val="none" w:sz="0" w:space="0" w:color="auto"/>
                <w:left w:val="none" w:sz="0" w:space="0" w:color="auto"/>
                <w:bottom w:val="none" w:sz="0" w:space="0" w:color="auto"/>
                <w:right w:val="none" w:sz="0" w:space="0" w:color="auto"/>
              </w:divBdr>
            </w:div>
            <w:div w:id="1453984100">
              <w:marLeft w:val="0"/>
              <w:marRight w:val="0"/>
              <w:marTop w:val="0"/>
              <w:marBottom w:val="0"/>
              <w:divBdr>
                <w:top w:val="none" w:sz="0" w:space="0" w:color="auto"/>
                <w:left w:val="none" w:sz="0" w:space="0" w:color="auto"/>
                <w:bottom w:val="none" w:sz="0" w:space="0" w:color="auto"/>
                <w:right w:val="none" w:sz="0" w:space="0" w:color="auto"/>
              </w:divBdr>
            </w:div>
            <w:div w:id="20218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8160">
      <w:bodyDiv w:val="1"/>
      <w:marLeft w:val="0"/>
      <w:marRight w:val="0"/>
      <w:marTop w:val="0"/>
      <w:marBottom w:val="0"/>
      <w:divBdr>
        <w:top w:val="none" w:sz="0" w:space="0" w:color="auto"/>
        <w:left w:val="none" w:sz="0" w:space="0" w:color="auto"/>
        <w:bottom w:val="none" w:sz="0" w:space="0" w:color="auto"/>
        <w:right w:val="none" w:sz="0" w:space="0" w:color="auto"/>
      </w:divBdr>
    </w:div>
    <w:div w:id="403453282">
      <w:bodyDiv w:val="1"/>
      <w:marLeft w:val="0"/>
      <w:marRight w:val="0"/>
      <w:marTop w:val="0"/>
      <w:marBottom w:val="0"/>
      <w:divBdr>
        <w:top w:val="none" w:sz="0" w:space="0" w:color="auto"/>
        <w:left w:val="none" w:sz="0" w:space="0" w:color="auto"/>
        <w:bottom w:val="none" w:sz="0" w:space="0" w:color="auto"/>
        <w:right w:val="none" w:sz="0" w:space="0" w:color="auto"/>
      </w:divBdr>
    </w:div>
    <w:div w:id="404645273">
      <w:bodyDiv w:val="1"/>
      <w:marLeft w:val="0"/>
      <w:marRight w:val="0"/>
      <w:marTop w:val="0"/>
      <w:marBottom w:val="0"/>
      <w:divBdr>
        <w:top w:val="none" w:sz="0" w:space="0" w:color="auto"/>
        <w:left w:val="none" w:sz="0" w:space="0" w:color="auto"/>
        <w:bottom w:val="none" w:sz="0" w:space="0" w:color="auto"/>
        <w:right w:val="none" w:sz="0" w:space="0" w:color="auto"/>
      </w:divBdr>
    </w:div>
    <w:div w:id="441998631">
      <w:bodyDiv w:val="1"/>
      <w:marLeft w:val="0"/>
      <w:marRight w:val="0"/>
      <w:marTop w:val="0"/>
      <w:marBottom w:val="0"/>
      <w:divBdr>
        <w:top w:val="none" w:sz="0" w:space="0" w:color="auto"/>
        <w:left w:val="none" w:sz="0" w:space="0" w:color="auto"/>
        <w:bottom w:val="none" w:sz="0" w:space="0" w:color="auto"/>
        <w:right w:val="none" w:sz="0" w:space="0" w:color="auto"/>
      </w:divBdr>
    </w:div>
    <w:div w:id="451019680">
      <w:bodyDiv w:val="1"/>
      <w:marLeft w:val="0"/>
      <w:marRight w:val="0"/>
      <w:marTop w:val="0"/>
      <w:marBottom w:val="0"/>
      <w:divBdr>
        <w:top w:val="none" w:sz="0" w:space="0" w:color="auto"/>
        <w:left w:val="none" w:sz="0" w:space="0" w:color="auto"/>
        <w:bottom w:val="none" w:sz="0" w:space="0" w:color="auto"/>
        <w:right w:val="none" w:sz="0" w:space="0" w:color="auto"/>
      </w:divBdr>
    </w:div>
    <w:div w:id="476341783">
      <w:bodyDiv w:val="1"/>
      <w:marLeft w:val="0"/>
      <w:marRight w:val="0"/>
      <w:marTop w:val="0"/>
      <w:marBottom w:val="0"/>
      <w:divBdr>
        <w:top w:val="none" w:sz="0" w:space="0" w:color="auto"/>
        <w:left w:val="none" w:sz="0" w:space="0" w:color="auto"/>
        <w:bottom w:val="none" w:sz="0" w:space="0" w:color="auto"/>
        <w:right w:val="none" w:sz="0" w:space="0" w:color="auto"/>
      </w:divBdr>
    </w:div>
    <w:div w:id="503011815">
      <w:bodyDiv w:val="1"/>
      <w:marLeft w:val="0"/>
      <w:marRight w:val="0"/>
      <w:marTop w:val="0"/>
      <w:marBottom w:val="0"/>
      <w:divBdr>
        <w:top w:val="none" w:sz="0" w:space="0" w:color="auto"/>
        <w:left w:val="none" w:sz="0" w:space="0" w:color="auto"/>
        <w:bottom w:val="none" w:sz="0" w:space="0" w:color="auto"/>
        <w:right w:val="none" w:sz="0" w:space="0" w:color="auto"/>
      </w:divBdr>
    </w:div>
    <w:div w:id="507791104">
      <w:bodyDiv w:val="1"/>
      <w:marLeft w:val="0"/>
      <w:marRight w:val="0"/>
      <w:marTop w:val="0"/>
      <w:marBottom w:val="0"/>
      <w:divBdr>
        <w:top w:val="none" w:sz="0" w:space="0" w:color="auto"/>
        <w:left w:val="none" w:sz="0" w:space="0" w:color="auto"/>
        <w:bottom w:val="none" w:sz="0" w:space="0" w:color="auto"/>
        <w:right w:val="none" w:sz="0" w:space="0" w:color="auto"/>
      </w:divBdr>
    </w:div>
    <w:div w:id="512958193">
      <w:bodyDiv w:val="1"/>
      <w:marLeft w:val="0"/>
      <w:marRight w:val="0"/>
      <w:marTop w:val="0"/>
      <w:marBottom w:val="0"/>
      <w:divBdr>
        <w:top w:val="none" w:sz="0" w:space="0" w:color="auto"/>
        <w:left w:val="none" w:sz="0" w:space="0" w:color="auto"/>
        <w:bottom w:val="none" w:sz="0" w:space="0" w:color="auto"/>
        <w:right w:val="none" w:sz="0" w:space="0" w:color="auto"/>
      </w:divBdr>
    </w:div>
    <w:div w:id="525752063">
      <w:bodyDiv w:val="1"/>
      <w:marLeft w:val="0"/>
      <w:marRight w:val="0"/>
      <w:marTop w:val="0"/>
      <w:marBottom w:val="0"/>
      <w:divBdr>
        <w:top w:val="none" w:sz="0" w:space="0" w:color="auto"/>
        <w:left w:val="none" w:sz="0" w:space="0" w:color="auto"/>
        <w:bottom w:val="none" w:sz="0" w:space="0" w:color="auto"/>
        <w:right w:val="none" w:sz="0" w:space="0" w:color="auto"/>
      </w:divBdr>
    </w:div>
    <w:div w:id="562524486">
      <w:bodyDiv w:val="1"/>
      <w:marLeft w:val="0"/>
      <w:marRight w:val="0"/>
      <w:marTop w:val="0"/>
      <w:marBottom w:val="0"/>
      <w:divBdr>
        <w:top w:val="none" w:sz="0" w:space="0" w:color="auto"/>
        <w:left w:val="none" w:sz="0" w:space="0" w:color="auto"/>
        <w:bottom w:val="none" w:sz="0" w:space="0" w:color="auto"/>
        <w:right w:val="none" w:sz="0" w:space="0" w:color="auto"/>
      </w:divBdr>
    </w:div>
    <w:div w:id="564027186">
      <w:bodyDiv w:val="1"/>
      <w:marLeft w:val="0"/>
      <w:marRight w:val="0"/>
      <w:marTop w:val="0"/>
      <w:marBottom w:val="0"/>
      <w:divBdr>
        <w:top w:val="none" w:sz="0" w:space="0" w:color="auto"/>
        <w:left w:val="none" w:sz="0" w:space="0" w:color="auto"/>
        <w:bottom w:val="none" w:sz="0" w:space="0" w:color="auto"/>
        <w:right w:val="none" w:sz="0" w:space="0" w:color="auto"/>
      </w:divBdr>
    </w:div>
    <w:div w:id="565148525">
      <w:bodyDiv w:val="1"/>
      <w:marLeft w:val="0"/>
      <w:marRight w:val="0"/>
      <w:marTop w:val="0"/>
      <w:marBottom w:val="0"/>
      <w:divBdr>
        <w:top w:val="none" w:sz="0" w:space="0" w:color="auto"/>
        <w:left w:val="none" w:sz="0" w:space="0" w:color="auto"/>
        <w:bottom w:val="none" w:sz="0" w:space="0" w:color="auto"/>
        <w:right w:val="none" w:sz="0" w:space="0" w:color="auto"/>
      </w:divBdr>
    </w:div>
    <w:div w:id="569197535">
      <w:bodyDiv w:val="1"/>
      <w:marLeft w:val="0"/>
      <w:marRight w:val="0"/>
      <w:marTop w:val="0"/>
      <w:marBottom w:val="0"/>
      <w:divBdr>
        <w:top w:val="none" w:sz="0" w:space="0" w:color="auto"/>
        <w:left w:val="none" w:sz="0" w:space="0" w:color="auto"/>
        <w:bottom w:val="none" w:sz="0" w:space="0" w:color="auto"/>
        <w:right w:val="none" w:sz="0" w:space="0" w:color="auto"/>
      </w:divBdr>
    </w:div>
    <w:div w:id="570627876">
      <w:bodyDiv w:val="1"/>
      <w:marLeft w:val="0"/>
      <w:marRight w:val="0"/>
      <w:marTop w:val="0"/>
      <w:marBottom w:val="0"/>
      <w:divBdr>
        <w:top w:val="none" w:sz="0" w:space="0" w:color="auto"/>
        <w:left w:val="none" w:sz="0" w:space="0" w:color="auto"/>
        <w:bottom w:val="none" w:sz="0" w:space="0" w:color="auto"/>
        <w:right w:val="none" w:sz="0" w:space="0" w:color="auto"/>
      </w:divBdr>
    </w:div>
    <w:div w:id="575014742">
      <w:bodyDiv w:val="1"/>
      <w:marLeft w:val="0"/>
      <w:marRight w:val="0"/>
      <w:marTop w:val="0"/>
      <w:marBottom w:val="0"/>
      <w:divBdr>
        <w:top w:val="none" w:sz="0" w:space="0" w:color="auto"/>
        <w:left w:val="none" w:sz="0" w:space="0" w:color="auto"/>
        <w:bottom w:val="none" w:sz="0" w:space="0" w:color="auto"/>
        <w:right w:val="none" w:sz="0" w:space="0" w:color="auto"/>
      </w:divBdr>
    </w:div>
    <w:div w:id="580795878">
      <w:bodyDiv w:val="1"/>
      <w:marLeft w:val="0"/>
      <w:marRight w:val="0"/>
      <w:marTop w:val="0"/>
      <w:marBottom w:val="0"/>
      <w:divBdr>
        <w:top w:val="none" w:sz="0" w:space="0" w:color="auto"/>
        <w:left w:val="none" w:sz="0" w:space="0" w:color="auto"/>
        <w:bottom w:val="none" w:sz="0" w:space="0" w:color="auto"/>
        <w:right w:val="none" w:sz="0" w:space="0" w:color="auto"/>
      </w:divBdr>
    </w:div>
    <w:div w:id="581333054">
      <w:bodyDiv w:val="1"/>
      <w:marLeft w:val="0"/>
      <w:marRight w:val="0"/>
      <w:marTop w:val="0"/>
      <w:marBottom w:val="0"/>
      <w:divBdr>
        <w:top w:val="none" w:sz="0" w:space="0" w:color="auto"/>
        <w:left w:val="none" w:sz="0" w:space="0" w:color="auto"/>
        <w:bottom w:val="none" w:sz="0" w:space="0" w:color="auto"/>
        <w:right w:val="none" w:sz="0" w:space="0" w:color="auto"/>
      </w:divBdr>
    </w:div>
    <w:div w:id="581645135">
      <w:bodyDiv w:val="1"/>
      <w:marLeft w:val="0"/>
      <w:marRight w:val="0"/>
      <w:marTop w:val="0"/>
      <w:marBottom w:val="0"/>
      <w:divBdr>
        <w:top w:val="none" w:sz="0" w:space="0" w:color="auto"/>
        <w:left w:val="none" w:sz="0" w:space="0" w:color="auto"/>
        <w:bottom w:val="none" w:sz="0" w:space="0" w:color="auto"/>
        <w:right w:val="none" w:sz="0" w:space="0" w:color="auto"/>
      </w:divBdr>
    </w:div>
    <w:div w:id="597375559">
      <w:bodyDiv w:val="1"/>
      <w:marLeft w:val="0"/>
      <w:marRight w:val="0"/>
      <w:marTop w:val="0"/>
      <w:marBottom w:val="0"/>
      <w:divBdr>
        <w:top w:val="none" w:sz="0" w:space="0" w:color="auto"/>
        <w:left w:val="none" w:sz="0" w:space="0" w:color="auto"/>
        <w:bottom w:val="none" w:sz="0" w:space="0" w:color="auto"/>
        <w:right w:val="none" w:sz="0" w:space="0" w:color="auto"/>
      </w:divBdr>
    </w:div>
    <w:div w:id="609434970">
      <w:bodyDiv w:val="1"/>
      <w:marLeft w:val="0"/>
      <w:marRight w:val="0"/>
      <w:marTop w:val="0"/>
      <w:marBottom w:val="0"/>
      <w:divBdr>
        <w:top w:val="none" w:sz="0" w:space="0" w:color="auto"/>
        <w:left w:val="none" w:sz="0" w:space="0" w:color="auto"/>
        <w:bottom w:val="none" w:sz="0" w:space="0" w:color="auto"/>
        <w:right w:val="none" w:sz="0" w:space="0" w:color="auto"/>
      </w:divBdr>
    </w:div>
    <w:div w:id="619070911">
      <w:bodyDiv w:val="1"/>
      <w:marLeft w:val="0"/>
      <w:marRight w:val="0"/>
      <w:marTop w:val="0"/>
      <w:marBottom w:val="0"/>
      <w:divBdr>
        <w:top w:val="none" w:sz="0" w:space="0" w:color="auto"/>
        <w:left w:val="none" w:sz="0" w:space="0" w:color="auto"/>
        <w:bottom w:val="none" w:sz="0" w:space="0" w:color="auto"/>
        <w:right w:val="none" w:sz="0" w:space="0" w:color="auto"/>
      </w:divBdr>
    </w:div>
    <w:div w:id="629366249">
      <w:bodyDiv w:val="1"/>
      <w:marLeft w:val="0"/>
      <w:marRight w:val="0"/>
      <w:marTop w:val="0"/>
      <w:marBottom w:val="0"/>
      <w:divBdr>
        <w:top w:val="none" w:sz="0" w:space="0" w:color="auto"/>
        <w:left w:val="none" w:sz="0" w:space="0" w:color="auto"/>
        <w:bottom w:val="none" w:sz="0" w:space="0" w:color="auto"/>
        <w:right w:val="none" w:sz="0" w:space="0" w:color="auto"/>
      </w:divBdr>
    </w:div>
    <w:div w:id="669253907">
      <w:bodyDiv w:val="1"/>
      <w:marLeft w:val="0"/>
      <w:marRight w:val="0"/>
      <w:marTop w:val="0"/>
      <w:marBottom w:val="0"/>
      <w:divBdr>
        <w:top w:val="none" w:sz="0" w:space="0" w:color="auto"/>
        <w:left w:val="none" w:sz="0" w:space="0" w:color="auto"/>
        <w:bottom w:val="none" w:sz="0" w:space="0" w:color="auto"/>
        <w:right w:val="none" w:sz="0" w:space="0" w:color="auto"/>
      </w:divBdr>
      <w:divsChild>
        <w:div w:id="1673213596">
          <w:marLeft w:val="0"/>
          <w:marRight w:val="0"/>
          <w:marTop w:val="0"/>
          <w:marBottom w:val="0"/>
          <w:divBdr>
            <w:top w:val="none" w:sz="0" w:space="0" w:color="auto"/>
            <w:left w:val="none" w:sz="0" w:space="0" w:color="auto"/>
            <w:bottom w:val="none" w:sz="0" w:space="0" w:color="auto"/>
            <w:right w:val="none" w:sz="0" w:space="0" w:color="auto"/>
          </w:divBdr>
          <w:divsChild>
            <w:div w:id="171870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3834">
      <w:bodyDiv w:val="1"/>
      <w:marLeft w:val="0"/>
      <w:marRight w:val="0"/>
      <w:marTop w:val="0"/>
      <w:marBottom w:val="0"/>
      <w:divBdr>
        <w:top w:val="none" w:sz="0" w:space="0" w:color="auto"/>
        <w:left w:val="none" w:sz="0" w:space="0" w:color="auto"/>
        <w:bottom w:val="none" w:sz="0" w:space="0" w:color="auto"/>
        <w:right w:val="none" w:sz="0" w:space="0" w:color="auto"/>
      </w:divBdr>
    </w:div>
    <w:div w:id="672730957">
      <w:bodyDiv w:val="1"/>
      <w:marLeft w:val="0"/>
      <w:marRight w:val="0"/>
      <w:marTop w:val="0"/>
      <w:marBottom w:val="0"/>
      <w:divBdr>
        <w:top w:val="none" w:sz="0" w:space="0" w:color="auto"/>
        <w:left w:val="none" w:sz="0" w:space="0" w:color="auto"/>
        <w:bottom w:val="none" w:sz="0" w:space="0" w:color="auto"/>
        <w:right w:val="none" w:sz="0" w:space="0" w:color="auto"/>
      </w:divBdr>
    </w:div>
    <w:div w:id="673268084">
      <w:bodyDiv w:val="1"/>
      <w:marLeft w:val="0"/>
      <w:marRight w:val="0"/>
      <w:marTop w:val="0"/>
      <w:marBottom w:val="0"/>
      <w:divBdr>
        <w:top w:val="none" w:sz="0" w:space="0" w:color="auto"/>
        <w:left w:val="none" w:sz="0" w:space="0" w:color="auto"/>
        <w:bottom w:val="none" w:sz="0" w:space="0" w:color="auto"/>
        <w:right w:val="none" w:sz="0" w:space="0" w:color="auto"/>
      </w:divBdr>
    </w:div>
    <w:div w:id="678238388">
      <w:bodyDiv w:val="1"/>
      <w:marLeft w:val="0"/>
      <w:marRight w:val="0"/>
      <w:marTop w:val="0"/>
      <w:marBottom w:val="0"/>
      <w:divBdr>
        <w:top w:val="none" w:sz="0" w:space="0" w:color="auto"/>
        <w:left w:val="none" w:sz="0" w:space="0" w:color="auto"/>
        <w:bottom w:val="none" w:sz="0" w:space="0" w:color="auto"/>
        <w:right w:val="none" w:sz="0" w:space="0" w:color="auto"/>
      </w:divBdr>
    </w:div>
    <w:div w:id="687633372">
      <w:bodyDiv w:val="1"/>
      <w:marLeft w:val="0"/>
      <w:marRight w:val="0"/>
      <w:marTop w:val="0"/>
      <w:marBottom w:val="0"/>
      <w:divBdr>
        <w:top w:val="none" w:sz="0" w:space="0" w:color="auto"/>
        <w:left w:val="none" w:sz="0" w:space="0" w:color="auto"/>
        <w:bottom w:val="none" w:sz="0" w:space="0" w:color="auto"/>
        <w:right w:val="none" w:sz="0" w:space="0" w:color="auto"/>
      </w:divBdr>
    </w:div>
    <w:div w:id="689649374">
      <w:bodyDiv w:val="1"/>
      <w:marLeft w:val="0"/>
      <w:marRight w:val="0"/>
      <w:marTop w:val="0"/>
      <w:marBottom w:val="0"/>
      <w:divBdr>
        <w:top w:val="none" w:sz="0" w:space="0" w:color="auto"/>
        <w:left w:val="none" w:sz="0" w:space="0" w:color="auto"/>
        <w:bottom w:val="none" w:sz="0" w:space="0" w:color="auto"/>
        <w:right w:val="none" w:sz="0" w:space="0" w:color="auto"/>
      </w:divBdr>
    </w:div>
    <w:div w:id="695081474">
      <w:bodyDiv w:val="1"/>
      <w:marLeft w:val="0"/>
      <w:marRight w:val="0"/>
      <w:marTop w:val="0"/>
      <w:marBottom w:val="0"/>
      <w:divBdr>
        <w:top w:val="none" w:sz="0" w:space="0" w:color="auto"/>
        <w:left w:val="none" w:sz="0" w:space="0" w:color="auto"/>
        <w:bottom w:val="none" w:sz="0" w:space="0" w:color="auto"/>
        <w:right w:val="none" w:sz="0" w:space="0" w:color="auto"/>
      </w:divBdr>
    </w:div>
    <w:div w:id="701054154">
      <w:bodyDiv w:val="1"/>
      <w:marLeft w:val="0"/>
      <w:marRight w:val="0"/>
      <w:marTop w:val="0"/>
      <w:marBottom w:val="0"/>
      <w:divBdr>
        <w:top w:val="none" w:sz="0" w:space="0" w:color="auto"/>
        <w:left w:val="none" w:sz="0" w:space="0" w:color="auto"/>
        <w:bottom w:val="none" w:sz="0" w:space="0" w:color="auto"/>
        <w:right w:val="none" w:sz="0" w:space="0" w:color="auto"/>
      </w:divBdr>
    </w:div>
    <w:div w:id="706026549">
      <w:bodyDiv w:val="1"/>
      <w:marLeft w:val="0"/>
      <w:marRight w:val="0"/>
      <w:marTop w:val="0"/>
      <w:marBottom w:val="0"/>
      <w:divBdr>
        <w:top w:val="none" w:sz="0" w:space="0" w:color="auto"/>
        <w:left w:val="none" w:sz="0" w:space="0" w:color="auto"/>
        <w:bottom w:val="none" w:sz="0" w:space="0" w:color="auto"/>
        <w:right w:val="none" w:sz="0" w:space="0" w:color="auto"/>
      </w:divBdr>
    </w:div>
    <w:div w:id="717709219">
      <w:bodyDiv w:val="1"/>
      <w:marLeft w:val="0"/>
      <w:marRight w:val="0"/>
      <w:marTop w:val="0"/>
      <w:marBottom w:val="0"/>
      <w:divBdr>
        <w:top w:val="none" w:sz="0" w:space="0" w:color="auto"/>
        <w:left w:val="none" w:sz="0" w:space="0" w:color="auto"/>
        <w:bottom w:val="none" w:sz="0" w:space="0" w:color="auto"/>
        <w:right w:val="none" w:sz="0" w:space="0" w:color="auto"/>
      </w:divBdr>
    </w:div>
    <w:div w:id="717777027">
      <w:bodyDiv w:val="1"/>
      <w:marLeft w:val="0"/>
      <w:marRight w:val="0"/>
      <w:marTop w:val="0"/>
      <w:marBottom w:val="0"/>
      <w:divBdr>
        <w:top w:val="none" w:sz="0" w:space="0" w:color="auto"/>
        <w:left w:val="none" w:sz="0" w:space="0" w:color="auto"/>
        <w:bottom w:val="none" w:sz="0" w:space="0" w:color="auto"/>
        <w:right w:val="none" w:sz="0" w:space="0" w:color="auto"/>
      </w:divBdr>
    </w:div>
    <w:div w:id="726954941">
      <w:bodyDiv w:val="1"/>
      <w:marLeft w:val="0"/>
      <w:marRight w:val="0"/>
      <w:marTop w:val="0"/>
      <w:marBottom w:val="0"/>
      <w:divBdr>
        <w:top w:val="none" w:sz="0" w:space="0" w:color="auto"/>
        <w:left w:val="none" w:sz="0" w:space="0" w:color="auto"/>
        <w:bottom w:val="none" w:sz="0" w:space="0" w:color="auto"/>
        <w:right w:val="none" w:sz="0" w:space="0" w:color="auto"/>
      </w:divBdr>
    </w:div>
    <w:div w:id="727921207">
      <w:bodyDiv w:val="1"/>
      <w:marLeft w:val="0"/>
      <w:marRight w:val="0"/>
      <w:marTop w:val="0"/>
      <w:marBottom w:val="0"/>
      <w:divBdr>
        <w:top w:val="none" w:sz="0" w:space="0" w:color="auto"/>
        <w:left w:val="none" w:sz="0" w:space="0" w:color="auto"/>
        <w:bottom w:val="none" w:sz="0" w:space="0" w:color="auto"/>
        <w:right w:val="none" w:sz="0" w:space="0" w:color="auto"/>
      </w:divBdr>
    </w:div>
    <w:div w:id="732505471">
      <w:bodyDiv w:val="1"/>
      <w:marLeft w:val="0"/>
      <w:marRight w:val="0"/>
      <w:marTop w:val="0"/>
      <w:marBottom w:val="0"/>
      <w:divBdr>
        <w:top w:val="none" w:sz="0" w:space="0" w:color="auto"/>
        <w:left w:val="none" w:sz="0" w:space="0" w:color="auto"/>
        <w:bottom w:val="none" w:sz="0" w:space="0" w:color="auto"/>
        <w:right w:val="none" w:sz="0" w:space="0" w:color="auto"/>
      </w:divBdr>
    </w:div>
    <w:div w:id="746852802">
      <w:bodyDiv w:val="1"/>
      <w:marLeft w:val="0"/>
      <w:marRight w:val="0"/>
      <w:marTop w:val="0"/>
      <w:marBottom w:val="0"/>
      <w:divBdr>
        <w:top w:val="none" w:sz="0" w:space="0" w:color="auto"/>
        <w:left w:val="none" w:sz="0" w:space="0" w:color="auto"/>
        <w:bottom w:val="none" w:sz="0" w:space="0" w:color="auto"/>
        <w:right w:val="none" w:sz="0" w:space="0" w:color="auto"/>
      </w:divBdr>
    </w:div>
    <w:div w:id="747508215">
      <w:bodyDiv w:val="1"/>
      <w:marLeft w:val="0"/>
      <w:marRight w:val="0"/>
      <w:marTop w:val="0"/>
      <w:marBottom w:val="0"/>
      <w:divBdr>
        <w:top w:val="none" w:sz="0" w:space="0" w:color="auto"/>
        <w:left w:val="none" w:sz="0" w:space="0" w:color="auto"/>
        <w:bottom w:val="none" w:sz="0" w:space="0" w:color="auto"/>
        <w:right w:val="none" w:sz="0" w:space="0" w:color="auto"/>
      </w:divBdr>
    </w:div>
    <w:div w:id="774599285">
      <w:bodyDiv w:val="1"/>
      <w:marLeft w:val="0"/>
      <w:marRight w:val="0"/>
      <w:marTop w:val="0"/>
      <w:marBottom w:val="0"/>
      <w:divBdr>
        <w:top w:val="none" w:sz="0" w:space="0" w:color="auto"/>
        <w:left w:val="none" w:sz="0" w:space="0" w:color="auto"/>
        <w:bottom w:val="none" w:sz="0" w:space="0" w:color="auto"/>
        <w:right w:val="none" w:sz="0" w:space="0" w:color="auto"/>
      </w:divBdr>
    </w:div>
    <w:div w:id="778987445">
      <w:bodyDiv w:val="1"/>
      <w:marLeft w:val="0"/>
      <w:marRight w:val="0"/>
      <w:marTop w:val="0"/>
      <w:marBottom w:val="0"/>
      <w:divBdr>
        <w:top w:val="none" w:sz="0" w:space="0" w:color="auto"/>
        <w:left w:val="none" w:sz="0" w:space="0" w:color="auto"/>
        <w:bottom w:val="none" w:sz="0" w:space="0" w:color="auto"/>
        <w:right w:val="none" w:sz="0" w:space="0" w:color="auto"/>
      </w:divBdr>
    </w:div>
    <w:div w:id="793913228">
      <w:bodyDiv w:val="1"/>
      <w:marLeft w:val="0"/>
      <w:marRight w:val="0"/>
      <w:marTop w:val="0"/>
      <w:marBottom w:val="0"/>
      <w:divBdr>
        <w:top w:val="none" w:sz="0" w:space="0" w:color="auto"/>
        <w:left w:val="none" w:sz="0" w:space="0" w:color="auto"/>
        <w:bottom w:val="none" w:sz="0" w:space="0" w:color="auto"/>
        <w:right w:val="none" w:sz="0" w:space="0" w:color="auto"/>
      </w:divBdr>
    </w:div>
    <w:div w:id="803045099">
      <w:bodyDiv w:val="1"/>
      <w:marLeft w:val="0"/>
      <w:marRight w:val="0"/>
      <w:marTop w:val="0"/>
      <w:marBottom w:val="0"/>
      <w:divBdr>
        <w:top w:val="none" w:sz="0" w:space="0" w:color="auto"/>
        <w:left w:val="none" w:sz="0" w:space="0" w:color="auto"/>
        <w:bottom w:val="none" w:sz="0" w:space="0" w:color="auto"/>
        <w:right w:val="none" w:sz="0" w:space="0" w:color="auto"/>
      </w:divBdr>
    </w:div>
    <w:div w:id="804617415">
      <w:bodyDiv w:val="1"/>
      <w:marLeft w:val="0"/>
      <w:marRight w:val="0"/>
      <w:marTop w:val="0"/>
      <w:marBottom w:val="0"/>
      <w:divBdr>
        <w:top w:val="none" w:sz="0" w:space="0" w:color="auto"/>
        <w:left w:val="none" w:sz="0" w:space="0" w:color="auto"/>
        <w:bottom w:val="none" w:sz="0" w:space="0" w:color="auto"/>
        <w:right w:val="none" w:sz="0" w:space="0" w:color="auto"/>
      </w:divBdr>
    </w:div>
    <w:div w:id="841119627">
      <w:bodyDiv w:val="1"/>
      <w:marLeft w:val="0"/>
      <w:marRight w:val="0"/>
      <w:marTop w:val="0"/>
      <w:marBottom w:val="0"/>
      <w:divBdr>
        <w:top w:val="none" w:sz="0" w:space="0" w:color="auto"/>
        <w:left w:val="none" w:sz="0" w:space="0" w:color="auto"/>
        <w:bottom w:val="none" w:sz="0" w:space="0" w:color="auto"/>
        <w:right w:val="none" w:sz="0" w:space="0" w:color="auto"/>
      </w:divBdr>
    </w:div>
    <w:div w:id="843283051">
      <w:bodyDiv w:val="1"/>
      <w:marLeft w:val="0"/>
      <w:marRight w:val="0"/>
      <w:marTop w:val="0"/>
      <w:marBottom w:val="0"/>
      <w:divBdr>
        <w:top w:val="none" w:sz="0" w:space="0" w:color="auto"/>
        <w:left w:val="none" w:sz="0" w:space="0" w:color="auto"/>
        <w:bottom w:val="none" w:sz="0" w:space="0" w:color="auto"/>
        <w:right w:val="none" w:sz="0" w:space="0" w:color="auto"/>
      </w:divBdr>
    </w:div>
    <w:div w:id="858005848">
      <w:bodyDiv w:val="1"/>
      <w:marLeft w:val="0"/>
      <w:marRight w:val="0"/>
      <w:marTop w:val="0"/>
      <w:marBottom w:val="0"/>
      <w:divBdr>
        <w:top w:val="none" w:sz="0" w:space="0" w:color="auto"/>
        <w:left w:val="none" w:sz="0" w:space="0" w:color="auto"/>
        <w:bottom w:val="none" w:sz="0" w:space="0" w:color="auto"/>
        <w:right w:val="none" w:sz="0" w:space="0" w:color="auto"/>
      </w:divBdr>
    </w:div>
    <w:div w:id="860125805">
      <w:bodyDiv w:val="1"/>
      <w:marLeft w:val="0"/>
      <w:marRight w:val="0"/>
      <w:marTop w:val="0"/>
      <w:marBottom w:val="0"/>
      <w:divBdr>
        <w:top w:val="none" w:sz="0" w:space="0" w:color="auto"/>
        <w:left w:val="none" w:sz="0" w:space="0" w:color="auto"/>
        <w:bottom w:val="none" w:sz="0" w:space="0" w:color="auto"/>
        <w:right w:val="none" w:sz="0" w:space="0" w:color="auto"/>
      </w:divBdr>
    </w:div>
    <w:div w:id="862742580">
      <w:bodyDiv w:val="1"/>
      <w:marLeft w:val="0"/>
      <w:marRight w:val="0"/>
      <w:marTop w:val="0"/>
      <w:marBottom w:val="0"/>
      <w:divBdr>
        <w:top w:val="none" w:sz="0" w:space="0" w:color="auto"/>
        <w:left w:val="none" w:sz="0" w:space="0" w:color="auto"/>
        <w:bottom w:val="none" w:sz="0" w:space="0" w:color="auto"/>
        <w:right w:val="none" w:sz="0" w:space="0" w:color="auto"/>
      </w:divBdr>
    </w:div>
    <w:div w:id="868370693">
      <w:bodyDiv w:val="1"/>
      <w:marLeft w:val="0"/>
      <w:marRight w:val="0"/>
      <w:marTop w:val="0"/>
      <w:marBottom w:val="0"/>
      <w:divBdr>
        <w:top w:val="none" w:sz="0" w:space="0" w:color="auto"/>
        <w:left w:val="none" w:sz="0" w:space="0" w:color="auto"/>
        <w:bottom w:val="none" w:sz="0" w:space="0" w:color="auto"/>
        <w:right w:val="none" w:sz="0" w:space="0" w:color="auto"/>
      </w:divBdr>
      <w:divsChild>
        <w:div w:id="1851603196">
          <w:marLeft w:val="0"/>
          <w:marRight w:val="0"/>
          <w:marTop w:val="0"/>
          <w:marBottom w:val="0"/>
          <w:divBdr>
            <w:top w:val="none" w:sz="0" w:space="0" w:color="auto"/>
            <w:left w:val="none" w:sz="0" w:space="0" w:color="auto"/>
            <w:bottom w:val="none" w:sz="0" w:space="0" w:color="auto"/>
            <w:right w:val="none" w:sz="0" w:space="0" w:color="auto"/>
          </w:divBdr>
          <w:divsChild>
            <w:div w:id="14771134">
              <w:marLeft w:val="0"/>
              <w:marRight w:val="0"/>
              <w:marTop w:val="0"/>
              <w:marBottom w:val="0"/>
              <w:divBdr>
                <w:top w:val="none" w:sz="0" w:space="0" w:color="auto"/>
                <w:left w:val="none" w:sz="0" w:space="0" w:color="auto"/>
                <w:bottom w:val="none" w:sz="0" w:space="0" w:color="auto"/>
                <w:right w:val="none" w:sz="0" w:space="0" w:color="auto"/>
              </w:divBdr>
            </w:div>
            <w:div w:id="118837478">
              <w:marLeft w:val="0"/>
              <w:marRight w:val="0"/>
              <w:marTop w:val="0"/>
              <w:marBottom w:val="0"/>
              <w:divBdr>
                <w:top w:val="none" w:sz="0" w:space="0" w:color="auto"/>
                <w:left w:val="none" w:sz="0" w:space="0" w:color="auto"/>
                <w:bottom w:val="none" w:sz="0" w:space="0" w:color="auto"/>
                <w:right w:val="none" w:sz="0" w:space="0" w:color="auto"/>
              </w:divBdr>
            </w:div>
            <w:div w:id="421875213">
              <w:marLeft w:val="0"/>
              <w:marRight w:val="0"/>
              <w:marTop w:val="0"/>
              <w:marBottom w:val="0"/>
              <w:divBdr>
                <w:top w:val="none" w:sz="0" w:space="0" w:color="auto"/>
                <w:left w:val="none" w:sz="0" w:space="0" w:color="auto"/>
                <w:bottom w:val="none" w:sz="0" w:space="0" w:color="auto"/>
                <w:right w:val="none" w:sz="0" w:space="0" w:color="auto"/>
              </w:divBdr>
            </w:div>
            <w:div w:id="424495485">
              <w:marLeft w:val="0"/>
              <w:marRight w:val="0"/>
              <w:marTop w:val="0"/>
              <w:marBottom w:val="0"/>
              <w:divBdr>
                <w:top w:val="none" w:sz="0" w:space="0" w:color="auto"/>
                <w:left w:val="none" w:sz="0" w:space="0" w:color="auto"/>
                <w:bottom w:val="none" w:sz="0" w:space="0" w:color="auto"/>
                <w:right w:val="none" w:sz="0" w:space="0" w:color="auto"/>
              </w:divBdr>
            </w:div>
            <w:div w:id="578294965">
              <w:marLeft w:val="0"/>
              <w:marRight w:val="0"/>
              <w:marTop w:val="0"/>
              <w:marBottom w:val="0"/>
              <w:divBdr>
                <w:top w:val="none" w:sz="0" w:space="0" w:color="auto"/>
                <w:left w:val="none" w:sz="0" w:space="0" w:color="auto"/>
                <w:bottom w:val="none" w:sz="0" w:space="0" w:color="auto"/>
                <w:right w:val="none" w:sz="0" w:space="0" w:color="auto"/>
              </w:divBdr>
            </w:div>
            <w:div w:id="1031489848">
              <w:marLeft w:val="0"/>
              <w:marRight w:val="0"/>
              <w:marTop w:val="0"/>
              <w:marBottom w:val="0"/>
              <w:divBdr>
                <w:top w:val="none" w:sz="0" w:space="0" w:color="auto"/>
                <w:left w:val="none" w:sz="0" w:space="0" w:color="auto"/>
                <w:bottom w:val="none" w:sz="0" w:space="0" w:color="auto"/>
                <w:right w:val="none" w:sz="0" w:space="0" w:color="auto"/>
              </w:divBdr>
            </w:div>
            <w:div w:id="1381242311">
              <w:marLeft w:val="0"/>
              <w:marRight w:val="0"/>
              <w:marTop w:val="0"/>
              <w:marBottom w:val="0"/>
              <w:divBdr>
                <w:top w:val="none" w:sz="0" w:space="0" w:color="auto"/>
                <w:left w:val="none" w:sz="0" w:space="0" w:color="auto"/>
                <w:bottom w:val="none" w:sz="0" w:space="0" w:color="auto"/>
                <w:right w:val="none" w:sz="0" w:space="0" w:color="auto"/>
              </w:divBdr>
            </w:div>
            <w:div w:id="14412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431">
      <w:bodyDiv w:val="1"/>
      <w:marLeft w:val="0"/>
      <w:marRight w:val="0"/>
      <w:marTop w:val="0"/>
      <w:marBottom w:val="0"/>
      <w:divBdr>
        <w:top w:val="none" w:sz="0" w:space="0" w:color="auto"/>
        <w:left w:val="none" w:sz="0" w:space="0" w:color="auto"/>
        <w:bottom w:val="none" w:sz="0" w:space="0" w:color="auto"/>
        <w:right w:val="none" w:sz="0" w:space="0" w:color="auto"/>
      </w:divBdr>
    </w:div>
    <w:div w:id="885068146">
      <w:bodyDiv w:val="1"/>
      <w:marLeft w:val="0"/>
      <w:marRight w:val="0"/>
      <w:marTop w:val="0"/>
      <w:marBottom w:val="0"/>
      <w:divBdr>
        <w:top w:val="none" w:sz="0" w:space="0" w:color="auto"/>
        <w:left w:val="none" w:sz="0" w:space="0" w:color="auto"/>
        <w:bottom w:val="none" w:sz="0" w:space="0" w:color="auto"/>
        <w:right w:val="none" w:sz="0" w:space="0" w:color="auto"/>
      </w:divBdr>
    </w:div>
    <w:div w:id="889878559">
      <w:bodyDiv w:val="1"/>
      <w:marLeft w:val="0"/>
      <w:marRight w:val="0"/>
      <w:marTop w:val="0"/>
      <w:marBottom w:val="0"/>
      <w:divBdr>
        <w:top w:val="none" w:sz="0" w:space="0" w:color="auto"/>
        <w:left w:val="none" w:sz="0" w:space="0" w:color="auto"/>
        <w:bottom w:val="none" w:sz="0" w:space="0" w:color="auto"/>
        <w:right w:val="none" w:sz="0" w:space="0" w:color="auto"/>
      </w:divBdr>
    </w:div>
    <w:div w:id="915363738">
      <w:bodyDiv w:val="1"/>
      <w:marLeft w:val="0"/>
      <w:marRight w:val="0"/>
      <w:marTop w:val="0"/>
      <w:marBottom w:val="0"/>
      <w:divBdr>
        <w:top w:val="none" w:sz="0" w:space="0" w:color="auto"/>
        <w:left w:val="none" w:sz="0" w:space="0" w:color="auto"/>
        <w:bottom w:val="none" w:sz="0" w:space="0" w:color="auto"/>
        <w:right w:val="none" w:sz="0" w:space="0" w:color="auto"/>
      </w:divBdr>
    </w:div>
    <w:div w:id="921067904">
      <w:bodyDiv w:val="1"/>
      <w:marLeft w:val="0"/>
      <w:marRight w:val="0"/>
      <w:marTop w:val="0"/>
      <w:marBottom w:val="0"/>
      <w:divBdr>
        <w:top w:val="none" w:sz="0" w:space="0" w:color="auto"/>
        <w:left w:val="none" w:sz="0" w:space="0" w:color="auto"/>
        <w:bottom w:val="none" w:sz="0" w:space="0" w:color="auto"/>
        <w:right w:val="none" w:sz="0" w:space="0" w:color="auto"/>
      </w:divBdr>
    </w:div>
    <w:div w:id="924652096">
      <w:bodyDiv w:val="1"/>
      <w:marLeft w:val="0"/>
      <w:marRight w:val="0"/>
      <w:marTop w:val="0"/>
      <w:marBottom w:val="0"/>
      <w:divBdr>
        <w:top w:val="none" w:sz="0" w:space="0" w:color="auto"/>
        <w:left w:val="none" w:sz="0" w:space="0" w:color="auto"/>
        <w:bottom w:val="none" w:sz="0" w:space="0" w:color="auto"/>
        <w:right w:val="none" w:sz="0" w:space="0" w:color="auto"/>
      </w:divBdr>
    </w:div>
    <w:div w:id="928194036">
      <w:bodyDiv w:val="1"/>
      <w:marLeft w:val="0"/>
      <w:marRight w:val="0"/>
      <w:marTop w:val="0"/>
      <w:marBottom w:val="0"/>
      <w:divBdr>
        <w:top w:val="none" w:sz="0" w:space="0" w:color="auto"/>
        <w:left w:val="none" w:sz="0" w:space="0" w:color="auto"/>
        <w:bottom w:val="none" w:sz="0" w:space="0" w:color="auto"/>
        <w:right w:val="none" w:sz="0" w:space="0" w:color="auto"/>
      </w:divBdr>
    </w:div>
    <w:div w:id="941573054">
      <w:bodyDiv w:val="1"/>
      <w:marLeft w:val="0"/>
      <w:marRight w:val="0"/>
      <w:marTop w:val="0"/>
      <w:marBottom w:val="0"/>
      <w:divBdr>
        <w:top w:val="none" w:sz="0" w:space="0" w:color="auto"/>
        <w:left w:val="none" w:sz="0" w:space="0" w:color="auto"/>
        <w:bottom w:val="none" w:sz="0" w:space="0" w:color="auto"/>
        <w:right w:val="none" w:sz="0" w:space="0" w:color="auto"/>
      </w:divBdr>
    </w:div>
    <w:div w:id="957689010">
      <w:bodyDiv w:val="1"/>
      <w:marLeft w:val="0"/>
      <w:marRight w:val="0"/>
      <w:marTop w:val="0"/>
      <w:marBottom w:val="0"/>
      <w:divBdr>
        <w:top w:val="none" w:sz="0" w:space="0" w:color="auto"/>
        <w:left w:val="none" w:sz="0" w:space="0" w:color="auto"/>
        <w:bottom w:val="none" w:sz="0" w:space="0" w:color="auto"/>
        <w:right w:val="none" w:sz="0" w:space="0" w:color="auto"/>
      </w:divBdr>
    </w:div>
    <w:div w:id="958143661">
      <w:bodyDiv w:val="1"/>
      <w:marLeft w:val="0"/>
      <w:marRight w:val="0"/>
      <w:marTop w:val="0"/>
      <w:marBottom w:val="0"/>
      <w:divBdr>
        <w:top w:val="none" w:sz="0" w:space="0" w:color="auto"/>
        <w:left w:val="none" w:sz="0" w:space="0" w:color="auto"/>
        <w:bottom w:val="none" w:sz="0" w:space="0" w:color="auto"/>
        <w:right w:val="none" w:sz="0" w:space="0" w:color="auto"/>
      </w:divBdr>
    </w:div>
    <w:div w:id="960913315">
      <w:bodyDiv w:val="1"/>
      <w:marLeft w:val="0"/>
      <w:marRight w:val="0"/>
      <w:marTop w:val="0"/>
      <w:marBottom w:val="0"/>
      <w:divBdr>
        <w:top w:val="none" w:sz="0" w:space="0" w:color="auto"/>
        <w:left w:val="none" w:sz="0" w:space="0" w:color="auto"/>
        <w:bottom w:val="none" w:sz="0" w:space="0" w:color="auto"/>
        <w:right w:val="none" w:sz="0" w:space="0" w:color="auto"/>
      </w:divBdr>
    </w:div>
    <w:div w:id="963197288">
      <w:bodyDiv w:val="1"/>
      <w:marLeft w:val="0"/>
      <w:marRight w:val="0"/>
      <w:marTop w:val="0"/>
      <w:marBottom w:val="0"/>
      <w:divBdr>
        <w:top w:val="none" w:sz="0" w:space="0" w:color="auto"/>
        <w:left w:val="none" w:sz="0" w:space="0" w:color="auto"/>
        <w:bottom w:val="none" w:sz="0" w:space="0" w:color="auto"/>
        <w:right w:val="none" w:sz="0" w:space="0" w:color="auto"/>
      </w:divBdr>
    </w:div>
    <w:div w:id="970208998">
      <w:bodyDiv w:val="1"/>
      <w:marLeft w:val="0"/>
      <w:marRight w:val="0"/>
      <w:marTop w:val="0"/>
      <w:marBottom w:val="0"/>
      <w:divBdr>
        <w:top w:val="none" w:sz="0" w:space="0" w:color="auto"/>
        <w:left w:val="none" w:sz="0" w:space="0" w:color="auto"/>
        <w:bottom w:val="none" w:sz="0" w:space="0" w:color="auto"/>
        <w:right w:val="none" w:sz="0" w:space="0" w:color="auto"/>
      </w:divBdr>
    </w:div>
    <w:div w:id="973414537">
      <w:bodyDiv w:val="1"/>
      <w:marLeft w:val="0"/>
      <w:marRight w:val="0"/>
      <w:marTop w:val="0"/>
      <w:marBottom w:val="0"/>
      <w:divBdr>
        <w:top w:val="none" w:sz="0" w:space="0" w:color="auto"/>
        <w:left w:val="none" w:sz="0" w:space="0" w:color="auto"/>
        <w:bottom w:val="none" w:sz="0" w:space="0" w:color="auto"/>
        <w:right w:val="none" w:sz="0" w:space="0" w:color="auto"/>
      </w:divBdr>
    </w:div>
    <w:div w:id="976572349">
      <w:bodyDiv w:val="1"/>
      <w:marLeft w:val="0"/>
      <w:marRight w:val="0"/>
      <w:marTop w:val="0"/>
      <w:marBottom w:val="0"/>
      <w:divBdr>
        <w:top w:val="none" w:sz="0" w:space="0" w:color="auto"/>
        <w:left w:val="none" w:sz="0" w:space="0" w:color="auto"/>
        <w:bottom w:val="none" w:sz="0" w:space="0" w:color="auto"/>
        <w:right w:val="none" w:sz="0" w:space="0" w:color="auto"/>
      </w:divBdr>
    </w:div>
    <w:div w:id="977567147">
      <w:bodyDiv w:val="1"/>
      <w:marLeft w:val="0"/>
      <w:marRight w:val="0"/>
      <w:marTop w:val="0"/>
      <w:marBottom w:val="0"/>
      <w:divBdr>
        <w:top w:val="none" w:sz="0" w:space="0" w:color="auto"/>
        <w:left w:val="none" w:sz="0" w:space="0" w:color="auto"/>
        <w:bottom w:val="none" w:sz="0" w:space="0" w:color="auto"/>
        <w:right w:val="none" w:sz="0" w:space="0" w:color="auto"/>
      </w:divBdr>
      <w:divsChild>
        <w:div w:id="731655356">
          <w:marLeft w:val="0"/>
          <w:marRight w:val="0"/>
          <w:marTop w:val="0"/>
          <w:marBottom w:val="0"/>
          <w:divBdr>
            <w:top w:val="none" w:sz="0" w:space="0" w:color="auto"/>
            <w:left w:val="none" w:sz="0" w:space="0" w:color="auto"/>
            <w:bottom w:val="none" w:sz="0" w:space="0" w:color="auto"/>
            <w:right w:val="none" w:sz="0" w:space="0" w:color="auto"/>
          </w:divBdr>
          <w:divsChild>
            <w:div w:id="106238690">
              <w:marLeft w:val="0"/>
              <w:marRight w:val="0"/>
              <w:marTop w:val="0"/>
              <w:marBottom w:val="0"/>
              <w:divBdr>
                <w:top w:val="none" w:sz="0" w:space="0" w:color="auto"/>
                <w:left w:val="none" w:sz="0" w:space="0" w:color="auto"/>
                <w:bottom w:val="none" w:sz="0" w:space="0" w:color="auto"/>
                <w:right w:val="none" w:sz="0" w:space="0" w:color="auto"/>
              </w:divBdr>
            </w:div>
            <w:div w:id="132067554">
              <w:marLeft w:val="0"/>
              <w:marRight w:val="0"/>
              <w:marTop w:val="0"/>
              <w:marBottom w:val="0"/>
              <w:divBdr>
                <w:top w:val="none" w:sz="0" w:space="0" w:color="auto"/>
                <w:left w:val="none" w:sz="0" w:space="0" w:color="auto"/>
                <w:bottom w:val="none" w:sz="0" w:space="0" w:color="auto"/>
                <w:right w:val="none" w:sz="0" w:space="0" w:color="auto"/>
              </w:divBdr>
            </w:div>
            <w:div w:id="141775107">
              <w:marLeft w:val="0"/>
              <w:marRight w:val="0"/>
              <w:marTop w:val="0"/>
              <w:marBottom w:val="0"/>
              <w:divBdr>
                <w:top w:val="none" w:sz="0" w:space="0" w:color="auto"/>
                <w:left w:val="none" w:sz="0" w:space="0" w:color="auto"/>
                <w:bottom w:val="none" w:sz="0" w:space="0" w:color="auto"/>
                <w:right w:val="none" w:sz="0" w:space="0" w:color="auto"/>
              </w:divBdr>
            </w:div>
            <w:div w:id="220987618">
              <w:marLeft w:val="0"/>
              <w:marRight w:val="0"/>
              <w:marTop w:val="0"/>
              <w:marBottom w:val="0"/>
              <w:divBdr>
                <w:top w:val="none" w:sz="0" w:space="0" w:color="auto"/>
                <w:left w:val="none" w:sz="0" w:space="0" w:color="auto"/>
                <w:bottom w:val="none" w:sz="0" w:space="0" w:color="auto"/>
                <w:right w:val="none" w:sz="0" w:space="0" w:color="auto"/>
              </w:divBdr>
            </w:div>
            <w:div w:id="296108675">
              <w:marLeft w:val="0"/>
              <w:marRight w:val="0"/>
              <w:marTop w:val="0"/>
              <w:marBottom w:val="0"/>
              <w:divBdr>
                <w:top w:val="none" w:sz="0" w:space="0" w:color="auto"/>
                <w:left w:val="none" w:sz="0" w:space="0" w:color="auto"/>
                <w:bottom w:val="none" w:sz="0" w:space="0" w:color="auto"/>
                <w:right w:val="none" w:sz="0" w:space="0" w:color="auto"/>
              </w:divBdr>
            </w:div>
            <w:div w:id="569115192">
              <w:marLeft w:val="0"/>
              <w:marRight w:val="0"/>
              <w:marTop w:val="0"/>
              <w:marBottom w:val="0"/>
              <w:divBdr>
                <w:top w:val="none" w:sz="0" w:space="0" w:color="auto"/>
                <w:left w:val="none" w:sz="0" w:space="0" w:color="auto"/>
                <w:bottom w:val="none" w:sz="0" w:space="0" w:color="auto"/>
                <w:right w:val="none" w:sz="0" w:space="0" w:color="auto"/>
              </w:divBdr>
            </w:div>
            <w:div w:id="590044263">
              <w:marLeft w:val="0"/>
              <w:marRight w:val="0"/>
              <w:marTop w:val="0"/>
              <w:marBottom w:val="0"/>
              <w:divBdr>
                <w:top w:val="none" w:sz="0" w:space="0" w:color="auto"/>
                <w:left w:val="none" w:sz="0" w:space="0" w:color="auto"/>
                <w:bottom w:val="none" w:sz="0" w:space="0" w:color="auto"/>
                <w:right w:val="none" w:sz="0" w:space="0" w:color="auto"/>
              </w:divBdr>
            </w:div>
            <w:div w:id="866017657">
              <w:marLeft w:val="0"/>
              <w:marRight w:val="0"/>
              <w:marTop w:val="0"/>
              <w:marBottom w:val="0"/>
              <w:divBdr>
                <w:top w:val="none" w:sz="0" w:space="0" w:color="auto"/>
                <w:left w:val="none" w:sz="0" w:space="0" w:color="auto"/>
                <w:bottom w:val="none" w:sz="0" w:space="0" w:color="auto"/>
                <w:right w:val="none" w:sz="0" w:space="0" w:color="auto"/>
              </w:divBdr>
            </w:div>
            <w:div w:id="1371952926">
              <w:marLeft w:val="0"/>
              <w:marRight w:val="0"/>
              <w:marTop w:val="0"/>
              <w:marBottom w:val="0"/>
              <w:divBdr>
                <w:top w:val="none" w:sz="0" w:space="0" w:color="auto"/>
                <w:left w:val="none" w:sz="0" w:space="0" w:color="auto"/>
                <w:bottom w:val="none" w:sz="0" w:space="0" w:color="auto"/>
                <w:right w:val="none" w:sz="0" w:space="0" w:color="auto"/>
              </w:divBdr>
            </w:div>
            <w:div w:id="1617830080">
              <w:marLeft w:val="0"/>
              <w:marRight w:val="0"/>
              <w:marTop w:val="0"/>
              <w:marBottom w:val="0"/>
              <w:divBdr>
                <w:top w:val="none" w:sz="0" w:space="0" w:color="auto"/>
                <w:left w:val="none" w:sz="0" w:space="0" w:color="auto"/>
                <w:bottom w:val="none" w:sz="0" w:space="0" w:color="auto"/>
                <w:right w:val="none" w:sz="0" w:space="0" w:color="auto"/>
              </w:divBdr>
            </w:div>
            <w:div w:id="20084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647">
      <w:bodyDiv w:val="1"/>
      <w:marLeft w:val="0"/>
      <w:marRight w:val="0"/>
      <w:marTop w:val="0"/>
      <w:marBottom w:val="0"/>
      <w:divBdr>
        <w:top w:val="none" w:sz="0" w:space="0" w:color="auto"/>
        <w:left w:val="none" w:sz="0" w:space="0" w:color="auto"/>
        <w:bottom w:val="none" w:sz="0" w:space="0" w:color="auto"/>
        <w:right w:val="none" w:sz="0" w:space="0" w:color="auto"/>
      </w:divBdr>
    </w:div>
    <w:div w:id="1009529295">
      <w:bodyDiv w:val="1"/>
      <w:marLeft w:val="0"/>
      <w:marRight w:val="0"/>
      <w:marTop w:val="0"/>
      <w:marBottom w:val="0"/>
      <w:divBdr>
        <w:top w:val="none" w:sz="0" w:space="0" w:color="auto"/>
        <w:left w:val="none" w:sz="0" w:space="0" w:color="auto"/>
        <w:bottom w:val="none" w:sz="0" w:space="0" w:color="auto"/>
        <w:right w:val="none" w:sz="0" w:space="0" w:color="auto"/>
      </w:divBdr>
    </w:div>
    <w:div w:id="1018849409">
      <w:bodyDiv w:val="1"/>
      <w:marLeft w:val="0"/>
      <w:marRight w:val="0"/>
      <w:marTop w:val="0"/>
      <w:marBottom w:val="0"/>
      <w:divBdr>
        <w:top w:val="none" w:sz="0" w:space="0" w:color="auto"/>
        <w:left w:val="none" w:sz="0" w:space="0" w:color="auto"/>
        <w:bottom w:val="none" w:sz="0" w:space="0" w:color="auto"/>
        <w:right w:val="none" w:sz="0" w:space="0" w:color="auto"/>
      </w:divBdr>
    </w:div>
    <w:div w:id="1024940248">
      <w:bodyDiv w:val="1"/>
      <w:marLeft w:val="0"/>
      <w:marRight w:val="0"/>
      <w:marTop w:val="0"/>
      <w:marBottom w:val="0"/>
      <w:divBdr>
        <w:top w:val="none" w:sz="0" w:space="0" w:color="auto"/>
        <w:left w:val="none" w:sz="0" w:space="0" w:color="auto"/>
        <w:bottom w:val="none" w:sz="0" w:space="0" w:color="auto"/>
        <w:right w:val="none" w:sz="0" w:space="0" w:color="auto"/>
      </w:divBdr>
    </w:div>
    <w:div w:id="1031030804">
      <w:bodyDiv w:val="1"/>
      <w:marLeft w:val="0"/>
      <w:marRight w:val="0"/>
      <w:marTop w:val="0"/>
      <w:marBottom w:val="0"/>
      <w:divBdr>
        <w:top w:val="none" w:sz="0" w:space="0" w:color="auto"/>
        <w:left w:val="none" w:sz="0" w:space="0" w:color="auto"/>
        <w:bottom w:val="none" w:sz="0" w:space="0" w:color="auto"/>
        <w:right w:val="none" w:sz="0" w:space="0" w:color="auto"/>
      </w:divBdr>
    </w:div>
    <w:div w:id="1042361852">
      <w:bodyDiv w:val="1"/>
      <w:marLeft w:val="0"/>
      <w:marRight w:val="0"/>
      <w:marTop w:val="0"/>
      <w:marBottom w:val="0"/>
      <w:divBdr>
        <w:top w:val="none" w:sz="0" w:space="0" w:color="auto"/>
        <w:left w:val="none" w:sz="0" w:space="0" w:color="auto"/>
        <w:bottom w:val="none" w:sz="0" w:space="0" w:color="auto"/>
        <w:right w:val="none" w:sz="0" w:space="0" w:color="auto"/>
      </w:divBdr>
    </w:div>
    <w:div w:id="1045569178">
      <w:bodyDiv w:val="1"/>
      <w:marLeft w:val="0"/>
      <w:marRight w:val="0"/>
      <w:marTop w:val="0"/>
      <w:marBottom w:val="0"/>
      <w:divBdr>
        <w:top w:val="none" w:sz="0" w:space="0" w:color="auto"/>
        <w:left w:val="none" w:sz="0" w:space="0" w:color="auto"/>
        <w:bottom w:val="none" w:sz="0" w:space="0" w:color="auto"/>
        <w:right w:val="none" w:sz="0" w:space="0" w:color="auto"/>
      </w:divBdr>
    </w:div>
    <w:div w:id="1046486747">
      <w:bodyDiv w:val="1"/>
      <w:marLeft w:val="0"/>
      <w:marRight w:val="0"/>
      <w:marTop w:val="0"/>
      <w:marBottom w:val="0"/>
      <w:divBdr>
        <w:top w:val="none" w:sz="0" w:space="0" w:color="auto"/>
        <w:left w:val="none" w:sz="0" w:space="0" w:color="auto"/>
        <w:bottom w:val="none" w:sz="0" w:space="0" w:color="auto"/>
        <w:right w:val="none" w:sz="0" w:space="0" w:color="auto"/>
      </w:divBdr>
    </w:div>
    <w:div w:id="1056706824">
      <w:bodyDiv w:val="1"/>
      <w:marLeft w:val="0"/>
      <w:marRight w:val="0"/>
      <w:marTop w:val="0"/>
      <w:marBottom w:val="0"/>
      <w:divBdr>
        <w:top w:val="none" w:sz="0" w:space="0" w:color="auto"/>
        <w:left w:val="none" w:sz="0" w:space="0" w:color="auto"/>
        <w:bottom w:val="none" w:sz="0" w:space="0" w:color="auto"/>
        <w:right w:val="none" w:sz="0" w:space="0" w:color="auto"/>
      </w:divBdr>
    </w:div>
    <w:div w:id="1089931007">
      <w:bodyDiv w:val="1"/>
      <w:marLeft w:val="0"/>
      <w:marRight w:val="0"/>
      <w:marTop w:val="0"/>
      <w:marBottom w:val="0"/>
      <w:divBdr>
        <w:top w:val="none" w:sz="0" w:space="0" w:color="auto"/>
        <w:left w:val="none" w:sz="0" w:space="0" w:color="auto"/>
        <w:bottom w:val="none" w:sz="0" w:space="0" w:color="auto"/>
        <w:right w:val="none" w:sz="0" w:space="0" w:color="auto"/>
      </w:divBdr>
    </w:div>
    <w:div w:id="1106197844">
      <w:bodyDiv w:val="1"/>
      <w:marLeft w:val="0"/>
      <w:marRight w:val="0"/>
      <w:marTop w:val="0"/>
      <w:marBottom w:val="0"/>
      <w:divBdr>
        <w:top w:val="none" w:sz="0" w:space="0" w:color="auto"/>
        <w:left w:val="none" w:sz="0" w:space="0" w:color="auto"/>
        <w:bottom w:val="none" w:sz="0" w:space="0" w:color="auto"/>
        <w:right w:val="none" w:sz="0" w:space="0" w:color="auto"/>
      </w:divBdr>
    </w:div>
    <w:div w:id="1107888757">
      <w:bodyDiv w:val="1"/>
      <w:marLeft w:val="0"/>
      <w:marRight w:val="0"/>
      <w:marTop w:val="0"/>
      <w:marBottom w:val="0"/>
      <w:divBdr>
        <w:top w:val="none" w:sz="0" w:space="0" w:color="auto"/>
        <w:left w:val="none" w:sz="0" w:space="0" w:color="auto"/>
        <w:bottom w:val="none" w:sz="0" w:space="0" w:color="auto"/>
        <w:right w:val="none" w:sz="0" w:space="0" w:color="auto"/>
      </w:divBdr>
    </w:div>
    <w:div w:id="1115173381">
      <w:bodyDiv w:val="1"/>
      <w:marLeft w:val="0"/>
      <w:marRight w:val="0"/>
      <w:marTop w:val="0"/>
      <w:marBottom w:val="0"/>
      <w:divBdr>
        <w:top w:val="none" w:sz="0" w:space="0" w:color="auto"/>
        <w:left w:val="none" w:sz="0" w:space="0" w:color="auto"/>
        <w:bottom w:val="none" w:sz="0" w:space="0" w:color="auto"/>
        <w:right w:val="none" w:sz="0" w:space="0" w:color="auto"/>
      </w:divBdr>
    </w:div>
    <w:div w:id="1136216815">
      <w:bodyDiv w:val="1"/>
      <w:marLeft w:val="0"/>
      <w:marRight w:val="0"/>
      <w:marTop w:val="0"/>
      <w:marBottom w:val="0"/>
      <w:divBdr>
        <w:top w:val="none" w:sz="0" w:space="0" w:color="auto"/>
        <w:left w:val="none" w:sz="0" w:space="0" w:color="auto"/>
        <w:bottom w:val="none" w:sz="0" w:space="0" w:color="auto"/>
        <w:right w:val="none" w:sz="0" w:space="0" w:color="auto"/>
      </w:divBdr>
    </w:div>
    <w:div w:id="1138038694">
      <w:bodyDiv w:val="1"/>
      <w:marLeft w:val="0"/>
      <w:marRight w:val="0"/>
      <w:marTop w:val="0"/>
      <w:marBottom w:val="0"/>
      <w:divBdr>
        <w:top w:val="none" w:sz="0" w:space="0" w:color="auto"/>
        <w:left w:val="none" w:sz="0" w:space="0" w:color="auto"/>
        <w:bottom w:val="none" w:sz="0" w:space="0" w:color="auto"/>
        <w:right w:val="none" w:sz="0" w:space="0" w:color="auto"/>
      </w:divBdr>
    </w:div>
    <w:div w:id="1138495695">
      <w:bodyDiv w:val="1"/>
      <w:marLeft w:val="0"/>
      <w:marRight w:val="0"/>
      <w:marTop w:val="0"/>
      <w:marBottom w:val="0"/>
      <w:divBdr>
        <w:top w:val="none" w:sz="0" w:space="0" w:color="auto"/>
        <w:left w:val="none" w:sz="0" w:space="0" w:color="auto"/>
        <w:bottom w:val="none" w:sz="0" w:space="0" w:color="auto"/>
        <w:right w:val="none" w:sz="0" w:space="0" w:color="auto"/>
      </w:divBdr>
    </w:div>
    <w:div w:id="1157188210">
      <w:bodyDiv w:val="1"/>
      <w:marLeft w:val="0"/>
      <w:marRight w:val="0"/>
      <w:marTop w:val="0"/>
      <w:marBottom w:val="0"/>
      <w:divBdr>
        <w:top w:val="none" w:sz="0" w:space="0" w:color="auto"/>
        <w:left w:val="none" w:sz="0" w:space="0" w:color="auto"/>
        <w:bottom w:val="none" w:sz="0" w:space="0" w:color="auto"/>
        <w:right w:val="none" w:sz="0" w:space="0" w:color="auto"/>
      </w:divBdr>
    </w:div>
    <w:div w:id="1159072962">
      <w:bodyDiv w:val="1"/>
      <w:marLeft w:val="0"/>
      <w:marRight w:val="0"/>
      <w:marTop w:val="0"/>
      <w:marBottom w:val="0"/>
      <w:divBdr>
        <w:top w:val="none" w:sz="0" w:space="0" w:color="auto"/>
        <w:left w:val="none" w:sz="0" w:space="0" w:color="auto"/>
        <w:bottom w:val="none" w:sz="0" w:space="0" w:color="auto"/>
        <w:right w:val="none" w:sz="0" w:space="0" w:color="auto"/>
      </w:divBdr>
      <w:divsChild>
        <w:div w:id="248585003">
          <w:marLeft w:val="0"/>
          <w:marRight w:val="0"/>
          <w:marTop w:val="0"/>
          <w:marBottom w:val="0"/>
          <w:divBdr>
            <w:top w:val="none" w:sz="0" w:space="0" w:color="auto"/>
            <w:left w:val="none" w:sz="0" w:space="0" w:color="auto"/>
            <w:bottom w:val="none" w:sz="0" w:space="0" w:color="auto"/>
            <w:right w:val="none" w:sz="0" w:space="0" w:color="auto"/>
          </w:divBdr>
          <w:divsChild>
            <w:div w:id="586117346">
              <w:marLeft w:val="0"/>
              <w:marRight w:val="0"/>
              <w:marTop w:val="0"/>
              <w:marBottom w:val="0"/>
              <w:divBdr>
                <w:top w:val="none" w:sz="0" w:space="0" w:color="auto"/>
                <w:left w:val="none" w:sz="0" w:space="0" w:color="auto"/>
                <w:bottom w:val="none" w:sz="0" w:space="0" w:color="auto"/>
                <w:right w:val="none" w:sz="0" w:space="0" w:color="auto"/>
              </w:divBdr>
            </w:div>
            <w:div w:id="644817307">
              <w:marLeft w:val="0"/>
              <w:marRight w:val="0"/>
              <w:marTop w:val="0"/>
              <w:marBottom w:val="0"/>
              <w:divBdr>
                <w:top w:val="none" w:sz="0" w:space="0" w:color="auto"/>
                <w:left w:val="none" w:sz="0" w:space="0" w:color="auto"/>
                <w:bottom w:val="none" w:sz="0" w:space="0" w:color="auto"/>
                <w:right w:val="none" w:sz="0" w:space="0" w:color="auto"/>
              </w:divBdr>
            </w:div>
            <w:div w:id="734284004">
              <w:marLeft w:val="0"/>
              <w:marRight w:val="0"/>
              <w:marTop w:val="0"/>
              <w:marBottom w:val="0"/>
              <w:divBdr>
                <w:top w:val="none" w:sz="0" w:space="0" w:color="auto"/>
                <w:left w:val="none" w:sz="0" w:space="0" w:color="auto"/>
                <w:bottom w:val="none" w:sz="0" w:space="0" w:color="auto"/>
                <w:right w:val="none" w:sz="0" w:space="0" w:color="auto"/>
              </w:divBdr>
            </w:div>
            <w:div w:id="822937551">
              <w:marLeft w:val="0"/>
              <w:marRight w:val="0"/>
              <w:marTop w:val="0"/>
              <w:marBottom w:val="0"/>
              <w:divBdr>
                <w:top w:val="none" w:sz="0" w:space="0" w:color="auto"/>
                <w:left w:val="none" w:sz="0" w:space="0" w:color="auto"/>
                <w:bottom w:val="none" w:sz="0" w:space="0" w:color="auto"/>
                <w:right w:val="none" w:sz="0" w:space="0" w:color="auto"/>
              </w:divBdr>
            </w:div>
            <w:div w:id="1471749766">
              <w:marLeft w:val="0"/>
              <w:marRight w:val="0"/>
              <w:marTop w:val="0"/>
              <w:marBottom w:val="0"/>
              <w:divBdr>
                <w:top w:val="none" w:sz="0" w:space="0" w:color="auto"/>
                <w:left w:val="none" w:sz="0" w:space="0" w:color="auto"/>
                <w:bottom w:val="none" w:sz="0" w:space="0" w:color="auto"/>
                <w:right w:val="none" w:sz="0" w:space="0" w:color="auto"/>
              </w:divBdr>
            </w:div>
            <w:div w:id="1979456862">
              <w:marLeft w:val="0"/>
              <w:marRight w:val="0"/>
              <w:marTop w:val="0"/>
              <w:marBottom w:val="0"/>
              <w:divBdr>
                <w:top w:val="none" w:sz="0" w:space="0" w:color="auto"/>
                <w:left w:val="none" w:sz="0" w:space="0" w:color="auto"/>
                <w:bottom w:val="none" w:sz="0" w:space="0" w:color="auto"/>
                <w:right w:val="none" w:sz="0" w:space="0" w:color="auto"/>
              </w:divBdr>
            </w:div>
            <w:div w:id="21039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339">
      <w:bodyDiv w:val="1"/>
      <w:marLeft w:val="0"/>
      <w:marRight w:val="0"/>
      <w:marTop w:val="0"/>
      <w:marBottom w:val="0"/>
      <w:divBdr>
        <w:top w:val="none" w:sz="0" w:space="0" w:color="auto"/>
        <w:left w:val="none" w:sz="0" w:space="0" w:color="auto"/>
        <w:bottom w:val="none" w:sz="0" w:space="0" w:color="auto"/>
        <w:right w:val="none" w:sz="0" w:space="0" w:color="auto"/>
      </w:divBdr>
    </w:div>
    <w:div w:id="117980719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5707860">
      <w:bodyDiv w:val="1"/>
      <w:marLeft w:val="0"/>
      <w:marRight w:val="0"/>
      <w:marTop w:val="0"/>
      <w:marBottom w:val="0"/>
      <w:divBdr>
        <w:top w:val="none" w:sz="0" w:space="0" w:color="auto"/>
        <w:left w:val="none" w:sz="0" w:space="0" w:color="auto"/>
        <w:bottom w:val="none" w:sz="0" w:space="0" w:color="auto"/>
        <w:right w:val="none" w:sz="0" w:space="0" w:color="auto"/>
      </w:divBdr>
    </w:div>
    <w:div w:id="1193684905">
      <w:bodyDiv w:val="1"/>
      <w:marLeft w:val="0"/>
      <w:marRight w:val="0"/>
      <w:marTop w:val="0"/>
      <w:marBottom w:val="0"/>
      <w:divBdr>
        <w:top w:val="none" w:sz="0" w:space="0" w:color="auto"/>
        <w:left w:val="none" w:sz="0" w:space="0" w:color="auto"/>
        <w:bottom w:val="none" w:sz="0" w:space="0" w:color="auto"/>
        <w:right w:val="none" w:sz="0" w:space="0" w:color="auto"/>
      </w:divBdr>
    </w:div>
    <w:div w:id="1201239405">
      <w:bodyDiv w:val="1"/>
      <w:marLeft w:val="0"/>
      <w:marRight w:val="0"/>
      <w:marTop w:val="0"/>
      <w:marBottom w:val="0"/>
      <w:divBdr>
        <w:top w:val="none" w:sz="0" w:space="0" w:color="auto"/>
        <w:left w:val="none" w:sz="0" w:space="0" w:color="auto"/>
        <w:bottom w:val="none" w:sz="0" w:space="0" w:color="auto"/>
        <w:right w:val="none" w:sz="0" w:space="0" w:color="auto"/>
      </w:divBdr>
    </w:div>
    <w:div w:id="1205292443">
      <w:bodyDiv w:val="1"/>
      <w:marLeft w:val="0"/>
      <w:marRight w:val="0"/>
      <w:marTop w:val="0"/>
      <w:marBottom w:val="0"/>
      <w:divBdr>
        <w:top w:val="none" w:sz="0" w:space="0" w:color="auto"/>
        <w:left w:val="none" w:sz="0" w:space="0" w:color="auto"/>
        <w:bottom w:val="none" w:sz="0" w:space="0" w:color="auto"/>
        <w:right w:val="none" w:sz="0" w:space="0" w:color="auto"/>
      </w:divBdr>
    </w:div>
    <w:div w:id="1208568315">
      <w:bodyDiv w:val="1"/>
      <w:marLeft w:val="0"/>
      <w:marRight w:val="0"/>
      <w:marTop w:val="0"/>
      <w:marBottom w:val="0"/>
      <w:divBdr>
        <w:top w:val="none" w:sz="0" w:space="0" w:color="auto"/>
        <w:left w:val="none" w:sz="0" w:space="0" w:color="auto"/>
        <w:bottom w:val="none" w:sz="0" w:space="0" w:color="auto"/>
        <w:right w:val="none" w:sz="0" w:space="0" w:color="auto"/>
      </w:divBdr>
    </w:div>
    <w:div w:id="1209225919">
      <w:bodyDiv w:val="1"/>
      <w:marLeft w:val="0"/>
      <w:marRight w:val="0"/>
      <w:marTop w:val="0"/>
      <w:marBottom w:val="0"/>
      <w:divBdr>
        <w:top w:val="none" w:sz="0" w:space="0" w:color="auto"/>
        <w:left w:val="none" w:sz="0" w:space="0" w:color="auto"/>
        <w:bottom w:val="none" w:sz="0" w:space="0" w:color="auto"/>
        <w:right w:val="none" w:sz="0" w:space="0" w:color="auto"/>
      </w:divBdr>
    </w:div>
    <w:div w:id="1219977253">
      <w:bodyDiv w:val="1"/>
      <w:marLeft w:val="0"/>
      <w:marRight w:val="0"/>
      <w:marTop w:val="0"/>
      <w:marBottom w:val="0"/>
      <w:divBdr>
        <w:top w:val="none" w:sz="0" w:space="0" w:color="auto"/>
        <w:left w:val="none" w:sz="0" w:space="0" w:color="auto"/>
        <w:bottom w:val="none" w:sz="0" w:space="0" w:color="auto"/>
        <w:right w:val="none" w:sz="0" w:space="0" w:color="auto"/>
      </w:divBdr>
    </w:div>
    <w:div w:id="1227645290">
      <w:bodyDiv w:val="1"/>
      <w:marLeft w:val="0"/>
      <w:marRight w:val="0"/>
      <w:marTop w:val="0"/>
      <w:marBottom w:val="0"/>
      <w:divBdr>
        <w:top w:val="none" w:sz="0" w:space="0" w:color="auto"/>
        <w:left w:val="none" w:sz="0" w:space="0" w:color="auto"/>
        <w:bottom w:val="none" w:sz="0" w:space="0" w:color="auto"/>
        <w:right w:val="none" w:sz="0" w:space="0" w:color="auto"/>
      </w:divBdr>
    </w:div>
    <w:div w:id="1228958148">
      <w:bodyDiv w:val="1"/>
      <w:marLeft w:val="0"/>
      <w:marRight w:val="0"/>
      <w:marTop w:val="0"/>
      <w:marBottom w:val="0"/>
      <w:divBdr>
        <w:top w:val="none" w:sz="0" w:space="0" w:color="auto"/>
        <w:left w:val="none" w:sz="0" w:space="0" w:color="auto"/>
        <w:bottom w:val="none" w:sz="0" w:space="0" w:color="auto"/>
        <w:right w:val="none" w:sz="0" w:space="0" w:color="auto"/>
      </w:divBdr>
    </w:div>
    <w:div w:id="1245997330">
      <w:bodyDiv w:val="1"/>
      <w:marLeft w:val="0"/>
      <w:marRight w:val="0"/>
      <w:marTop w:val="0"/>
      <w:marBottom w:val="0"/>
      <w:divBdr>
        <w:top w:val="none" w:sz="0" w:space="0" w:color="auto"/>
        <w:left w:val="none" w:sz="0" w:space="0" w:color="auto"/>
        <w:bottom w:val="none" w:sz="0" w:space="0" w:color="auto"/>
        <w:right w:val="none" w:sz="0" w:space="0" w:color="auto"/>
      </w:divBdr>
    </w:div>
    <w:div w:id="1258977320">
      <w:bodyDiv w:val="1"/>
      <w:marLeft w:val="0"/>
      <w:marRight w:val="0"/>
      <w:marTop w:val="0"/>
      <w:marBottom w:val="0"/>
      <w:divBdr>
        <w:top w:val="none" w:sz="0" w:space="0" w:color="auto"/>
        <w:left w:val="none" w:sz="0" w:space="0" w:color="auto"/>
        <w:bottom w:val="none" w:sz="0" w:space="0" w:color="auto"/>
        <w:right w:val="none" w:sz="0" w:space="0" w:color="auto"/>
      </w:divBdr>
    </w:div>
    <w:div w:id="1275404852">
      <w:bodyDiv w:val="1"/>
      <w:marLeft w:val="0"/>
      <w:marRight w:val="0"/>
      <w:marTop w:val="0"/>
      <w:marBottom w:val="0"/>
      <w:divBdr>
        <w:top w:val="none" w:sz="0" w:space="0" w:color="auto"/>
        <w:left w:val="none" w:sz="0" w:space="0" w:color="auto"/>
        <w:bottom w:val="none" w:sz="0" w:space="0" w:color="auto"/>
        <w:right w:val="none" w:sz="0" w:space="0" w:color="auto"/>
      </w:divBdr>
    </w:div>
    <w:div w:id="1284775226">
      <w:bodyDiv w:val="1"/>
      <w:marLeft w:val="0"/>
      <w:marRight w:val="0"/>
      <w:marTop w:val="0"/>
      <w:marBottom w:val="0"/>
      <w:divBdr>
        <w:top w:val="none" w:sz="0" w:space="0" w:color="auto"/>
        <w:left w:val="none" w:sz="0" w:space="0" w:color="auto"/>
        <w:bottom w:val="none" w:sz="0" w:space="0" w:color="auto"/>
        <w:right w:val="none" w:sz="0" w:space="0" w:color="auto"/>
      </w:divBdr>
    </w:div>
    <w:div w:id="1287346520">
      <w:bodyDiv w:val="1"/>
      <w:marLeft w:val="0"/>
      <w:marRight w:val="0"/>
      <w:marTop w:val="0"/>
      <w:marBottom w:val="0"/>
      <w:divBdr>
        <w:top w:val="none" w:sz="0" w:space="0" w:color="auto"/>
        <w:left w:val="none" w:sz="0" w:space="0" w:color="auto"/>
        <w:bottom w:val="none" w:sz="0" w:space="0" w:color="auto"/>
        <w:right w:val="none" w:sz="0" w:space="0" w:color="auto"/>
      </w:divBdr>
    </w:div>
    <w:div w:id="1291932444">
      <w:bodyDiv w:val="1"/>
      <w:marLeft w:val="0"/>
      <w:marRight w:val="0"/>
      <w:marTop w:val="0"/>
      <w:marBottom w:val="0"/>
      <w:divBdr>
        <w:top w:val="none" w:sz="0" w:space="0" w:color="auto"/>
        <w:left w:val="none" w:sz="0" w:space="0" w:color="auto"/>
        <w:bottom w:val="none" w:sz="0" w:space="0" w:color="auto"/>
        <w:right w:val="none" w:sz="0" w:space="0" w:color="auto"/>
      </w:divBdr>
    </w:div>
    <w:div w:id="1300770533">
      <w:bodyDiv w:val="1"/>
      <w:marLeft w:val="0"/>
      <w:marRight w:val="0"/>
      <w:marTop w:val="0"/>
      <w:marBottom w:val="0"/>
      <w:divBdr>
        <w:top w:val="none" w:sz="0" w:space="0" w:color="auto"/>
        <w:left w:val="none" w:sz="0" w:space="0" w:color="auto"/>
        <w:bottom w:val="none" w:sz="0" w:space="0" w:color="auto"/>
        <w:right w:val="none" w:sz="0" w:space="0" w:color="auto"/>
      </w:divBdr>
    </w:div>
    <w:div w:id="1308706311">
      <w:bodyDiv w:val="1"/>
      <w:marLeft w:val="0"/>
      <w:marRight w:val="0"/>
      <w:marTop w:val="0"/>
      <w:marBottom w:val="0"/>
      <w:divBdr>
        <w:top w:val="none" w:sz="0" w:space="0" w:color="auto"/>
        <w:left w:val="none" w:sz="0" w:space="0" w:color="auto"/>
        <w:bottom w:val="none" w:sz="0" w:space="0" w:color="auto"/>
        <w:right w:val="none" w:sz="0" w:space="0" w:color="auto"/>
      </w:divBdr>
    </w:div>
    <w:div w:id="1316758152">
      <w:bodyDiv w:val="1"/>
      <w:marLeft w:val="0"/>
      <w:marRight w:val="0"/>
      <w:marTop w:val="0"/>
      <w:marBottom w:val="0"/>
      <w:divBdr>
        <w:top w:val="none" w:sz="0" w:space="0" w:color="auto"/>
        <w:left w:val="none" w:sz="0" w:space="0" w:color="auto"/>
        <w:bottom w:val="none" w:sz="0" w:space="0" w:color="auto"/>
        <w:right w:val="none" w:sz="0" w:space="0" w:color="auto"/>
      </w:divBdr>
      <w:divsChild>
        <w:div w:id="1544171422">
          <w:marLeft w:val="0"/>
          <w:marRight w:val="0"/>
          <w:marTop w:val="0"/>
          <w:marBottom w:val="0"/>
          <w:divBdr>
            <w:top w:val="none" w:sz="0" w:space="0" w:color="auto"/>
            <w:left w:val="none" w:sz="0" w:space="0" w:color="auto"/>
            <w:bottom w:val="none" w:sz="0" w:space="0" w:color="auto"/>
            <w:right w:val="none" w:sz="0" w:space="0" w:color="auto"/>
          </w:divBdr>
          <w:divsChild>
            <w:div w:id="2774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3142">
      <w:bodyDiv w:val="1"/>
      <w:marLeft w:val="0"/>
      <w:marRight w:val="0"/>
      <w:marTop w:val="0"/>
      <w:marBottom w:val="0"/>
      <w:divBdr>
        <w:top w:val="none" w:sz="0" w:space="0" w:color="auto"/>
        <w:left w:val="none" w:sz="0" w:space="0" w:color="auto"/>
        <w:bottom w:val="none" w:sz="0" w:space="0" w:color="auto"/>
        <w:right w:val="none" w:sz="0" w:space="0" w:color="auto"/>
      </w:divBdr>
    </w:div>
    <w:div w:id="1331106384">
      <w:bodyDiv w:val="1"/>
      <w:marLeft w:val="0"/>
      <w:marRight w:val="0"/>
      <w:marTop w:val="0"/>
      <w:marBottom w:val="0"/>
      <w:divBdr>
        <w:top w:val="none" w:sz="0" w:space="0" w:color="auto"/>
        <w:left w:val="none" w:sz="0" w:space="0" w:color="auto"/>
        <w:bottom w:val="none" w:sz="0" w:space="0" w:color="auto"/>
        <w:right w:val="none" w:sz="0" w:space="0" w:color="auto"/>
      </w:divBdr>
    </w:div>
    <w:div w:id="1336957292">
      <w:bodyDiv w:val="1"/>
      <w:marLeft w:val="0"/>
      <w:marRight w:val="0"/>
      <w:marTop w:val="0"/>
      <w:marBottom w:val="0"/>
      <w:divBdr>
        <w:top w:val="none" w:sz="0" w:space="0" w:color="auto"/>
        <w:left w:val="none" w:sz="0" w:space="0" w:color="auto"/>
        <w:bottom w:val="none" w:sz="0" w:space="0" w:color="auto"/>
        <w:right w:val="none" w:sz="0" w:space="0" w:color="auto"/>
      </w:divBdr>
    </w:div>
    <w:div w:id="1348752344">
      <w:bodyDiv w:val="1"/>
      <w:marLeft w:val="0"/>
      <w:marRight w:val="0"/>
      <w:marTop w:val="0"/>
      <w:marBottom w:val="0"/>
      <w:divBdr>
        <w:top w:val="none" w:sz="0" w:space="0" w:color="auto"/>
        <w:left w:val="none" w:sz="0" w:space="0" w:color="auto"/>
        <w:bottom w:val="none" w:sz="0" w:space="0" w:color="auto"/>
        <w:right w:val="none" w:sz="0" w:space="0" w:color="auto"/>
      </w:divBdr>
    </w:div>
    <w:div w:id="1361202849">
      <w:bodyDiv w:val="1"/>
      <w:marLeft w:val="0"/>
      <w:marRight w:val="0"/>
      <w:marTop w:val="0"/>
      <w:marBottom w:val="0"/>
      <w:divBdr>
        <w:top w:val="none" w:sz="0" w:space="0" w:color="auto"/>
        <w:left w:val="none" w:sz="0" w:space="0" w:color="auto"/>
        <w:bottom w:val="none" w:sz="0" w:space="0" w:color="auto"/>
        <w:right w:val="none" w:sz="0" w:space="0" w:color="auto"/>
      </w:divBdr>
    </w:div>
    <w:div w:id="1367489940">
      <w:bodyDiv w:val="1"/>
      <w:marLeft w:val="0"/>
      <w:marRight w:val="0"/>
      <w:marTop w:val="0"/>
      <w:marBottom w:val="0"/>
      <w:divBdr>
        <w:top w:val="none" w:sz="0" w:space="0" w:color="auto"/>
        <w:left w:val="none" w:sz="0" w:space="0" w:color="auto"/>
        <w:bottom w:val="none" w:sz="0" w:space="0" w:color="auto"/>
        <w:right w:val="none" w:sz="0" w:space="0" w:color="auto"/>
      </w:divBdr>
    </w:div>
    <w:div w:id="1367490437">
      <w:bodyDiv w:val="1"/>
      <w:marLeft w:val="0"/>
      <w:marRight w:val="0"/>
      <w:marTop w:val="0"/>
      <w:marBottom w:val="0"/>
      <w:divBdr>
        <w:top w:val="none" w:sz="0" w:space="0" w:color="auto"/>
        <w:left w:val="none" w:sz="0" w:space="0" w:color="auto"/>
        <w:bottom w:val="none" w:sz="0" w:space="0" w:color="auto"/>
        <w:right w:val="none" w:sz="0" w:space="0" w:color="auto"/>
      </w:divBdr>
    </w:div>
    <w:div w:id="1368290454">
      <w:bodyDiv w:val="1"/>
      <w:marLeft w:val="0"/>
      <w:marRight w:val="0"/>
      <w:marTop w:val="0"/>
      <w:marBottom w:val="0"/>
      <w:divBdr>
        <w:top w:val="none" w:sz="0" w:space="0" w:color="auto"/>
        <w:left w:val="none" w:sz="0" w:space="0" w:color="auto"/>
        <w:bottom w:val="none" w:sz="0" w:space="0" w:color="auto"/>
        <w:right w:val="none" w:sz="0" w:space="0" w:color="auto"/>
      </w:divBdr>
    </w:div>
    <w:div w:id="1374235719">
      <w:bodyDiv w:val="1"/>
      <w:marLeft w:val="0"/>
      <w:marRight w:val="0"/>
      <w:marTop w:val="0"/>
      <w:marBottom w:val="0"/>
      <w:divBdr>
        <w:top w:val="none" w:sz="0" w:space="0" w:color="auto"/>
        <w:left w:val="none" w:sz="0" w:space="0" w:color="auto"/>
        <w:bottom w:val="none" w:sz="0" w:space="0" w:color="auto"/>
        <w:right w:val="none" w:sz="0" w:space="0" w:color="auto"/>
      </w:divBdr>
    </w:div>
    <w:div w:id="1384284094">
      <w:bodyDiv w:val="1"/>
      <w:marLeft w:val="0"/>
      <w:marRight w:val="0"/>
      <w:marTop w:val="0"/>
      <w:marBottom w:val="0"/>
      <w:divBdr>
        <w:top w:val="none" w:sz="0" w:space="0" w:color="auto"/>
        <w:left w:val="none" w:sz="0" w:space="0" w:color="auto"/>
        <w:bottom w:val="none" w:sz="0" w:space="0" w:color="auto"/>
        <w:right w:val="none" w:sz="0" w:space="0" w:color="auto"/>
      </w:divBdr>
    </w:div>
    <w:div w:id="1399981540">
      <w:bodyDiv w:val="1"/>
      <w:marLeft w:val="0"/>
      <w:marRight w:val="0"/>
      <w:marTop w:val="0"/>
      <w:marBottom w:val="0"/>
      <w:divBdr>
        <w:top w:val="none" w:sz="0" w:space="0" w:color="auto"/>
        <w:left w:val="none" w:sz="0" w:space="0" w:color="auto"/>
        <w:bottom w:val="none" w:sz="0" w:space="0" w:color="auto"/>
        <w:right w:val="none" w:sz="0" w:space="0" w:color="auto"/>
      </w:divBdr>
      <w:divsChild>
        <w:div w:id="1947615582">
          <w:marLeft w:val="0"/>
          <w:marRight w:val="0"/>
          <w:marTop w:val="0"/>
          <w:marBottom w:val="0"/>
          <w:divBdr>
            <w:top w:val="none" w:sz="0" w:space="0" w:color="auto"/>
            <w:left w:val="none" w:sz="0" w:space="0" w:color="auto"/>
            <w:bottom w:val="none" w:sz="0" w:space="0" w:color="auto"/>
            <w:right w:val="none" w:sz="0" w:space="0" w:color="auto"/>
          </w:divBdr>
          <w:divsChild>
            <w:div w:id="10900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0737">
      <w:bodyDiv w:val="1"/>
      <w:marLeft w:val="0"/>
      <w:marRight w:val="0"/>
      <w:marTop w:val="0"/>
      <w:marBottom w:val="0"/>
      <w:divBdr>
        <w:top w:val="none" w:sz="0" w:space="0" w:color="auto"/>
        <w:left w:val="none" w:sz="0" w:space="0" w:color="auto"/>
        <w:bottom w:val="none" w:sz="0" w:space="0" w:color="auto"/>
        <w:right w:val="none" w:sz="0" w:space="0" w:color="auto"/>
      </w:divBdr>
    </w:div>
    <w:div w:id="1416391678">
      <w:bodyDiv w:val="1"/>
      <w:marLeft w:val="0"/>
      <w:marRight w:val="0"/>
      <w:marTop w:val="0"/>
      <w:marBottom w:val="0"/>
      <w:divBdr>
        <w:top w:val="none" w:sz="0" w:space="0" w:color="auto"/>
        <w:left w:val="none" w:sz="0" w:space="0" w:color="auto"/>
        <w:bottom w:val="none" w:sz="0" w:space="0" w:color="auto"/>
        <w:right w:val="none" w:sz="0" w:space="0" w:color="auto"/>
      </w:divBdr>
    </w:div>
    <w:div w:id="1422796452">
      <w:bodyDiv w:val="1"/>
      <w:marLeft w:val="0"/>
      <w:marRight w:val="0"/>
      <w:marTop w:val="0"/>
      <w:marBottom w:val="0"/>
      <w:divBdr>
        <w:top w:val="none" w:sz="0" w:space="0" w:color="auto"/>
        <w:left w:val="none" w:sz="0" w:space="0" w:color="auto"/>
        <w:bottom w:val="none" w:sz="0" w:space="0" w:color="auto"/>
        <w:right w:val="none" w:sz="0" w:space="0" w:color="auto"/>
      </w:divBdr>
    </w:div>
    <w:div w:id="1425497496">
      <w:bodyDiv w:val="1"/>
      <w:marLeft w:val="0"/>
      <w:marRight w:val="0"/>
      <w:marTop w:val="0"/>
      <w:marBottom w:val="0"/>
      <w:divBdr>
        <w:top w:val="none" w:sz="0" w:space="0" w:color="auto"/>
        <w:left w:val="none" w:sz="0" w:space="0" w:color="auto"/>
        <w:bottom w:val="none" w:sz="0" w:space="0" w:color="auto"/>
        <w:right w:val="none" w:sz="0" w:space="0" w:color="auto"/>
      </w:divBdr>
    </w:div>
    <w:div w:id="1428888610">
      <w:bodyDiv w:val="1"/>
      <w:marLeft w:val="0"/>
      <w:marRight w:val="0"/>
      <w:marTop w:val="0"/>
      <w:marBottom w:val="0"/>
      <w:divBdr>
        <w:top w:val="none" w:sz="0" w:space="0" w:color="auto"/>
        <w:left w:val="none" w:sz="0" w:space="0" w:color="auto"/>
        <w:bottom w:val="none" w:sz="0" w:space="0" w:color="auto"/>
        <w:right w:val="none" w:sz="0" w:space="0" w:color="auto"/>
      </w:divBdr>
    </w:div>
    <w:div w:id="1440291491">
      <w:bodyDiv w:val="1"/>
      <w:marLeft w:val="0"/>
      <w:marRight w:val="0"/>
      <w:marTop w:val="0"/>
      <w:marBottom w:val="0"/>
      <w:divBdr>
        <w:top w:val="none" w:sz="0" w:space="0" w:color="auto"/>
        <w:left w:val="none" w:sz="0" w:space="0" w:color="auto"/>
        <w:bottom w:val="none" w:sz="0" w:space="0" w:color="auto"/>
        <w:right w:val="none" w:sz="0" w:space="0" w:color="auto"/>
      </w:divBdr>
      <w:divsChild>
        <w:div w:id="1982881207">
          <w:marLeft w:val="0"/>
          <w:marRight w:val="0"/>
          <w:marTop w:val="0"/>
          <w:marBottom w:val="0"/>
          <w:divBdr>
            <w:top w:val="none" w:sz="0" w:space="0" w:color="auto"/>
            <w:left w:val="none" w:sz="0" w:space="0" w:color="auto"/>
            <w:bottom w:val="none" w:sz="0" w:space="0" w:color="auto"/>
            <w:right w:val="none" w:sz="0" w:space="0" w:color="auto"/>
          </w:divBdr>
          <w:divsChild>
            <w:div w:id="778066321">
              <w:marLeft w:val="0"/>
              <w:marRight w:val="0"/>
              <w:marTop w:val="0"/>
              <w:marBottom w:val="0"/>
              <w:divBdr>
                <w:top w:val="none" w:sz="0" w:space="0" w:color="auto"/>
                <w:left w:val="none" w:sz="0" w:space="0" w:color="auto"/>
                <w:bottom w:val="none" w:sz="0" w:space="0" w:color="auto"/>
                <w:right w:val="none" w:sz="0" w:space="0" w:color="auto"/>
              </w:divBdr>
            </w:div>
            <w:div w:id="729765335">
              <w:marLeft w:val="0"/>
              <w:marRight w:val="0"/>
              <w:marTop w:val="0"/>
              <w:marBottom w:val="0"/>
              <w:divBdr>
                <w:top w:val="none" w:sz="0" w:space="0" w:color="auto"/>
                <w:left w:val="none" w:sz="0" w:space="0" w:color="auto"/>
                <w:bottom w:val="none" w:sz="0" w:space="0" w:color="auto"/>
                <w:right w:val="none" w:sz="0" w:space="0" w:color="auto"/>
              </w:divBdr>
            </w:div>
            <w:div w:id="1169516355">
              <w:marLeft w:val="0"/>
              <w:marRight w:val="0"/>
              <w:marTop w:val="0"/>
              <w:marBottom w:val="0"/>
              <w:divBdr>
                <w:top w:val="none" w:sz="0" w:space="0" w:color="auto"/>
                <w:left w:val="none" w:sz="0" w:space="0" w:color="auto"/>
                <w:bottom w:val="none" w:sz="0" w:space="0" w:color="auto"/>
                <w:right w:val="none" w:sz="0" w:space="0" w:color="auto"/>
              </w:divBdr>
            </w:div>
            <w:div w:id="262497478">
              <w:marLeft w:val="0"/>
              <w:marRight w:val="0"/>
              <w:marTop w:val="0"/>
              <w:marBottom w:val="0"/>
              <w:divBdr>
                <w:top w:val="none" w:sz="0" w:space="0" w:color="auto"/>
                <w:left w:val="none" w:sz="0" w:space="0" w:color="auto"/>
                <w:bottom w:val="none" w:sz="0" w:space="0" w:color="auto"/>
                <w:right w:val="none" w:sz="0" w:space="0" w:color="auto"/>
              </w:divBdr>
            </w:div>
            <w:div w:id="602615283">
              <w:marLeft w:val="0"/>
              <w:marRight w:val="0"/>
              <w:marTop w:val="0"/>
              <w:marBottom w:val="0"/>
              <w:divBdr>
                <w:top w:val="none" w:sz="0" w:space="0" w:color="auto"/>
                <w:left w:val="none" w:sz="0" w:space="0" w:color="auto"/>
                <w:bottom w:val="none" w:sz="0" w:space="0" w:color="auto"/>
                <w:right w:val="none" w:sz="0" w:space="0" w:color="auto"/>
              </w:divBdr>
            </w:div>
            <w:div w:id="1513110904">
              <w:marLeft w:val="0"/>
              <w:marRight w:val="0"/>
              <w:marTop w:val="0"/>
              <w:marBottom w:val="0"/>
              <w:divBdr>
                <w:top w:val="none" w:sz="0" w:space="0" w:color="auto"/>
                <w:left w:val="none" w:sz="0" w:space="0" w:color="auto"/>
                <w:bottom w:val="none" w:sz="0" w:space="0" w:color="auto"/>
                <w:right w:val="none" w:sz="0" w:space="0" w:color="auto"/>
              </w:divBdr>
            </w:div>
            <w:div w:id="1122067601">
              <w:marLeft w:val="0"/>
              <w:marRight w:val="0"/>
              <w:marTop w:val="0"/>
              <w:marBottom w:val="0"/>
              <w:divBdr>
                <w:top w:val="none" w:sz="0" w:space="0" w:color="auto"/>
                <w:left w:val="none" w:sz="0" w:space="0" w:color="auto"/>
                <w:bottom w:val="none" w:sz="0" w:space="0" w:color="auto"/>
                <w:right w:val="none" w:sz="0" w:space="0" w:color="auto"/>
              </w:divBdr>
            </w:div>
            <w:div w:id="647901952">
              <w:marLeft w:val="0"/>
              <w:marRight w:val="0"/>
              <w:marTop w:val="0"/>
              <w:marBottom w:val="0"/>
              <w:divBdr>
                <w:top w:val="none" w:sz="0" w:space="0" w:color="auto"/>
                <w:left w:val="none" w:sz="0" w:space="0" w:color="auto"/>
                <w:bottom w:val="none" w:sz="0" w:space="0" w:color="auto"/>
                <w:right w:val="none" w:sz="0" w:space="0" w:color="auto"/>
              </w:divBdr>
            </w:div>
            <w:div w:id="230586198">
              <w:marLeft w:val="0"/>
              <w:marRight w:val="0"/>
              <w:marTop w:val="0"/>
              <w:marBottom w:val="0"/>
              <w:divBdr>
                <w:top w:val="none" w:sz="0" w:space="0" w:color="auto"/>
                <w:left w:val="none" w:sz="0" w:space="0" w:color="auto"/>
                <w:bottom w:val="none" w:sz="0" w:space="0" w:color="auto"/>
                <w:right w:val="none" w:sz="0" w:space="0" w:color="auto"/>
              </w:divBdr>
            </w:div>
            <w:div w:id="10648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2014">
      <w:bodyDiv w:val="1"/>
      <w:marLeft w:val="0"/>
      <w:marRight w:val="0"/>
      <w:marTop w:val="0"/>
      <w:marBottom w:val="0"/>
      <w:divBdr>
        <w:top w:val="none" w:sz="0" w:space="0" w:color="auto"/>
        <w:left w:val="none" w:sz="0" w:space="0" w:color="auto"/>
        <w:bottom w:val="none" w:sz="0" w:space="0" w:color="auto"/>
        <w:right w:val="none" w:sz="0" w:space="0" w:color="auto"/>
      </w:divBdr>
    </w:div>
    <w:div w:id="1453788051">
      <w:bodyDiv w:val="1"/>
      <w:marLeft w:val="0"/>
      <w:marRight w:val="0"/>
      <w:marTop w:val="0"/>
      <w:marBottom w:val="0"/>
      <w:divBdr>
        <w:top w:val="none" w:sz="0" w:space="0" w:color="auto"/>
        <w:left w:val="none" w:sz="0" w:space="0" w:color="auto"/>
        <w:bottom w:val="none" w:sz="0" w:space="0" w:color="auto"/>
        <w:right w:val="none" w:sz="0" w:space="0" w:color="auto"/>
      </w:divBdr>
    </w:div>
    <w:div w:id="1470787419">
      <w:bodyDiv w:val="1"/>
      <w:marLeft w:val="0"/>
      <w:marRight w:val="0"/>
      <w:marTop w:val="0"/>
      <w:marBottom w:val="0"/>
      <w:divBdr>
        <w:top w:val="none" w:sz="0" w:space="0" w:color="auto"/>
        <w:left w:val="none" w:sz="0" w:space="0" w:color="auto"/>
        <w:bottom w:val="none" w:sz="0" w:space="0" w:color="auto"/>
        <w:right w:val="none" w:sz="0" w:space="0" w:color="auto"/>
      </w:divBdr>
    </w:div>
    <w:div w:id="1471552275">
      <w:bodyDiv w:val="1"/>
      <w:marLeft w:val="0"/>
      <w:marRight w:val="0"/>
      <w:marTop w:val="0"/>
      <w:marBottom w:val="0"/>
      <w:divBdr>
        <w:top w:val="none" w:sz="0" w:space="0" w:color="auto"/>
        <w:left w:val="none" w:sz="0" w:space="0" w:color="auto"/>
        <w:bottom w:val="none" w:sz="0" w:space="0" w:color="auto"/>
        <w:right w:val="none" w:sz="0" w:space="0" w:color="auto"/>
      </w:divBdr>
    </w:div>
    <w:div w:id="1474178125">
      <w:bodyDiv w:val="1"/>
      <w:marLeft w:val="0"/>
      <w:marRight w:val="0"/>
      <w:marTop w:val="0"/>
      <w:marBottom w:val="0"/>
      <w:divBdr>
        <w:top w:val="none" w:sz="0" w:space="0" w:color="auto"/>
        <w:left w:val="none" w:sz="0" w:space="0" w:color="auto"/>
        <w:bottom w:val="none" w:sz="0" w:space="0" w:color="auto"/>
        <w:right w:val="none" w:sz="0" w:space="0" w:color="auto"/>
      </w:divBdr>
    </w:div>
    <w:div w:id="1486121785">
      <w:bodyDiv w:val="1"/>
      <w:marLeft w:val="0"/>
      <w:marRight w:val="0"/>
      <w:marTop w:val="0"/>
      <w:marBottom w:val="0"/>
      <w:divBdr>
        <w:top w:val="none" w:sz="0" w:space="0" w:color="auto"/>
        <w:left w:val="none" w:sz="0" w:space="0" w:color="auto"/>
        <w:bottom w:val="none" w:sz="0" w:space="0" w:color="auto"/>
        <w:right w:val="none" w:sz="0" w:space="0" w:color="auto"/>
      </w:divBdr>
      <w:divsChild>
        <w:div w:id="199896763">
          <w:marLeft w:val="0"/>
          <w:marRight w:val="0"/>
          <w:marTop w:val="0"/>
          <w:marBottom w:val="0"/>
          <w:divBdr>
            <w:top w:val="none" w:sz="0" w:space="0" w:color="auto"/>
            <w:left w:val="none" w:sz="0" w:space="0" w:color="auto"/>
            <w:bottom w:val="none" w:sz="0" w:space="0" w:color="auto"/>
            <w:right w:val="none" w:sz="0" w:space="0" w:color="auto"/>
          </w:divBdr>
          <w:divsChild>
            <w:div w:id="657881735">
              <w:marLeft w:val="0"/>
              <w:marRight w:val="0"/>
              <w:marTop w:val="0"/>
              <w:marBottom w:val="0"/>
              <w:divBdr>
                <w:top w:val="none" w:sz="0" w:space="0" w:color="auto"/>
                <w:left w:val="none" w:sz="0" w:space="0" w:color="auto"/>
                <w:bottom w:val="none" w:sz="0" w:space="0" w:color="auto"/>
                <w:right w:val="none" w:sz="0" w:space="0" w:color="auto"/>
              </w:divBdr>
            </w:div>
            <w:div w:id="1073162379">
              <w:marLeft w:val="0"/>
              <w:marRight w:val="0"/>
              <w:marTop w:val="0"/>
              <w:marBottom w:val="0"/>
              <w:divBdr>
                <w:top w:val="none" w:sz="0" w:space="0" w:color="auto"/>
                <w:left w:val="none" w:sz="0" w:space="0" w:color="auto"/>
                <w:bottom w:val="none" w:sz="0" w:space="0" w:color="auto"/>
                <w:right w:val="none" w:sz="0" w:space="0" w:color="auto"/>
              </w:divBdr>
            </w:div>
            <w:div w:id="1723671721">
              <w:marLeft w:val="0"/>
              <w:marRight w:val="0"/>
              <w:marTop w:val="0"/>
              <w:marBottom w:val="0"/>
              <w:divBdr>
                <w:top w:val="none" w:sz="0" w:space="0" w:color="auto"/>
                <w:left w:val="none" w:sz="0" w:space="0" w:color="auto"/>
                <w:bottom w:val="none" w:sz="0" w:space="0" w:color="auto"/>
                <w:right w:val="none" w:sz="0" w:space="0" w:color="auto"/>
              </w:divBdr>
            </w:div>
            <w:div w:id="107549104">
              <w:marLeft w:val="0"/>
              <w:marRight w:val="0"/>
              <w:marTop w:val="0"/>
              <w:marBottom w:val="0"/>
              <w:divBdr>
                <w:top w:val="none" w:sz="0" w:space="0" w:color="auto"/>
                <w:left w:val="none" w:sz="0" w:space="0" w:color="auto"/>
                <w:bottom w:val="none" w:sz="0" w:space="0" w:color="auto"/>
                <w:right w:val="none" w:sz="0" w:space="0" w:color="auto"/>
              </w:divBdr>
            </w:div>
            <w:div w:id="214390509">
              <w:marLeft w:val="0"/>
              <w:marRight w:val="0"/>
              <w:marTop w:val="0"/>
              <w:marBottom w:val="0"/>
              <w:divBdr>
                <w:top w:val="none" w:sz="0" w:space="0" w:color="auto"/>
                <w:left w:val="none" w:sz="0" w:space="0" w:color="auto"/>
                <w:bottom w:val="none" w:sz="0" w:space="0" w:color="auto"/>
                <w:right w:val="none" w:sz="0" w:space="0" w:color="auto"/>
              </w:divBdr>
            </w:div>
            <w:div w:id="1665814846">
              <w:marLeft w:val="0"/>
              <w:marRight w:val="0"/>
              <w:marTop w:val="0"/>
              <w:marBottom w:val="0"/>
              <w:divBdr>
                <w:top w:val="none" w:sz="0" w:space="0" w:color="auto"/>
                <w:left w:val="none" w:sz="0" w:space="0" w:color="auto"/>
                <w:bottom w:val="none" w:sz="0" w:space="0" w:color="auto"/>
                <w:right w:val="none" w:sz="0" w:space="0" w:color="auto"/>
              </w:divBdr>
            </w:div>
            <w:div w:id="1488091866">
              <w:marLeft w:val="0"/>
              <w:marRight w:val="0"/>
              <w:marTop w:val="0"/>
              <w:marBottom w:val="0"/>
              <w:divBdr>
                <w:top w:val="none" w:sz="0" w:space="0" w:color="auto"/>
                <w:left w:val="none" w:sz="0" w:space="0" w:color="auto"/>
                <w:bottom w:val="none" w:sz="0" w:space="0" w:color="auto"/>
                <w:right w:val="none" w:sz="0" w:space="0" w:color="auto"/>
              </w:divBdr>
            </w:div>
            <w:div w:id="852456313">
              <w:marLeft w:val="0"/>
              <w:marRight w:val="0"/>
              <w:marTop w:val="0"/>
              <w:marBottom w:val="0"/>
              <w:divBdr>
                <w:top w:val="none" w:sz="0" w:space="0" w:color="auto"/>
                <w:left w:val="none" w:sz="0" w:space="0" w:color="auto"/>
                <w:bottom w:val="none" w:sz="0" w:space="0" w:color="auto"/>
                <w:right w:val="none" w:sz="0" w:space="0" w:color="auto"/>
              </w:divBdr>
            </w:div>
            <w:div w:id="141629409">
              <w:marLeft w:val="0"/>
              <w:marRight w:val="0"/>
              <w:marTop w:val="0"/>
              <w:marBottom w:val="0"/>
              <w:divBdr>
                <w:top w:val="none" w:sz="0" w:space="0" w:color="auto"/>
                <w:left w:val="none" w:sz="0" w:space="0" w:color="auto"/>
                <w:bottom w:val="none" w:sz="0" w:space="0" w:color="auto"/>
                <w:right w:val="none" w:sz="0" w:space="0" w:color="auto"/>
              </w:divBdr>
            </w:div>
            <w:div w:id="468402363">
              <w:marLeft w:val="0"/>
              <w:marRight w:val="0"/>
              <w:marTop w:val="0"/>
              <w:marBottom w:val="0"/>
              <w:divBdr>
                <w:top w:val="none" w:sz="0" w:space="0" w:color="auto"/>
                <w:left w:val="none" w:sz="0" w:space="0" w:color="auto"/>
                <w:bottom w:val="none" w:sz="0" w:space="0" w:color="auto"/>
                <w:right w:val="none" w:sz="0" w:space="0" w:color="auto"/>
              </w:divBdr>
            </w:div>
            <w:div w:id="1471247141">
              <w:marLeft w:val="0"/>
              <w:marRight w:val="0"/>
              <w:marTop w:val="0"/>
              <w:marBottom w:val="0"/>
              <w:divBdr>
                <w:top w:val="none" w:sz="0" w:space="0" w:color="auto"/>
                <w:left w:val="none" w:sz="0" w:space="0" w:color="auto"/>
                <w:bottom w:val="none" w:sz="0" w:space="0" w:color="auto"/>
                <w:right w:val="none" w:sz="0" w:space="0" w:color="auto"/>
              </w:divBdr>
            </w:div>
            <w:div w:id="1943419007">
              <w:marLeft w:val="0"/>
              <w:marRight w:val="0"/>
              <w:marTop w:val="0"/>
              <w:marBottom w:val="0"/>
              <w:divBdr>
                <w:top w:val="none" w:sz="0" w:space="0" w:color="auto"/>
                <w:left w:val="none" w:sz="0" w:space="0" w:color="auto"/>
                <w:bottom w:val="none" w:sz="0" w:space="0" w:color="auto"/>
                <w:right w:val="none" w:sz="0" w:space="0" w:color="auto"/>
              </w:divBdr>
            </w:div>
            <w:div w:id="3628071">
              <w:marLeft w:val="0"/>
              <w:marRight w:val="0"/>
              <w:marTop w:val="0"/>
              <w:marBottom w:val="0"/>
              <w:divBdr>
                <w:top w:val="none" w:sz="0" w:space="0" w:color="auto"/>
                <w:left w:val="none" w:sz="0" w:space="0" w:color="auto"/>
                <w:bottom w:val="none" w:sz="0" w:space="0" w:color="auto"/>
                <w:right w:val="none" w:sz="0" w:space="0" w:color="auto"/>
              </w:divBdr>
            </w:div>
            <w:div w:id="1672442037">
              <w:marLeft w:val="0"/>
              <w:marRight w:val="0"/>
              <w:marTop w:val="0"/>
              <w:marBottom w:val="0"/>
              <w:divBdr>
                <w:top w:val="none" w:sz="0" w:space="0" w:color="auto"/>
                <w:left w:val="none" w:sz="0" w:space="0" w:color="auto"/>
                <w:bottom w:val="none" w:sz="0" w:space="0" w:color="auto"/>
                <w:right w:val="none" w:sz="0" w:space="0" w:color="auto"/>
              </w:divBdr>
            </w:div>
            <w:div w:id="1752000383">
              <w:marLeft w:val="0"/>
              <w:marRight w:val="0"/>
              <w:marTop w:val="0"/>
              <w:marBottom w:val="0"/>
              <w:divBdr>
                <w:top w:val="none" w:sz="0" w:space="0" w:color="auto"/>
                <w:left w:val="none" w:sz="0" w:space="0" w:color="auto"/>
                <w:bottom w:val="none" w:sz="0" w:space="0" w:color="auto"/>
                <w:right w:val="none" w:sz="0" w:space="0" w:color="auto"/>
              </w:divBdr>
            </w:div>
            <w:div w:id="325938026">
              <w:marLeft w:val="0"/>
              <w:marRight w:val="0"/>
              <w:marTop w:val="0"/>
              <w:marBottom w:val="0"/>
              <w:divBdr>
                <w:top w:val="none" w:sz="0" w:space="0" w:color="auto"/>
                <w:left w:val="none" w:sz="0" w:space="0" w:color="auto"/>
                <w:bottom w:val="none" w:sz="0" w:space="0" w:color="auto"/>
                <w:right w:val="none" w:sz="0" w:space="0" w:color="auto"/>
              </w:divBdr>
            </w:div>
            <w:div w:id="2060472530">
              <w:marLeft w:val="0"/>
              <w:marRight w:val="0"/>
              <w:marTop w:val="0"/>
              <w:marBottom w:val="0"/>
              <w:divBdr>
                <w:top w:val="none" w:sz="0" w:space="0" w:color="auto"/>
                <w:left w:val="none" w:sz="0" w:space="0" w:color="auto"/>
                <w:bottom w:val="none" w:sz="0" w:space="0" w:color="auto"/>
                <w:right w:val="none" w:sz="0" w:space="0" w:color="auto"/>
              </w:divBdr>
            </w:div>
            <w:div w:id="995300499">
              <w:marLeft w:val="0"/>
              <w:marRight w:val="0"/>
              <w:marTop w:val="0"/>
              <w:marBottom w:val="0"/>
              <w:divBdr>
                <w:top w:val="none" w:sz="0" w:space="0" w:color="auto"/>
                <w:left w:val="none" w:sz="0" w:space="0" w:color="auto"/>
                <w:bottom w:val="none" w:sz="0" w:space="0" w:color="auto"/>
                <w:right w:val="none" w:sz="0" w:space="0" w:color="auto"/>
              </w:divBdr>
            </w:div>
            <w:div w:id="1599871934">
              <w:marLeft w:val="0"/>
              <w:marRight w:val="0"/>
              <w:marTop w:val="0"/>
              <w:marBottom w:val="0"/>
              <w:divBdr>
                <w:top w:val="none" w:sz="0" w:space="0" w:color="auto"/>
                <w:left w:val="none" w:sz="0" w:space="0" w:color="auto"/>
                <w:bottom w:val="none" w:sz="0" w:space="0" w:color="auto"/>
                <w:right w:val="none" w:sz="0" w:space="0" w:color="auto"/>
              </w:divBdr>
            </w:div>
            <w:div w:id="1288051333">
              <w:marLeft w:val="0"/>
              <w:marRight w:val="0"/>
              <w:marTop w:val="0"/>
              <w:marBottom w:val="0"/>
              <w:divBdr>
                <w:top w:val="none" w:sz="0" w:space="0" w:color="auto"/>
                <w:left w:val="none" w:sz="0" w:space="0" w:color="auto"/>
                <w:bottom w:val="none" w:sz="0" w:space="0" w:color="auto"/>
                <w:right w:val="none" w:sz="0" w:space="0" w:color="auto"/>
              </w:divBdr>
            </w:div>
            <w:div w:id="1632982639">
              <w:marLeft w:val="0"/>
              <w:marRight w:val="0"/>
              <w:marTop w:val="0"/>
              <w:marBottom w:val="0"/>
              <w:divBdr>
                <w:top w:val="none" w:sz="0" w:space="0" w:color="auto"/>
                <w:left w:val="none" w:sz="0" w:space="0" w:color="auto"/>
                <w:bottom w:val="none" w:sz="0" w:space="0" w:color="auto"/>
                <w:right w:val="none" w:sz="0" w:space="0" w:color="auto"/>
              </w:divBdr>
            </w:div>
            <w:div w:id="356472692">
              <w:marLeft w:val="0"/>
              <w:marRight w:val="0"/>
              <w:marTop w:val="0"/>
              <w:marBottom w:val="0"/>
              <w:divBdr>
                <w:top w:val="none" w:sz="0" w:space="0" w:color="auto"/>
                <w:left w:val="none" w:sz="0" w:space="0" w:color="auto"/>
                <w:bottom w:val="none" w:sz="0" w:space="0" w:color="auto"/>
                <w:right w:val="none" w:sz="0" w:space="0" w:color="auto"/>
              </w:divBdr>
            </w:div>
            <w:div w:id="6845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7908">
      <w:bodyDiv w:val="1"/>
      <w:marLeft w:val="0"/>
      <w:marRight w:val="0"/>
      <w:marTop w:val="0"/>
      <w:marBottom w:val="0"/>
      <w:divBdr>
        <w:top w:val="none" w:sz="0" w:space="0" w:color="auto"/>
        <w:left w:val="none" w:sz="0" w:space="0" w:color="auto"/>
        <w:bottom w:val="none" w:sz="0" w:space="0" w:color="auto"/>
        <w:right w:val="none" w:sz="0" w:space="0" w:color="auto"/>
      </w:divBdr>
    </w:div>
    <w:div w:id="1495299515">
      <w:bodyDiv w:val="1"/>
      <w:marLeft w:val="0"/>
      <w:marRight w:val="0"/>
      <w:marTop w:val="0"/>
      <w:marBottom w:val="0"/>
      <w:divBdr>
        <w:top w:val="none" w:sz="0" w:space="0" w:color="auto"/>
        <w:left w:val="none" w:sz="0" w:space="0" w:color="auto"/>
        <w:bottom w:val="none" w:sz="0" w:space="0" w:color="auto"/>
        <w:right w:val="none" w:sz="0" w:space="0" w:color="auto"/>
      </w:divBdr>
    </w:div>
    <w:div w:id="1499035548">
      <w:bodyDiv w:val="1"/>
      <w:marLeft w:val="0"/>
      <w:marRight w:val="0"/>
      <w:marTop w:val="0"/>
      <w:marBottom w:val="0"/>
      <w:divBdr>
        <w:top w:val="none" w:sz="0" w:space="0" w:color="auto"/>
        <w:left w:val="none" w:sz="0" w:space="0" w:color="auto"/>
        <w:bottom w:val="none" w:sz="0" w:space="0" w:color="auto"/>
        <w:right w:val="none" w:sz="0" w:space="0" w:color="auto"/>
      </w:divBdr>
    </w:div>
    <w:div w:id="1501265874">
      <w:bodyDiv w:val="1"/>
      <w:marLeft w:val="0"/>
      <w:marRight w:val="0"/>
      <w:marTop w:val="0"/>
      <w:marBottom w:val="0"/>
      <w:divBdr>
        <w:top w:val="none" w:sz="0" w:space="0" w:color="auto"/>
        <w:left w:val="none" w:sz="0" w:space="0" w:color="auto"/>
        <w:bottom w:val="none" w:sz="0" w:space="0" w:color="auto"/>
        <w:right w:val="none" w:sz="0" w:space="0" w:color="auto"/>
      </w:divBdr>
    </w:div>
    <w:div w:id="1520503649">
      <w:bodyDiv w:val="1"/>
      <w:marLeft w:val="0"/>
      <w:marRight w:val="0"/>
      <w:marTop w:val="0"/>
      <w:marBottom w:val="0"/>
      <w:divBdr>
        <w:top w:val="none" w:sz="0" w:space="0" w:color="auto"/>
        <w:left w:val="none" w:sz="0" w:space="0" w:color="auto"/>
        <w:bottom w:val="none" w:sz="0" w:space="0" w:color="auto"/>
        <w:right w:val="none" w:sz="0" w:space="0" w:color="auto"/>
      </w:divBdr>
      <w:divsChild>
        <w:div w:id="1102609112">
          <w:marLeft w:val="0"/>
          <w:marRight w:val="0"/>
          <w:marTop w:val="0"/>
          <w:marBottom w:val="0"/>
          <w:divBdr>
            <w:top w:val="none" w:sz="0" w:space="0" w:color="auto"/>
            <w:left w:val="none" w:sz="0" w:space="0" w:color="auto"/>
            <w:bottom w:val="none" w:sz="0" w:space="0" w:color="auto"/>
            <w:right w:val="none" w:sz="0" w:space="0" w:color="auto"/>
          </w:divBdr>
          <w:divsChild>
            <w:div w:id="22676484">
              <w:marLeft w:val="0"/>
              <w:marRight w:val="0"/>
              <w:marTop w:val="0"/>
              <w:marBottom w:val="0"/>
              <w:divBdr>
                <w:top w:val="none" w:sz="0" w:space="0" w:color="auto"/>
                <w:left w:val="none" w:sz="0" w:space="0" w:color="auto"/>
                <w:bottom w:val="none" w:sz="0" w:space="0" w:color="auto"/>
                <w:right w:val="none" w:sz="0" w:space="0" w:color="auto"/>
              </w:divBdr>
            </w:div>
            <w:div w:id="553851607">
              <w:marLeft w:val="0"/>
              <w:marRight w:val="0"/>
              <w:marTop w:val="0"/>
              <w:marBottom w:val="0"/>
              <w:divBdr>
                <w:top w:val="none" w:sz="0" w:space="0" w:color="auto"/>
                <w:left w:val="none" w:sz="0" w:space="0" w:color="auto"/>
                <w:bottom w:val="none" w:sz="0" w:space="0" w:color="auto"/>
                <w:right w:val="none" w:sz="0" w:space="0" w:color="auto"/>
              </w:divBdr>
            </w:div>
            <w:div w:id="14661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28419">
      <w:bodyDiv w:val="1"/>
      <w:marLeft w:val="0"/>
      <w:marRight w:val="0"/>
      <w:marTop w:val="0"/>
      <w:marBottom w:val="0"/>
      <w:divBdr>
        <w:top w:val="none" w:sz="0" w:space="0" w:color="auto"/>
        <w:left w:val="none" w:sz="0" w:space="0" w:color="auto"/>
        <w:bottom w:val="none" w:sz="0" w:space="0" w:color="auto"/>
        <w:right w:val="none" w:sz="0" w:space="0" w:color="auto"/>
      </w:divBdr>
    </w:div>
    <w:div w:id="1528641531">
      <w:bodyDiv w:val="1"/>
      <w:marLeft w:val="0"/>
      <w:marRight w:val="0"/>
      <w:marTop w:val="0"/>
      <w:marBottom w:val="0"/>
      <w:divBdr>
        <w:top w:val="none" w:sz="0" w:space="0" w:color="auto"/>
        <w:left w:val="none" w:sz="0" w:space="0" w:color="auto"/>
        <w:bottom w:val="none" w:sz="0" w:space="0" w:color="auto"/>
        <w:right w:val="none" w:sz="0" w:space="0" w:color="auto"/>
      </w:divBdr>
      <w:divsChild>
        <w:div w:id="405080854">
          <w:marLeft w:val="0"/>
          <w:marRight w:val="0"/>
          <w:marTop w:val="0"/>
          <w:marBottom w:val="0"/>
          <w:divBdr>
            <w:top w:val="none" w:sz="0" w:space="0" w:color="auto"/>
            <w:left w:val="none" w:sz="0" w:space="0" w:color="auto"/>
            <w:bottom w:val="none" w:sz="0" w:space="0" w:color="auto"/>
            <w:right w:val="none" w:sz="0" w:space="0" w:color="auto"/>
          </w:divBdr>
          <w:divsChild>
            <w:div w:id="1510215714">
              <w:marLeft w:val="0"/>
              <w:marRight w:val="0"/>
              <w:marTop w:val="0"/>
              <w:marBottom w:val="0"/>
              <w:divBdr>
                <w:top w:val="none" w:sz="0" w:space="0" w:color="auto"/>
                <w:left w:val="none" w:sz="0" w:space="0" w:color="auto"/>
                <w:bottom w:val="none" w:sz="0" w:space="0" w:color="auto"/>
                <w:right w:val="none" w:sz="0" w:space="0" w:color="auto"/>
              </w:divBdr>
            </w:div>
            <w:div w:id="1691104083">
              <w:marLeft w:val="0"/>
              <w:marRight w:val="0"/>
              <w:marTop w:val="0"/>
              <w:marBottom w:val="0"/>
              <w:divBdr>
                <w:top w:val="none" w:sz="0" w:space="0" w:color="auto"/>
                <w:left w:val="none" w:sz="0" w:space="0" w:color="auto"/>
                <w:bottom w:val="none" w:sz="0" w:space="0" w:color="auto"/>
                <w:right w:val="none" w:sz="0" w:space="0" w:color="auto"/>
              </w:divBdr>
            </w:div>
            <w:div w:id="2069452400">
              <w:marLeft w:val="0"/>
              <w:marRight w:val="0"/>
              <w:marTop w:val="0"/>
              <w:marBottom w:val="0"/>
              <w:divBdr>
                <w:top w:val="none" w:sz="0" w:space="0" w:color="auto"/>
                <w:left w:val="none" w:sz="0" w:space="0" w:color="auto"/>
                <w:bottom w:val="none" w:sz="0" w:space="0" w:color="auto"/>
                <w:right w:val="none" w:sz="0" w:space="0" w:color="auto"/>
              </w:divBdr>
            </w:div>
            <w:div w:id="955021062">
              <w:marLeft w:val="0"/>
              <w:marRight w:val="0"/>
              <w:marTop w:val="0"/>
              <w:marBottom w:val="0"/>
              <w:divBdr>
                <w:top w:val="none" w:sz="0" w:space="0" w:color="auto"/>
                <w:left w:val="none" w:sz="0" w:space="0" w:color="auto"/>
                <w:bottom w:val="none" w:sz="0" w:space="0" w:color="auto"/>
                <w:right w:val="none" w:sz="0" w:space="0" w:color="auto"/>
              </w:divBdr>
            </w:div>
            <w:div w:id="1242329991">
              <w:marLeft w:val="0"/>
              <w:marRight w:val="0"/>
              <w:marTop w:val="0"/>
              <w:marBottom w:val="0"/>
              <w:divBdr>
                <w:top w:val="none" w:sz="0" w:space="0" w:color="auto"/>
                <w:left w:val="none" w:sz="0" w:space="0" w:color="auto"/>
                <w:bottom w:val="none" w:sz="0" w:space="0" w:color="auto"/>
                <w:right w:val="none" w:sz="0" w:space="0" w:color="auto"/>
              </w:divBdr>
            </w:div>
            <w:div w:id="1049765269">
              <w:marLeft w:val="0"/>
              <w:marRight w:val="0"/>
              <w:marTop w:val="0"/>
              <w:marBottom w:val="0"/>
              <w:divBdr>
                <w:top w:val="none" w:sz="0" w:space="0" w:color="auto"/>
                <w:left w:val="none" w:sz="0" w:space="0" w:color="auto"/>
                <w:bottom w:val="none" w:sz="0" w:space="0" w:color="auto"/>
                <w:right w:val="none" w:sz="0" w:space="0" w:color="auto"/>
              </w:divBdr>
            </w:div>
            <w:div w:id="1202865506">
              <w:marLeft w:val="0"/>
              <w:marRight w:val="0"/>
              <w:marTop w:val="0"/>
              <w:marBottom w:val="0"/>
              <w:divBdr>
                <w:top w:val="none" w:sz="0" w:space="0" w:color="auto"/>
                <w:left w:val="none" w:sz="0" w:space="0" w:color="auto"/>
                <w:bottom w:val="none" w:sz="0" w:space="0" w:color="auto"/>
                <w:right w:val="none" w:sz="0" w:space="0" w:color="auto"/>
              </w:divBdr>
            </w:div>
            <w:div w:id="1857384180">
              <w:marLeft w:val="0"/>
              <w:marRight w:val="0"/>
              <w:marTop w:val="0"/>
              <w:marBottom w:val="0"/>
              <w:divBdr>
                <w:top w:val="none" w:sz="0" w:space="0" w:color="auto"/>
                <w:left w:val="none" w:sz="0" w:space="0" w:color="auto"/>
                <w:bottom w:val="none" w:sz="0" w:space="0" w:color="auto"/>
                <w:right w:val="none" w:sz="0" w:space="0" w:color="auto"/>
              </w:divBdr>
            </w:div>
            <w:div w:id="1071391454">
              <w:marLeft w:val="0"/>
              <w:marRight w:val="0"/>
              <w:marTop w:val="0"/>
              <w:marBottom w:val="0"/>
              <w:divBdr>
                <w:top w:val="none" w:sz="0" w:space="0" w:color="auto"/>
                <w:left w:val="none" w:sz="0" w:space="0" w:color="auto"/>
                <w:bottom w:val="none" w:sz="0" w:space="0" w:color="auto"/>
                <w:right w:val="none" w:sz="0" w:space="0" w:color="auto"/>
              </w:divBdr>
            </w:div>
            <w:div w:id="795218540">
              <w:marLeft w:val="0"/>
              <w:marRight w:val="0"/>
              <w:marTop w:val="0"/>
              <w:marBottom w:val="0"/>
              <w:divBdr>
                <w:top w:val="none" w:sz="0" w:space="0" w:color="auto"/>
                <w:left w:val="none" w:sz="0" w:space="0" w:color="auto"/>
                <w:bottom w:val="none" w:sz="0" w:space="0" w:color="auto"/>
                <w:right w:val="none" w:sz="0" w:space="0" w:color="auto"/>
              </w:divBdr>
            </w:div>
            <w:div w:id="1387336602">
              <w:marLeft w:val="0"/>
              <w:marRight w:val="0"/>
              <w:marTop w:val="0"/>
              <w:marBottom w:val="0"/>
              <w:divBdr>
                <w:top w:val="none" w:sz="0" w:space="0" w:color="auto"/>
                <w:left w:val="none" w:sz="0" w:space="0" w:color="auto"/>
                <w:bottom w:val="none" w:sz="0" w:space="0" w:color="auto"/>
                <w:right w:val="none" w:sz="0" w:space="0" w:color="auto"/>
              </w:divBdr>
            </w:div>
            <w:div w:id="293826492">
              <w:marLeft w:val="0"/>
              <w:marRight w:val="0"/>
              <w:marTop w:val="0"/>
              <w:marBottom w:val="0"/>
              <w:divBdr>
                <w:top w:val="none" w:sz="0" w:space="0" w:color="auto"/>
                <w:left w:val="none" w:sz="0" w:space="0" w:color="auto"/>
                <w:bottom w:val="none" w:sz="0" w:space="0" w:color="auto"/>
                <w:right w:val="none" w:sz="0" w:space="0" w:color="auto"/>
              </w:divBdr>
            </w:div>
            <w:div w:id="7034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4958">
      <w:bodyDiv w:val="1"/>
      <w:marLeft w:val="0"/>
      <w:marRight w:val="0"/>
      <w:marTop w:val="0"/>
      <w:marBottom w:val="0"/>
      <w:divBdr>
        <w:top w:val="none" w:sz="0" w:space="0" w:color="auto"/>
        <w:left w:val="none" w:sz="0" w:space="0" w:color="auto"/>
        <w:bottom w:val="none" w:sz="0" w:space="0" w:color="auto"/>
        <w:right w:val="none" w:sz="0" w:space="0" w:color="auto"/>
      </w:divBdr>
    </w:div>
    <w:div w:id="1534002303">
      <w:bodyDiv w:val="1"/>
      <w:marLeft w:val="0"/>
      <w:marRight w:val="0"/>
      <w:marTop w:val="0"/>
      <w:marBottom w:val="0"/>
      <w:divBdr>
        <w:top w:val="none" w:sz="0" w:space="0" w:color="auto"/>
        <w:left w:val="none" w:sz="0" w:space="0" w:color="auto"/>
        <w:bottom w:val="none" w:sz="0" w:space="0" w:color="auto"/>
        <w:right w:val="none" w:sz="0" w:space="0" w:color="auto"/>
      </w:divBdr>
    </w:div>
    <w:div w:id="1545023820">
      <w:bodyDiv w:val="1"/>
      <w:marLeft w:val="0"/>
      <w:marRight w:val="0"/>
      <w:marTop w:val="0"/>
      <w:marBottom w:val="0"/>
      <w:divBdr>
        <w:top w:val="none" w:sz="0" w:space="0" w:color="auto"/>
        <w:left w:val="none" w:sz="0" w:space="0" w:color="auto"/>
        <w:bottom w:val="none" w:sz="0" w:space="0" w:color="auto"/>
        <w:right w:val="none" w:sz="0" w:space="0" w:color="auto"/>
      </w:divBdr>
    </w:div>
    <w:div w:id="1550991090">
      <w:bodyDiv w:val="1"/>
      <w:marLeft w:val="0"/>
      <w:marRight w:val="0"/>
      <w:marTop w:val="0"/>
      <w:marBottom w:val="0"/>
      <w:divBdr>
        <w:top w:val="none" w:sz="0" w:space="0" w:color="auto"/>
        <w:left w:val="none" w:sz="0" w:space="0" w:color="auto"/>
        <w:bottom w:val="none" w:sz="0" w:space="0" w:color="auto"/>
        <w:right w:val="none" w:sz="0" w:space="0" w:color="auto"/>
      </w:divBdr>
    </w:div>
    <w:div w:id="1561015586">
      <w:bodyDiv w:val="1"/>
      <w:marLeft w:val="0"/>
      <w:marRight w:val="0"/>
      <w:marTop w:val="0"/>
      <w:marBottom w:val="0"/>
      <w:divBdr>
        <w:top w:val="none" w:sz="0" w:space="0" w:color="auto"/>
        <w:left w:val="none" w:sz="0" w:space="0" w:color="auto"/>
        <w:bottom w:val="none" w:sz="0" w:space="0" w:color="auto"/>
        <w:right w:val="none" w:sz="0" w:space="0" w:color="auto"/>
      </w:divBdr>
    </w:div>
    <w:div w:id="1576626532">
      <w:bodyDiv w:val="1"/>
      <w:marLeft w:val="0"/>
      <w:marRight w:val="0"/>
      <w:marTop w:val="0"/>
      <w:marBottom w:val="0"/>
      <w:divBdr>
        <w:top w:val="none" w:sz="0" w:space="0" w:color="auto"/>
        <w:left w:val="none" w:sz="0" w:space="0" w:color="auto"/>
        <w:bottom w:val="none" w:sz="0" w:space="0" w:color="auto"/>
        <w:right w:val="none" w:sz="0" w:space="0" w:color="auto"/>
      </w:divBdr>
    </w:div>
    <w:div w:id="1576671075">
      <w:bodyDiv w:val="1"/>
      <w:marLeft w:val="0"/>
      <w:marRight w:val="0"/>
      <w:marTop w:val="0"/>
      <w:marBottom w:val="0"/>
      <w:divBdr>
        <w:top w:val="none" w:sz="0" w:space="0" w:color="auto"/>
        <w:left w:val="none" w:sz="0" w:space="0" w:color="auto"/>
        <w:bottom w:val="none" w:sz="0" w:space="0" w:color="auto"/>
        <w:right w:val="none" w:sz="0" w:space="0" w:color="auto"/>
      </w:divBdr>
    </w:div>
    <w:div w:id="1584560765">
      <w:bodyDiv w:val="1"/>
      <w:marLeft w:val="0"/>
      <w:marRight w:val="0"/>
      <w:marTop w:val="0"/>
      <w:marBottom w:val="0"/>
      <w:divBdr>
        <w:top w:val="none" w:sz="0" w:space="0" w:color="auto"/>
        <w:left w:val="none" w:sz="0" w:space="0" w:color="auto"/>
        <w:bottom w:val="none" w:sz="0" w:space="0" w:color="auto"/>
        <w:right w:val="none" w:sz="0" w:space="0" w:color="auto"/>
      </w:divBdr>
    </w:div>
    <w:div w:id="1588686452">
      <w:bodyDiv w:val="1"/>
      <w:marLeft w:val="0"/>
      <w:marRight w:val="0"/>
      <w:marTop w:val="0"/>
      <w:marBottom w:val="0"/>
      <w:divBdr>
        <w:top w:val="none" w:sz="0" w:space="0" w:color="auto"/>
        <w:left w:val="none" w:sz="0" w:space="0" w:color="auto"/>
        <w:bottom w:val="none" w:sz="0" w:space="0" w:color="auto"/>
        <w:right w:val="none" w:sz="0" w:space="0" w:color="auto"/>
      </w:divBdr>
    </w:div>
    <w:div w:id="1591818871">
      <w:bodyDiv w:val="1"/>
      <w:marLeft w:val="0"/>
      <w:marRight w:val="0"/>
      <w:marTop w:val="0"/>
      <w:marBottom w:val="0"/>
      <w:divBdr>
        <w:top w:val="none" w:sz="0" w:space="0" w:color="auto"/>
        <w:left w:val="none" w:sz="0" w:space="0" w:color="auto"/>
        <w:bottom w:val="none" w:sz="0" w:space="0" w:color="auto"/>
        <w:right w:val="none" w:sz="0" w:space="0" w:color="auto"/>
      </w:divBdr>
    </w:div>
    <w:div w:id="1596816967">
      <w:bodyDiv w:val="1"/>
      <w:marLeft w:val="0"/>
      <w:marRight w:val="0"/>
      <w:marTop w:val="0"/>
      <w:marBottom w:val="0"/>
      <w:divBdr>
        <w:top w:val="none" w:sz="0" w:space="0" w:color="auto"/>
        <w:left w:val="none" w:sz="0" w:space="0" w:color="auto"/>
        <w:bottom w:val="none" w:sz="0" w:space="0" w:color="auto"/>
        <w:right w:val="none" w:sz="0" w:space="0" w:color="auto"/>
      </w:divBdr>
    </w:div>
    <w:div w:id="1598637820">
      <w:bodyDiv w:val="1"/>
      <w:marLeft w:val="0"/>
      <w:marRight w:val="0"/>
      <w:marTop w:val="0"/>
      <w:marBottom w:val="0"/>
      <w:divBdr>
        <w:top w:val="none" w:sz="0" w:space="0" w:color="auto"/>
        <w:left w:val="none" w:sz="0" w:space="0" w:color="auto"/>
        <w:bottom w:val="none" w:sz="0" w:space="0" w:color="auto"/>
        <w:right w:val="none" w:sz="0" w:space="0" w:color="auto"/>
      </w:divBdr>
    </w:div>
    <w:div w:id="1607536483">
      <w:bodyDiv w:val="1"/>
      <w:marLeft w:val="0"/>
      <w:marRight w:val="0"/>
      <w:marTop w:val="0"/>
      <w:marBottom w:val="0"/>
      <w:divBdr>
        <w:top w:val="none" w:sz="0" w:space="0" w:color="auto"/>
        <w:left w:val="none" w:sz="0" w:space="0" w:color="auto"/>
        <w:bottom w:val="none" w:sz="0" w:space="0" w:color="auto"/>
        <w:right w:val="none" w:sz="0" w:space="0" w:color="auto"/>
      </w:divBdr>
    </w:div>
    <w:div w:id="1619797465">
      <w:bodyDiv w:val="1"/>
      <w:marLeft w:val="0"/>
      <w:marRight w:val="0"/>
      <w:marTop w:val="0"/>
      <w:marBottom w:val="0"/>
      <w:divBdr>
        <w:top w:val="none" w:sz="0" w:space="0" w:color="auto"/>
        <w:left w:val="none" w:sz="0" w:space="0" w:color="auto"/>
        <w:bottom w:val="none" w:sz="0" w:space="0" w:color="auto"/>
        <w:right w:val="none" w:sz="0" w:space="0" w:color="auto"/>
      </w:divBdr>
    </w:div>
    <w:div w:id="1633246909">
      <w:bodyDiv w:val="1"/>
      <w:marLeft w:val="0"/>
      <w:marRight w:val="0"/>
      <w:marTop w:val="0"/>
      <w:marBottom w:val="0"/>
      <w:divBdr>
        <w:top w:val="none" w:sz="0" w:space="0" w:color="auto"/>
        <w:left w:val="none" w:sz="0" w:space="0" w:color="auto"/>
        <w:bottom w:val="none" w:sz="0" w:space="0" w:color="auto"/>
        <w:right w:val="none" w:sz="0" w:space="0" w:color="auto"/>
      </w:divBdr>
    </w:div>
    <w:div w:id="1634409255">
      <w:bodyDiv w:val="1"/>
      <w:marLeft w:val="0"/>
      <w:marRight w:val="0"/>
      <w:marTop w:val="0"/>
      <w:marBottom w:val="0"/>
      <w:divBdr>
        <w:top w:val="none" w:sz="0" w:space="0" w:color="auto"/>
        <w:left w:val="none" w:sz="0" w:space="0" w:color="auto"/>
        <w:bottom w:val="none" w:sz="0" w:space="0" w:color="auto"/>
        <w:right w:val="none" w:sz="0" w:space="0" w:color="auto"/>
      </w:divBdr>
      <w:divsChild>
        <w:div w:id="484397481">
          <w:marLeft w:val="0"/>
          <w:marRight w:val="0"/>
          <w:marTop w:val="0"/>
          <w:marBottom w:val="0"/>
          <w:divBdr>
            <w:top w:val="none" w:sz="0" w:space="0" w:color="auto"/>
            <w:left w:val="none" w:sz="0" w:space="0" w:color="auto"/>
            <w:bottom w:val="none" w:sz="0" w:space="0" w:color="auto"/>
            <w:right w:val="none" w:sz="0" w:space="0" w:color="auto"/>
          </w:divBdr>
          <w:divsChild>
            <w:div w:id="1246111346">
              <w:marLeft w:val="0"/>
              <w:marRight w:val="0"/>
              <w:marTop w:val="0"/>
              <w:marBottom w:val="0"/>
              <w:divBdr>
                <w:top w:val="none" w:sz="0" w:space="0" w:color="auto"/>
                <w:left w:val="none" w:sz="0" w:space="0" w:color="auto"/>
                <w:bottom w:val="none" w:sz="0" w:space="0" w:color="auto"/>
                <w:right w:val="none" w:sz="0" w:space="0" w:color="auto"/>
              </w:divBdr>
            </w:div>
            <w:div w:id="1718629515">
              <w:marLeft w:val="0"/>
              <w:marRight w:val="0"/>
              <w:marTop w:val="0"/>
              <w:marBottom w:val="0"/>
              <w:divBdr>
                <w:top w:val="none" w:sz="0" w:space="0" w:color="auto"/>
                <w:left w:val="none" w:sz="0" w:space="0" w:color="auto"/>
                <w:bottom w:val="none" w:sz="0" w:space="0" w:color="auto"/>
                <w:right w:val="none" w:sz="0" w:space="0" w:color="auto"/>
              </w:divBdr>
            </w:div>
            <w:div w:id="1050543708">
              <w:marLeft w:val="0"/>
              <w:marRight w:val="0"/>
              <w:marTop w:val="0"/>
              <w:marBottom w:val="0"/>
              <w:divBdr>
                <w:top w:val="none" w:sz="0" w:space="0" w:color="auto"/>
                <w:left w:val="none" w:sz="0" w:space="0" w:color="auto"/>
                <w:bottom w:val="none" w:sz="0" w:space="0" w:color="auto"/>
                <w:right w:val="none" w:sz="0" w:space="0" w:color="auto"/>
              </w:divBdr>
            </w:div>
            <w:div w:id="297230019">
              <w:marLeft w:val="0"/>
              <w:marRight w:val="0"/>
              <w:marTop w:val="0"/>
              <w:marBottom w:val="0"/>
              <w:divBdr>
                <w:top w:val="none" w:sz="0" w:space="0" w:color="auto"/>
                <w:left w:val="none" w:sz="0" w:space="0" w:color="auto"/>
                <w:bottom w:val="none" w:sz="0" w:space="0" w:color="auto"/>
                <w:right w:val="none" w:sz="0" w:space="0" w:color="auto"/>
              </w:divBdr>
            </w:div>
            <w:div w:id="94372344">
              <w:marLeft w:val="0"/>
              <w:marRight w:val="0"/>
              <w:marTop w:val="0"/>
              <w:marBottom w:val="0"/>
              <w:divBdr>
                <w:top w:val="none" w:sz="0" w:space="0" w:color="auto"/>
                <w:left w:val="none" w:sz="0" w:space="0" w:color="auto"/>
                <w:bottom w:val="none" w:sz="0" w:space="0" w:color="auto"/>
                <w:right w:val="none" w:sz="0" w:space="0" w:color="auto"/>
              </w:divBdr>
            </w:div>
            <w:div w:id="555161348">
              <w:marLeft w:val="0"/>
              <w:marRight w:val="0"/>
              <w:marTop w:val="0"/>
              <w:marBottom w:val="0"/>
              <w:divBdr>
                <w:top w:val="none" w:sz="0" w:space="0" w:color="auto"/>
                <w:left w:val="none" w:sz="0" w:space="0" w:color="auto"/>
                <w:bottom w:val="none" w:sz="0" w:space="0" w:color="auto"/>
                <w:right w:val="none" w:sz="0" w:space="0" w:color="auto"/>
              </w:divBdr>
            </w:div>
            <w:div w:id="1966305398">
              <w:marLeft w:val="0"/>
              <w:marRight w:val="0"/>
              <w:marTop w:val="0"/>
              <w:marBottom w:val="0"/>
              <w:divBdr>
                <w:top w:val="none" w:sz="0" w:space="0" w:color="auto"/>
                <w:left w:val="none" w:sz="0" w:space="0" w:color="auto"/>
                <w:bottom w:val="none" w:sz="0" w:space="0" w:color="auto"/>
                <w:right w:val="none" w:sz="0" w:space="0" w:color="auto"/>
              </w:divBdr>
            </w:div>
            <w:div w:id="2004235221">
              <w:marLeft w:val="0"/>
              <w:marRight w:val="0"/>
              <w:marTop w:val="0"/>
              <w:marBottom w:val="0"/>
              <w:divBdr>
                <w:top w:val="none" w:sz="0" w:space="0" w:color="auto"/>
                <w:left w:val="none" w:sz="0" w:space="0" w:color="auto"/>
                <w:bottom w:val="none" w:sz="0" w:space="0" w:color="auto"/>
                <w:right w:val="none" w:sz="0" w:space="0" w:color="auto"/>
              </w:divBdr>
            </w:div>
            <w:div w:id="484973849">
              <w:marLeft w:val="0"/>
              <w:marRight w:val="0"/>
              <w:marTop w:val="0"/>
              <w:marBottom w:val="0"/>
              <w:divBdr>
                <w:top w:val="none" w:sz="0" w:space="0" w:color="auto"/>
                <w:left w:val="none" w:sz="0" w:space="0" w:color="auto"/>
                <w:bottom w:val="none" w:sz="0" w:space="0" w:color="auto"/>
                <w:right w:val="none" w:sz="0" w:space="0" w:color="auto"/>
              </w:divBdr>
            </w:div>
            <w:div w:id="1450856595">
              <w:marLeft w:val="0"/>
              <w:marRight w:val="0"/>
              <w:marTop w:val="0"/>
              <w:marBottom w:val="0"/>
              <w:divBdr>
                <w:top w:val="none" w:sz="0" w:space="0" w:color="auto"/>
                <w:left w:val="none" w:sz="0" w:space="0" w:color="auto"/>
                <w:bottom w:val="none" w:sz="0" w:space="0" w:color="auto"/>
                <w:right w:val="none" w:sz="0" w:space="0" w:color="auto"/>
              </w:divBdr>
            </w:div>
            <w:div w:id="662393748">
              <w:marLeft w:val="0"/>
              <w:marRight w:val="0"/>
              <w:marTop w:val="0"/>
              <w:marBottom w:val="0"/>
              <w:divBdr>
                <w:top w:val="none" w:sz="0" w:space="0" w:color="auto"/>
                <w:left w:val="none" w:sz="0" w:space="0" w:color="auto"/>
                <w:bottom w:val="none" w:sz="0" w:space="0" w:color="auto"/>
                <w:right w:val="none" w:sz="0" w:space="0" w:color="auto"/>
              </w:divBdr>
            </w:div>
            <w:div w:id="2066440889">
              <w:marLeft w:val="0"/>
              <w:marRight w:val="0"/>
              <w:marTop w:val="0"/>
              <w:marBottom w:val="0"/>
              <w:divBdr>
                <w:top w:val="none" w:sz="0" w:space="0" w:color="auto"/>
                <w:left w:val="none" w:sz="0" w:space="0" w:color="auto"/>
                <w:bottom w:val="none" w:sz="0" w:space="0" w:color="auto"/>
                <w:right w:val="none" w:sz="0" w:space="0" w:color="auto"/>
              </w:divBdr>
            </w:div>
            <w:div w:id="97145889">
              <w:marLeft w:val="0"/>
              <w:marRight w:val="0"/>
              <w:marTop w:val="0"/>
              <w:marBottom w:val="0"/>
              <w:divBdr>
                <w:top w:val="none" w:sz="0" w:space="0" w:color="auto"/>
                <w:left w:val="none" w:sz="0" w:space="0" w:color="auto"/>
                <w:bottom w:val="none" w:sz="0" w:space="0" w:color="auto"/>
                <w:right w:val="none" w:sz="0" w:space="0" w:color="auto"/>
              </w:divBdr>
            </w:div>
            <w:div w:id="708069175">
              <w:marLeft w:val="0"/>
              <w:marRight w:val="0"/>
              <w:marTop w:val="0"/>
              <w:marBottom w:val="0"/>
              <w:divBdr>
                <w:top w:val="none" w:sz="0" w:space="0" w:color="auto"/>
                <w:left w:val="none" w:sz="0" w:space="0" w:color="auto"/>
                <w:bottom w:val="none" w:sz="0" w:space="0" w:color="auto"/>
                <w:right w:val="none" w:sz="0" w:space="0" w:color="auto"/>
              </w:divBdr>
            </w:div>
            <w:div w:id="665011896">
              <w:marLeft w:val="0"/>
              <w:marRight w:val="0"/>
              <w:marTop w:val="0"/>
              <w:marBottom w:val="0"/>
              <w:divBdr>
                <w:top w:val="none" w:sz="0" w:space="0" w:color="auto"/>
                <w:left w:val="none" w:sz="0" w:space="0" w:color="auto"/>
                <w:bottom w:val="none" w:sz="0" w:space="0" w:color="auto"/>
                <w:right w:val="none" w:sz="0" w:space="0" w:color="auto"/>
              </w:divBdr>
            </w:div>
            <w:div w:id="560603693">
              <w:marLeft w:val="0"/>
              <w:marRight w:val="0"/>
              <w:marTop w:val="0"/>
              <w:marBottom w:val="0"/>
              <w:divBdr>
                <w:top w:val="none" w:sz="0" w:space="0" w:color="auto"/>
                <w:left w:val="none" w:sz="0" w:space="0" w:color="auto"/>
                <w:bottom w:val="none" w:sz="0" w:space="0" w:color="auto"/>
                <w:right w:val="none" w:sz="0" w:space="0" w:color="auto"/>
              </w:divBdr>
            </w:div>
            <w:div w:id="1022588981">
              <w:marLeft w:val="0"/>
              <w:marRight w:val="0"/>
              <w:marTop w:val="0"/>
              <w:marBottom w:val="0"/>
              <w:divBdr>
                <w:top w:val="none" w:sz="0" w:space="0" w:color="auto"/>
                <w:left w:val="none" w:sz="0" w:space="0" w:color="auto"/>
                <w:bottom w:val="none" w:sz="0" w:space="0" w:color="auto"/>
                <w:right w:val="none" w:sz="0" w:space="0" w:color="auto"/>
              </w:divBdr>
            </w:div>
            <w:div w:id="1127162917">
              <w:marLeft w:val="0"/>
              <w:marRight w:val="0"/>
              <w:marTop w:val="0"/>
              <w:marBottom w:val="0"/>
              <w:divBdr>
                <w:top w:val="none" w:sz="0" w:space="0" w:color="auto"/>
                <w:left w:val="none" w:sz="0" w:space="0" w:color="auto"/>
                <w:bottom w:val="none" w:sz="0" w:space="0" w:color="auto"/>
                <w:right w:val="none" w:sz="0" w:space="0" w:color="auto"/>
              </w:divBdr>
            </w:div>
            <w:div w:id="7333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2057">
      <w:bodyDiv w:val="1"/>
      <w:marLeft w:val="0"/>
      <w:marRight w:val="0"/>
      <w:marTop w:val="0"/>
      <w:marBottom w:val="0"/>
      <w:divBdr>
        <w:top w:val="none" w:sz="0" w:space="0" w:color="auto"/>
        <w:left w:val="none" w:sz="0" w:space="0" w:color="auto"/>
        <w:bottom w:val="none" w:sz="0" w:space="0" w:color="auto"/>
        <w:right w:val="none" w:sz="0" w:space="0" w:color="auto"/>
      </w:divBdr>
    </w:div>
    <w:div w:id="1664703408">
      <w:bodyDiv w:val="1"/>
      <w:marLeft w:val="0"/>
      <w:marRight w:val="0"/>
      <w:marTop w:val="0"/>
      <w:marBottom w:val="0"/>
      <w:divBdr>
        <w:top w:val="none" w:sz="0" w:space="0" w:color="auto"/>
        <w:left w:val="none" w:sz="0" w:space="0" w:color="auto"/>
        <w:bottom w:val="none" w:sz="0" w:space="0" w:color="auto"/>
        <w:right w:val="none" w:sz="0" w:space="0" w:color="auto"/>
      </w:divBdr>
    </w:div>
    <w:div w:id="1667323667">
      <w:bodyDiv w:val="1"/>
      <w:marLeft w:val="0"/>
      <w:marRight w:val="0"/>
      <w:marTop w:val="0"/>
      <w:marBottom w:val="0"/>
      <w:divBdr>
        <w:top w:val="none" w:sz="0" w:space="0" w:color="auto"/>
        <w:left w:val="none" w:sz="0" w:space="0" w:color="auto"/>
        <w:bottom w:val="none" w:sz="0" w:space="0" w:color="auto"/>
        <w:right w:val="none" w:sz="0" w:space="0" w:color="auto"/>
      </w:divBdr>
    </w:div>
    <w:div w:id="1680501593">
      <w:bodyDiv w:val="1"/>
      <w:marLeft w:val="0"/>
      <w:marRight w:val="0"/>
      <w:marTop w:val="0"/>
      <w:marBottom w:val="0"/>
      <w:divBdr>
        <w:top w:val="none" w:sz="0" w:space="0" w:color="auto"/>
        <w:left w:val="none" w:sz="0" w:space="0" w:color="auto"/>
        <w:bottom w:val="none" w:sz="0" w:space="0" w:color="auto"/>
        <w:right w:val="none" w:sz="0" w:space="0" w:color="auto"/>
      </w:divBdr>
    </w:div>
    <w:div w:id="1683899886">
      <w:bodyDiv w:val="1"/>
      <w:marLeft w:val="0"/>
      <w:marRight w:val="0"/>
      <w:marTop w:val="0"/>
      <w:marBottom w:val="0"/>
      <w:divBdr>
        <w:top w:val="none" w:sz="0" w:space="0" w:color="auto"/>
        <w:left w:val="none" w:sz="0" w:space="0" w:color="auto"/>
        <w:bottom w:val="none" w:sz="0" w:space="0" w:color="auto"/>
        <w:right w:val="none" w:sz="0" w:space="0" w:color="auto"/>
      </w:divBdr>
    </w:div>
    <w:div w:id="1687442850">
      <w:bodyDiv w:val="1"/>
      <w:marLeft w:val="0"/>
      <w:marRight w:val="0"/>
      <w:marTop w:val="0"/>
      <w:marBottom w:val="0"/>
      <w:divBdr>
        <w:top w:val="none" w:sz="0" w:space="0" w:color="auto"/>
        <w:left w:val="none" w:sz="0" w:space="0" w:color="auto"/>
        <w:bottom w:val="none" w:sz="0" w:space="0" w:color="auto"/>
        <w:right w:val="none" w:sz="0" w:space="0" w:color="auto"/>
      </w:divBdr>
    </w:div>
    <w:div w:id="1697851298">
      <w:bodyDiv w:val="1"/>
      <w:marLeft w:val="0"/>
      <w:marRight w:val="0"/>
      <w:marTop w:val="0"/>
      <w:marBottom w:val="0"/>
      <w:divBdr>
        <w:top w:val="none" w:sz="0" w:space="0" w:color="auto"/>
        <w:left w:val="none" w:sz="0" w:space="0" w:color="auto"/>
        <w:bottom w:val="none" w:sz="0" w:space="0" w:color="auto"/>
        <w:right w:val="none" w:sz="0" w:space="0" w:color="auto"/>
      </w:divBdr>
    </w:div>
    <w:div w:id="1703705720">
      <w:bodyDiv w:val="1"/>
      <w:marLeft w:val="0"/>
      <w:marRight w:val="0"/>
      <w:marTop w:val="0"/>
      <w:marBottom w:val="0"/>
      <w:divBdr>
        <w:top w:val="none" w:sz="0" w:space="0" w:color="auto"/>
        <w:left w:val="none" w:sz="0" w:space="0" w:color="auto"/>
        <w:bottom w:val="none" w:sz="0" w:space="0" w:color="auto"/>
        <w:right w:val="none" w:sz="0" w:space="0" w:color="auto"/>
      </w:divBdr>
    </w:div>
    <w:div w:id="1707565796">
      <w:bodyDiv w:val="1"/>
      <w:marLeft w:val="0"/>
      <w:marRight w:val="0"/>
      <w:marTop w:val="0"/>
      <w:marBottom w:val="0"/>
      <w:divBdr>
        <w:top w:val="none" w:sz="0" w:space="0" w:color="auto"/>
        <w:left w:val="none" w:sz="0" w:space="0" w:color="auto"/>
        <w:bottom w:val="none" w:sz="0" w:space="0" w:color="auto"/>
        <w:right w:val="none" w:sz="0" w:space="0" w:color="auto"/>
      </w:divBdr>
    </w:div>
    <w:div w:id="1710297887">
      <w:bodyDiv w:val="1"/>
      <w:marLeft w:val="0"/>
      <w:marRight w:val="0"/>
      <w:marTop w:val="0"/>
      <w:marBottom w:val="0"/>
      <w:divBdr>
        <w:top w:val="none" w:sz="0" w:space="0" w:color="auto"/>
        <w:left w:val="none" w:sz="0" w:space="0" w:color="auto"/>
        <w:bottom w:val="none" w:sz="0" w:space="0" w:color="auto"/>
        <w:right w:val="none" w:sz="0" w:space="0" w:color="auto"/>
      </w:divBdr>
      <w:divsChild>
        <w:div w:id="876426176">
          <w:marLeft w:val="0"/>
          <w:marRight w:val="0"/>
          <w:marTop w:val="0"/>
          <w:marBottom w:val="0"/>
          <w:divBdr>
            <w:top w:val="none" w:sz="0" w:space="0" w:color="auto"/>
            <w:left w:val="none" w:sz="0" w:space="0" w:color="auto"/>
            <w:bottom w:val="none" w:sz="0" w:space="0" w:color="auto"/>
            <w:right w:val="none" w:sz="0" w:space="0" w:color="auto"/>
          </w:divBdr>
          <w:divsChild>
            <w:div w:id="11290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8510">
      <w:bodyDiv w:val="1"/>
      <w:marLeft w:val="0"/>
      <w:marRight w:val="0"/>
      <w:marTop w:val="0"/>
      <w:marBottom w:val="0"/>
      <w:divBdr>
        <w:top w:val="none" w:sz="0" w:space="0" w:color="auto"/>
        <w:left w:val="none" w:sz="0" w:space="0" w:color="auto"/>
        <w:bottom w:val="none" w:sz="0" w:space="0" w:color="auto"/>
        <w:right w:val="none" w:sz="0" w:space="0" w:color="auto"/>
      </w:divBdr>
    </w:div>
    <w:div w:id="1716392473">
      <w:bodyDiv w:val="1"/>
      <w:marLeft w:val="0"/>
      <w:marRight w:val="0"/>
      <w:marTop w:val="0"/>
      <w:marBottom w:val="0"/>
      <w:divBdr>
        <w:top w:val="none" w:sz="0" w:space="0" w:color="auto"/>
        <w:left w:val="none" w:sz="0" w:space="0" w:color="auto"/>
        <w:bottom w:val="none" w:sz="0" w:space="0" w:color="auto"/>
        <w:right w:val="none" w:sz="0" w:space="0" w:color="auto"/>
      </w:divBdr>
    </w:div>
    <w:div w:id="1716585473">
      <w:bodyDiv w:val="1"/>
      <w:marLeft w:val="0"/>
      <w:marRight w:val="0"/>
      <w:marTop w:val="0"/>
      <w:marBottom w:val="0"/>
      <w:divBdr>
        <w:top w:val="none" w:sz="0" w:space="0" w:color="auto"/>
        <w:left w:val="none" w:sz="0" w:space="0" w:color="auto"/>
        <w:bottom w:val="none" w:sz="0" w:space="0" w:color="auto"/>
        <w:right w:val="none" w:sz="0" w:space="0" w:color="auto"/>
      </w:divBdr>
    </w:div>
    <w:div w:id="1717313688">
      <w:bodyDiv w:val="1"/>
      <w:marLeft w:val="0"/>
      <w:marRight w:val="0"/>
      <w:marTop w:val="0"/>
      <w:marBottom w:val="0"/>
      <w:divBdr>
        <w:top w:val="none" w:sz="0" w:space="0" w:color="auto"/>
        <w:left w:val="none" w:sz="0" w:space="0" w:color="auto"/>
        <w:bottom w:val="none" w:sz="0" w:space="0" w:color="auto"/>
        <w:right w:val="none" w:sz="0" w:space="0" w:color="auto"/>
      </w:divBdr>
    </w:div>
    <w:div w:id="1724980175">
      <w:bodyDiv w:val="1"/>
      <w:marLeft w:val="0"/>
      <w:marRight w:val="0"/>
      <w:marTop w:val="0"/>
      <w:marBottom w:val="0"/>
      <w:divBdr>
        <w:top w:val="none" w:sz="0" w:space="0" w:color="auto"/>
        <w:left w:val="none" w:sz="0" w:space="0" w:color="auto"/>
        <w:bottom w:val="none" w:sz="0" w:space="0" w:color="auto"/>
        <w:right w:val="none" w:sz="0" w:space="0" w:color="auto"/>
      </w:divBdr>
    </w:div>
    <w:div w:id="1746995792">
      <w:bodyDiv w:val="1"/>
      <w:marLeft w:val="0"/>
      <w:marRight w:val="0"/>
      <w:marTop w:val="0"/>
      <w:marBottom w:val="0"/>
      <w:divBdr>
        <w:top w:val="none" w:sz="0" w:space="0" w:color="auto"/>
        <w:left w:val="none" w:sz="0" w:space="0" w:color="auto"/>
        <w:bottom w:val="none" w:sz="0" w:space="0" w:color="auto"/>
        <w:right w:val="none" w:sz="0" w:space="0" w:color="auto"/>
      </w:divBdr>
    </w:div>
    <w:div w:id="1752310542">
      <w:bodyDiv w:val="1"/>
      <w:marLeft w:val="0"/>
      <w:marRight w:val="0"/>
      <w:marTop w:val="0"/>
      <w:marBottom w:val="0"/>
      <w:divBdr>
        <w:top w:val="none" w:sz="0" w:space="0" w:color="auto"/>
        <w:left w:val="none" w:sz="0" w:space="0" w:color="auto"/>
        <w:bottom w:val="none" w:sz="0" w:space="0" w:color="auto"/>
        <w:right w:val="none" w:sz="0" w:space="0" w:color="auto"/>
      </w:divBdr>
    </w:div>
    <w:div w:id="1754354105">
      <w:bodyDiv w:val="1"/>
      <w:marLeft w:val="0"/>
      <w:marRight w:val="0"/>
      <w:marTop w:val="0"/>
      <w:marBottom w:val="0"/>
      <w:divBdr>
        <w:top w:val="none" w:sz="0" w:space="0" w:color="auto"/>
        <w:left w:val="none" w:sz="0" w:space="0" w:color="auto"/>
        <w:bottom w:val="none" w:sz="0" w:space="0" w:color="auto"/>
        <w:right w:val="none" w:sz="0" w:space="0" w:color="auto"/>
      </w:divBdr>
    </w:div>
    <w:div w:id="1756393946">
      <w:bodyDiv w:val="1"/>
      <w:marLeft w:val="0"/>
      <w:marRight w:val="0"/>
      <w:marTop w:val="0"/>
      <w:marBottom w:val="0"/>
      <w:divBdr>
        <w:top w:val="none" w:sz="0" w:space="0" w:color="auto"/>
        <w:left w:val="none" w:sz="0" w:space="0" w:color="auto"/>
        <w:bottom w:val="none" w:sz="0" w:space="0" w:color="auto"/>
        <w:right w:val="none" w:sz="0" w:space="0" w:color="auto"/>
      </w:divBdr>
    </w:div>
    <w:div w:id="1765757761">
      <w:bodyDiv w:val="1"/>
      <w:marLeft w:val="0"/>
      <w:marRight w:val="0"/>
      <w:marTop w:val="0"/>
      <w:marBottom w:val="0"/>
      <w:divBdr>
        <w:top w:val="none" w:sz="0" w:space="0" w:color="auto"/>
        <w:left w:val="none" w:sz="0" w:space="0" w:color="auto"/>
        <w:bottom w:val="none" w:sz="0" w:space="0" w:color="auto"/>
        <w:right w:val="none" w:sz="0" w:space="0" w:color="auto"/>
      </w:divBdr>
    </w:div>
    <w:div w:id="1771123300">
      <w:bodyDiv w:val="1"/>
      <w:marLeft w:val="0"/>
      <w:marRight w:val="0"/>
      <w:marTop w:val="0"/>
      <w:marBottom w:val="0"/>
      <w:divBdr>
        <w:top w:val="none" w:sz="0" w:space="0" w:color="auto"/>
        <w:left w:val="none" w:sz="0" w:space="0" w:color="auto"/>
        <w:bottom w:val="none" w:sz="0" w:space="0" w:color="auto"/>
        <w:right w:val="none" w:sz="0" w:space="0" w:color="auto"/>
      </w:divBdr>
    </w:div>
    <w:div w:id="1782794704">
      <w:bodyDiv w:val="1"/>
      <w:marLeft w:val="0"/>
      <w:marRight w:val="0"/>
      <w:marTop w:val="0"/>
      <w:marBottom w:val="0"/>
      <w:divBdr>
        <w:top w:val="none" w:sz="0" w:space="0" w:color="auto"/>
        <w:left w:val="none" w:sz="0" w:space="0" w:color="auto"/>
        <w:bottom w:val="none" w:sz="0" w:space="0" w:color="auto"/>
        <w:right w:val="none" w:sz="0" w:space="0" w:color="auto"/>
      </w:divBdr>
    </w:div>
    <w:div w:id="1789154485">
      <w:bodyDiv w:val="1"/>
      <w:marLeft w:val="0"/>
      <w:marRight w:val="0"/>
      <w:marTop w:val="0"/>
      <w:marBottom w:val="0"/>
      <w:divBdr>
        <w:top w:val="none" w:sz="0" w:space="0" w:color="auto"/>
        <w:left w:val="none" w:sz="0" w:space="0" w:color="auto"/>
        <w:bottom w:val="none" w:sz="0" w:space="0" w:color="auto"/>
        <w:right w:val="none" w:sz="0" w:space="0" w:color="auto"/>
      </w:divBdr>
    </w:div>
    <w:div w:id="1796488698">
      <w:bodyDiv w:val="1"/>
      <w:marLeft w:val="0"/>
      <w:marRight w:val="0"/>
      <w:marTop w:val="0"/>
      <w:marBottom w:val="0"/>
      <w:divBdr>
        <w:top w:val="none" w:sz="0" w:space="0" w:color="auto"/>
        <w:left w:val="none" w:sz="0" w:space="0" w:color="auto"/>
        <w:bottom w:val="none" w:sz="0" w:space="0" w:color="auto"/>
        <w:right w:val="none" w:sz="0" w:space="0" w:color="auto"/>
      </w:divBdr>
    </w:div>
    <w:div w:id="1796870962">
      <w:bodyDiv w:val="1"/>
      <w:marLeft w:val="0"/>
      <w:marRight w:val="0"/>
      <w:marTop w:val="0"/>
      <w:marBottom w:val="0"/>
      <w:divBdr>
        <w:top w:val="none" w:sz="0" w:space="0" w:color="auto"/>
        <w:left w:val="none" w:sz="0" w:space="0" w:color="auto"/>
        <w:bottom w:val="none" w:sz="0" w:space="0" w:color="auto"/>
        <w:right w:val="none" w:sz="0" w:space="0" w:color="auto"/>
      </w:divBdr>
    </w:div>
    <w:div w:id="1797748397">
      <w:bodyDiv w:val="1"/>
      <w:marLeft w:val="0"/>
      <w:marRight w:val="0"/>
      <w:marTop w:val="0"/>
      <w:marBottom w:val="0"/>
      <w:divBdr>
        <w:top w:val="none" w:sz="0" w:space="0" w:color="auto"/>
        <w:left w:val="none" w:sz="0" w:space="0" w:color="auto"/>
        <w:bottom w:val="none" w:sz="0" w:space="0" w:color="auto"/>
        <w:right w:val="none" w:sz="0" w:space="0" w:color="auto"/>
      </w:divBdr>
    </w:div>
    <w:div w:id="1801990830">
      <w:bodyDiv w:val="1"/>
      <w:marLeft w:val="0"/>
      <w:marRight w:val="0"/>
      <w:marTop w:val="0"/>
      <w:marBottom w:val="0"/>
      <w:divBdr>
        <w:top w:val="none" w:sz="0" w:space="0" w:color="auto"/>
        <w:left w:val="none" w:sz="0" w:space="0" w:color="auto"/>
        <w:bottom w:val="none" w:sz="0" w:space="0" w:color="auto"/>
        <w:right w:val="none" w:sz="0" w:space="0" w:color="auto"/>
      </w:divBdr>
    </w:div>
    <w:div w:id="1804615747">
      <w:bodyDiv w:val="1"/>
      <w:marLeft w:val="0"/>
      <w:marRight w:val="0"/>
      <w:marTop w:val="0"/>
      <w:marBottom w:val="0"/>
      <w:divBdr>
        <w:top w:val="none" w:sz="0" w:space="0" w:color="auto"/>
        <w:left w:val="none" w:sz="0" w:space="0" w:color="auto"/>
        <w:bottom w:val="none" w:sz="0" w:space="0" w:color="auto"/>
        <w:right w:val="none" w:sz="0" w:space="0" w:color="auto"/>
      </w:divBdr>
    </w:div>
    <w:div w:id="1811510365">
      <w:bodyDiv w:val="1"/>
      <w:marLeft w:val="0"/>
      <w:marRight w:val="0"/>
      <w:marTop w:val="0"/>
      <w:marBottom w:val="0"/>
      <w:divBdr>
        <w:top w:val="none" w:sz="0" w:space="0" w:color="auto"/>
        <w:left w:val="none" w:sz="0" w:space="0" w:color="auto"/>
        <w:bottom w:val="none" w:sz="0" w:space="0" w:color="auto"/>
        <w:right w:val="none" w:sz="0" w:space="0" w:color="auto"/>
      </w:divBdr>
    </w:div>
    <w:div w:id="1849103623">
      <w:bodyDiv w:val="1"/>
      <w:marLeft w:val="0"/>
      <w:marRight w:val="0"/>
      <w:marTop w:val="0"/>
      <w:marBottom w:val="0"/>
      <w:divBdr>
        <w:top w:val="none" w:sz="0" w:space="0" w:color="auto"/>
        <w:left w:val="none" w:sz="0" w:space="0" w:color="auto"/>
        <w:bottom w:val="none" w:sz="0" w:space="0" w:color="auto"/>
        <w:right w:val="none" w:sz="0" w:space="0" w:color="auto"/>
      </w:divBdr>
    </w:div>
    <w:div w:id="1867014358">
      <w:bodyDiv w:val="1"/>
      <w:marLeft w:val="0"/>
      <w:marRight w:val="0"/>
      <w:marTop w:val="0"/>
      <w:marBottom w:val="0"/>
      <w:divBdr>
        <w:top w:val="none" w:sz="0" w:space="0" w:color="auto"/>
        <w:left w:val="none" w:sz="0" w:space="0" w:color="auto"/>
        <w:bottom w:val="none" w:sz="0" w:space="0" w:color="auto"/>
        <w:right w:val="none" w:sz="0" w:space="0" w:color="auto"/>
      </w:divBdr>
      <w:divsChild>
        <w:div w:id="1027680525">
          <w:marLeft w:val="0"/>
          <w:marRight w:val="0"/>
          <w:marTop w:val="0"/>
          <w:marBottom w:val="0"/>
          <w:divBdr>
            <w:top w:val="none" w:sz="0" w:space="0" w:color="auto"/>
            <w:left w:val="none" w:sz="0" w:space="0" w:color="auto"/>
            <w:bottom w:val="none" w:sz="0" w:space="0" w:color="auto"/>
            <w:right w:val="none" w:sz="0" w:space="0" w:color="auto"/>
          </w:divBdr>
          <w:divsChild>
            <w:div w:id="1827817547">
              <w:marLeft w:val="0"/>
              <w:marRight w:val="0"/>
              <w:marTop w:val="0"/>
              <w:marBottom w:val="0"/>
              <w:divBdr>
                <w:top w:val="none" w:sz="0" w:space="0" w:color="auto"/>
                <w:left w:val="none" w:sz="0" w:space="0" w:color="auto"/>
                <w:bottom w:val="none" w:sz="0" w:space="0" w:color="auto"/>
                <w:right w:val="none" w:sz="0" w:space="0" w:color="auto"/>
              </w:divBdr>
            </w:div>
            <w:div w:id="166286222">
              <w:marLeft w:val="0"/>
              <w:marRight w:val="0"/>
              <w:marTop w:val="0"/>
              <w:marBottom w:val="0"/>
              <w:divBdr>
                <w:top w:val="none" w:sz="0" w:space="0" w:color="auto"/>
                <w:left w:val="none" w:sz="0" w:space="0" w:color="auto"/>
                <w:bottom w:val="none" w:sz="0" w:space="0" w:color="auto"/>
                <w:right w:val="none" w:sz="0" w:space="0" w:color="auto"/>
              </w:divBdr>
            </w:div>
            <w:div w:id="509028195">
              <w:marLeft w:val="0"/>
              <w:marRight w:val="0"/>
              <w:marTop w:val="0"/>
              <w:marBottom w:val="0"/>
              <w:divBdr>
                <w:top w:val="none" w:sz="0" w:space="0" w:color="auto"/>
                <w:left w:val="none" w:sz="0" w:space="0" w:color="auto"/>
                <w:bottom w:val="none" w:sz="0" w:space="0" w:color="auto"/>
                <w:right w:val="none" w:sz="0" w:space="0" w:color="auto"/>
              </w:divBdr>
            </w:div>
            <w:div w:id="659890425">
              <w:marLeft w:val="0"/>
              <w:marRight w:val="0"/>
              <w:marTop w:val="0"/>
              <w:marBottom w:val="0"/>
              <w:divBdr>
                <w:top w:val="none" w:sz="0" w:space="0" w:color="auto"/>
                <w:left w:val="none" w:sz="0" w:space="0" w:color="auto"/>
                <w:bottom w:val="none" w:sz="0" w:space="0" w:color="auto"/>
                <w:right w:val="none" w:sz="0" w:space="0" w:color="auto"/>
              </w:divBdr>
            </w:div>
            <w:div w:id="2052655998">
              <w:marLeft w:val="0"/>
              <w:marRight w:val="0"/>
              <w:marTop w:val="0"/>
              <w:marBottom w:val="0"/>
              <w:divBdr>
                <w:top w:val="none" w:sz="0" w:space="0" w:color="auto"/>
                <w:left w:val="none" w:sz="0" w:space="0" w:color="auto"/>
                <w:bottom w:val="none" w:sz="0" w:space="0" w:color="auto"/>
                <w:right w:val="none" w:sz="0" w:space="0" w:color="auto"/>
              </w:divBdr>
            </w:div>
            <w:div w:id="2023318559">
              <w:marLeft w:val="0"/>
              <w:marRight w:val="0"/>
              <w:marTop w:val="0"/>
              <w:marBottom w:val="0"/>
              <w:divBdr>
                <w:top w:val="none" w:sz="0" w:space="0" w:color="auto"/>
                <w:left w:val="none" w:sz="0" w:space="0" w:color="auto"/>
                <w:bottom w:val="none" w:sz="0" w:space="0" w:color="auto"/>
                <w:right w:val="none" w:sz="0" w:space="0" w:color="auto"/>
              </w:divBdr>
            </w:div>
            <w:div w:id="500778784">
              <w:marLeft w:val="0"/>
              <w:marRight w:val="0"/>
              <w:marTop w:val="0"/>
              <w:marBottom w:val="0"/>
              <w:divBdr>
                <w:top w:val="none" w:sz="0" w:space="0" w:color="auto"/>
                <w:left w:val="none" w:sz="0" w:space="0" w:color="auto"/>
                <w:bottom w:val="none" w:sz="0" w:space="0" w:color="auto"/>
                <w:right w:val="none" w:sz="0" w:space="0" w:color="auto"/>
              </w:divBdr>
            </w:div>
            <w:div w:id="574512476">
              <w:marLeft w:val="0"/>
              <w:marRight w:val="0"/>
              <w:marTop w:val="0"/>
              <w:marBottom w:val="0"/>
              <w:divBdr>
                <w:top w:val="none" w:sz="0" w:space="0" w:color="auto"/>
                <w:left w:val="none" w:sz="0" w:space="0" w:color="auto"/>
                <w:bottom w:val="none" w:sz="0" w:space="0" w:color="auto"/>
                <w:right w:val="none" w:sz="0" w:space="0" w:color="auto"/>
              </w:divBdr>
            </w:div>
            <w:div w:id="718016884">
              <w:marLeft w:val="0"/>
              <w:marRight w:val="0"/>
              <w:marTop w:val="0"/>
              <w:marBottom w:val="0"/>
              <w:divBdr>
                <w:top w:val="none" w:sz="0" w:space="0" w:color="auto"/>
                <w:left w:val="none" w:sz="0" w:space="0" w:color="auto"/>
                <w:bottom w:val="none" w:sz="0" w:space="0" w:color="auto"/>
                <w:right w:val="none" w:sz="0" w:space="0" w:color="auto"/>
              </w:divBdr>
            </w:div>
            <w:div w:id="306787399">
              <w:marLeft w:val="0"/>
              <w:marRight w:val="0"/>
              <w:marTop w:val="0"/>
              <w:marBottom w:val="0"/>
              <w:divBdr>
                <w:top w:val="none" w:sz="0" w:space="0" w:color="auto"/>
                <w:left w:val="none" w:sz="0" w:space="0" w:color="auto"/>
                <w:bottom w:val="none" w:sz="0" w:space="0" w:color="auto"/>
                <w:right w:val="none" w:sz="0" w:space="0" w:color="auto"/>
              </w:divBdr>
            </w:div>
            <w:div w:id="631327677">
              <w:marLeft w:val="0"/>
              <w:marRight w:val="0"/>
              <w:marTop w:val="0"/>
              <w:marBottom w:val="0"/>
              <w:divBdr>
                <w:top w:val="none" w:sz="0" w:space="0" w:color="auto"/>
                <w:left w:val="none" w:sz="0" w:space="0" w:color="auto"/>
                <w:bottom w:val="none" w:sz="0" w:space="0" w:color="auto"/>
                <w:right w:val="none" w:sz="0" w:space="0" w:color="auto"/>
              </w:divBdr>
            </w:div>
            <w:div w:id="798036567">
              <w:marLeft w:val="0"/>
              <w:marRight w:val="0"/>
              <w:marTop w:val="0"/>
              <w:marBottom w:val="0"/>
              <w:divBdr>
                <w:top w:val="none" w:sz="0" w:space="0" w:color="auto"/>
                <w:left w:val="none" w:sz="0" w:space="0" w:color="auto"/>
                <w:bottom w:val="none" w:sz="0" w:space="0" w:color="auto"/>
                <w:right w:val="none" w:sz="0" w:space="0" w:color="auto"/>
              </w:divBdr>
            </w:div>
            <w:div w:id="324629193">
              <w:marLeft w:val="0"/>
              <w:marRight w:val="0"/>
              <w:marTop w:val="0"/>
              <w:marBottom w:val="0"/>
              <w:divBdr>
                <w:top w:val="none" w:sz="0" w:space="0" w:color="auto"/>
                <w:left w:val="none" w:sz="0" w:space="0" w:color="auto"/>
                <w:bottom w:val="none" w:sz="0" w:space="0" w:color="auto"/>
                <w:right w:val="none" w:sz="0" w:space="0" w:color="auto"/>
              </w:divBdr>
            </w:div>
            <w:div w:id="1157453287">
              <w:marLeft w:val="0"/>
              <w:marRight w:val="0"/>
              <w:marTop w:val="0"/>
              <w:marBottom w:val="0"/>
              <w:divBdr>
                <w:top w:val="none" w:sz="0" w:space="0" w:color="auto"/>
                <w:left w:val="none" w:sz="0" w:space="0" w:color="auto"/>
                <w:bottom w:val="none" w:sz="0" w:space="0" w:color="auto"/>
                <w:right w:val="none" w:sz="0" w:space="0" w:color="auto"/>
              </w:divBdr>
            </w:div>
            <w:div w:id="499081697">
              <w:marLeft w:val="0"/>
              <w:marRight w:val="0"/>
              <w:marTop w:val="0"/>
              <w:marBottom w:val="0"/>
              <w:divBdr>
                <w:top w:val="none" w:sz="0" w:space="0" w:color="auto"/>
                <w:left w:val="none" w:sz="0" w:space="0" w:color="auto"/>
                <w:bottom w:val="none" w:sz="0" w:space="0" w:color="auto"/>
                <w:right w:val="none" w:sz="0" w:space="0" w:color="auto"/>
              </w:divBdr>
            </w:div>
            <w:div w:id="3168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8577">
      <w:bodyDiv w:val="1"/>
      <w:marLeft w:val="0"/>
      <w:marRight w:val="0"/>
      <w:marTop w:val="0"/>
      <w:marBottom w:val="0"/>
      <w:divBdr>
        <w:top w:val="none" w:sz="0" w:space="0" w:color="auto"/>
        <w:left w:val="none" w:sz="0" w:space="0" w:color="auto"/>
        <w:bottom w:val="none" w:sz="0" w:space="0" w:color="auto"/>
        <w:right w:val="none" w:sz="0" w:space="0" w:color="auto"/>
      </w:divBdr>
    </w:div>
    <w:div w:id="1885755948">
      <w:bodyDiv w:val="1"/>
      <w:marLeft w:val="0"/>
      <w:marRight w:val="0"/>
      <w:marTop w:val="0"/>
      <w:marBottom w:val="0"/>
      <w:divBdr>
        <w:top w:val="none" w:sz="0" w:space="0" w:color="auto"/>
        <w:left w:val="none" w:sz="0" w:space="0" w:color="auto"/>
        <w:bottom w:val="none" w:sz="0" w:space="0" w:color="auto"/>
        <w:right w:val="none" w:sz="0" w:space="0" w:color="auto"/>
      </w:divBdr>
    </w:div>
    <w:div w:id="1894733700">
      <w:bodyDiv w:val="1"/>
      <w:marLeft w:val="0"/>
      <w:marRight w:val="0"/>
      <w:marTop w:val="0"/>
      <w:marBottom w:val="0"/>
      <w:divBdr>
        <w:top w:val="none" w:sz="0" w:space="0" w:color="auto"/>
        <w:left w:val="none" w:sz="0" w:space="0" w:color="auto"/>
        <w:bottom w:val="none" w:sz="0" w:space="0" w:color="auto"/>
        <w:right w:val="none" w:sz="0" w:space="0" w:color="auto"/>
      </w:divBdr>
    </w:div>
    <w:div w:id="1916670074">
      <w:bodyDiv w:val="1"/>
      <w:marLeft w:val="0"/>
      <w:marRight w:val="0"/>
      <w:marTop w:val="0"/>
      <w:marBottom w:val="0"/>
      <w:divBdr>
        <w:top w:val="none" w:sz="0" w:space="0" w:color="auto"/>
        <w:left w:val="none" w:sz="0" w:space="0" w:color="auto"/>
        <w:bottom w:val="none" w:sz="0" w:space="0" w:color="auto"/>
        <w:right w:val="none" w:sz="0" w:space="0" w:color="auto"/>
      </w:divBdr>
    </w:div>
    <w:div w:id="1923754971">
      <w:bodyDiv w:val="1"/>
      <w:marLeft w:val="0"/>
      <w:marRight w:val="0"/>
      <w:marTop w:val="0"/>
      <w:marBottom w:val="0"/>
      <w:divBdr>
        <w:top w:val="none" w:sz="0" w:space="0" w:color="auto"/>
        <w:left w:val="none" w:sz="0" w:space="0" w:color="auto"/>
        <w:bottom w:val="none" w:sz="0" w:space="0" w:color="auto"/>
        <w:right w:val="none" w:sz="0" w:space="0" w:color="auto"/>
      </w:divBdr>
    </w:div>
    <w:div w:id="1936203870">
      <w:bodyDiv w:val="1"/>
      <w:marLeft w:val="0"/>
      <w:marRight w:val="0"/>
      <w:marTop w:val="0"/>
      <w:marBottom w:val="0"/>
      <w:divBdr>
        <w:top w:val="none" w:sz="0" w:space="0" w:color="auto"/>
        <w:left w:val="none" w:sz="0" w:space="0" w:color="auto"/>
        <w:bottom w:val="none" w:sz="0" w:space="0" w:color="auto"/>
        <w:right w:val="none" w:sz="0" w:space="0" w:color="auto"/>
      </w:divBdr>
    </w:div>
    <w:div w:id="1937202658">
      <w:bodyDiv w:val="1"/>
      <w:marLeft w:val="0"/>
      <w:marRight w:val="0"/>
      <w:marTop w:val="0"/>
      <w:marBottom w:val="0"/>
      <w:divBdr>
        <w:top w:val="none" w:sz="0" w:space="0" w:color="auto"/>
        <w:left w:val="none" w:sz="0" w:space="0" w:color="auto"/>
        <w:bottom w:val="none" w:sz="0" w:space="0" w:color="auto"/>
        <w:right w:val="none" w:sz="0" w:space="0" w:color="auto"/>
      </w:divBdr>
    </w:div>
    <w:div w:id="1952664796">
      <w:bodyDiv w:val="1"/>
      <w:marLeft w:val="0"/>
      <w:marRight w:val="0"/>
      <w:marTop w:val="0"/>
      <w:marBottom w:val="0"/>
      <w:divBdr>
        <w:top w:val="none" w:sz="0" w:space="0" w:color="auto"/>
        <w:left w:val="none" w:sz="0" w:space="0" w:color="auto"/>
        <w:bottom w:val="none" w:sz="0" w:space="0" w:color="auto"/>
        <w:right w:val="none" w:sz="0" w:space="0" w:color="auto"/>
      </w:divBdr>
      <w:divsChild>
        <w:div w:id="756170532">
          <w:marLeft w:val="0"/>
          <w:marRight w:val="0"/>
          <w:marTop w:val="0"/>
          <w:marBottom w:val="0"/>
          <w:divBdr>
            <w:top w:val="none" w:sz="0" w:space="0" w:color="auto"/>
            <w:left w:val="none" w:sz="0" w:space="0" w:color="auto"/>
            <w:bottom w:val="none" w:sz="0" w:space="0" w:color="auto"/>
            <w:right w:val="none" w:sz="0" w:space="0" w:color="auto"/>
          </w:divBdr>
          <w:divsChild>
            <w:div w:id="1703286485">
              <w:marLeft w:val="0"/>
              <w:marRight w:val="0"/>
              <w:marTop w:val="0"/>
              <w:marBottom w:val="0"/>
              <w:divBdr>
                <w:top w:val="none" w:sz="0" w:space="0" w:color="auto"/>
                <w:left w:val="none" w:sz="0" w:space="0" w:color="auto"/>
                <w:bottom w:val="none" w:sz="0" w:space="0" w:color="auto"/>
                <w:right w:val="none" w:sz="0" w:space="0" w:color="auto"/>
              </w:divBdr>
            </w:div>
            <w:div w:id="1883713887">
              <w:marLeft w:val="0"/>
              <w:marRight w:val="0"/>
              <w:marTop w:val="0"/>
              <w:marBottom w:val="0"/>
              <w:divBdr>
                <w:top w:val="none" w:sz="0" w:space="0" w:color="auto"/>
                <w:left w:val="none" w:sz="0" w:space="0" w:color="auto"/>
                <w:bottom w:val="none" w:sz="0" w:space="0" w:color="auto"/>
                <w:right w:val="none" w:sz="0" w:space="0" w:color="auto"/>
              </w:divBdr>
            </w:div>
            <w:div w:id="552035956">
              <w:marLeft w:val="0"/>
              <w:marRight w:val="0"/>
              <w:marTop w:val="0"/>
              <w:marBottom w:val="0"/>
              <w:divBdr>
                <w:top w:val="none" w:sz="0" w:space="0" w:color="auto"/>
                <w:left w:val="none" w:sz="0" w:space="0" w:color="auto"/>
                <w:bottom w:val="none" w:sz="0" w:space="0" w:color="auto"/>
                <w:right w:val="none" w:sz="0" w:space="0" w:color="auto"/>
              </w:divBdr>
            </w:div>
            <w:div w:id="679242074">
              <w:marLeft w:val="0"/>
              <w:marRight w:val="0"/>
              <w:marTop w:val="0"/>
              <w:marBottom w:val="0"/>
              <w:divBdr>
                <w:top w:val="none" w:sz="0" w:space="0" w:color="auto"/>
                <w:left w:val="none" w:sz="0" w:space="0" w:color="auto"/>
                <w:bottom w:val="none" w:sz="0" w:space="0" w:color="auto"/>
                <w:right w:val="none" w:sz="0" w:space="0" w:color="auto"/>
              </w:divBdr>
            </w:div>
            <w:div w:id="1281717487">
              <w:marLeft w:val="0"/>
              <w:marRight w:val="0"/>
              <w:marTop w:val="0"/>
              <w:marBottom w:val="0"/>
              <w:divBdr>
                <w:top w:val="none" w:sz="0" w:space="0" w:color="auto"/>
                <w:left w:val="none" w:sz="0" w:space="0" w:color="auto"/>
                <w:bottom w:val="none" w:sz="0" w:space="0" w:color="auto"/>
                <w:right w:val="none" w:sz="0" w:space="0" w:color="auto"/>
              </w:divBdr>
            </w:div>
            <w:div w:id="299963072">
              <w:marLeft w:val="0"/>
              <w:marRight w:val="0"/>
              <w:marTop w:val="0"/>
              <w:marBottom w:val="0"/>
              <w:divBdr>
                <w:top w:val="none" w:sz="0" w:space="0" w:color="auto"/>
                <w:left w:val="none" w:sz="0" w:space="0" w:color="auto"/>
                <w:bottom w:val="none" w:sz="0" w:space="0" w:color="auto"/>
                <w:right w:val="none" w:sz="0" w:space="0" w:color="auto"/>
              </w:divBdr>
            </w:div>
            <w:div w:id="1839693304">
              <w:marLeft w:val="0"/>
              <w:marRight w:val="0"/>
              <w:marTop w:val="0"/>
              <w:marBottom w:val="0"/>
              <w:divBdr>
                <w:top w:val="none" w:sz="0" w:space="0" w:color="auto"/>
                <w:left w:val="none" w:sz="0" w:space="0" w:color="auto"/>
                <w:bottom w:val="none" w:sz="0" w:space="0" w:color="auto"/>
                <w:right w:val="none" w:sz="0" w:space="0" w:color="auto"/>
              </w:divBdr>
            </w:div>
            <w:div w:id="1086654593">
              <w:marLeft w:val="0"/>
              <w:marRight w:val="0"/>
              <w:marTop w:val="0"/>
              <w:marBottom w:val="0"/>
              <w:divBdr>
                <w:top w:val="none" w:sz="0" w:space="0" w:color="auto"/>
                <w:left w:val="none" w:sz="0" w:space="0" w:color="auto"/>
                <w:bottom w:val="none" w:sz="0" w:space="0" w:color="auto"/>
                <w:right w:val="none" w:sz="0" w:space="0" w:color="auto"/>
              </w:divBdr>
            </w:div>
            <w:div w:id="13288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2110">
      <w:bodyDiv w:val="1"/>
      <w:marLeft w:val="0"/>
      <w:marRight w:val="0"/>
      <w:marTop w:val="0"/>
      <w:marBottom w:val="0"/>
      <w:divBdr>
        <w:top w:val="none" w:sz="0" w:space="0" w:color="auto"/>
        <w:left w:val="none" w:sz="0" w:space="0" w:color="auto"/>
        <w:bottom w:val="none" w:sz="0" w:space="0" w:color="auto"/>
        <w:right w:val="none" w:sz="0" w:space="0" w:color="auto"/>
      </w:divBdr>
    </w:div>
    <w:div w:id="1973293500">
      <w:bodyDiv w:val="1"/>
      <w:marLeft w:val="0"/>
      <w:marRight w:val="0"/>
      <w:marTop w:val="0"/>
      <w:marBottom w:val="0"/>
      <w:divBdr>
        <w:top w:val="none" w:sz="0" w:space="0" w:color="auto"/>
        <w:left w:val="none" w:sz="0" w:space="0" w:color="auto"/>
        <w:bottom w:val="none" w:sz="0" w:space="0" w:color="auto"/>
        <w:right w:val="none" w:sz="0" w:space="0" w:color="auto"/>
      </w:divBdr>
    </w:div>
    <w:div w:id="1981960374">
      <w:bodyDiv w:val="1"/>
      <w:marLeft w:val="0"/>
      <w:marRight w:val="0"/>
      <w:marTop w:val="0"/>
      <w:marBottom w:val="0"/>
      <w:divBdr>
        <w:top w:val="none" w:sz="0" w:space="0" w:color="auto"/>
        <w:left w:val="none" w:sz="0" w:space="0" w:color="auto"/>
        <w:bottom w:val="none" w:sz="0" w:space="0" w:color="auto"/>
        <w:right w:val="none" w:sz="0" w:space="0" w:color="auto"/>
      </w:divBdr>
    </w:div>
    <w:div w:id="1997033520">
      <w:bodyDiv w:val="1"/>
      <w:marLeft w:val="0"/>
      <w:marRight w:val="0"/>
      <w:marTop w:val="0"/>
      <w:marBottom w:val="0"/>
      <w:divBdr>
        <w:top w:val="none" w:sz="0" w:space="0" w:color="auto"/>
        <w:left w:val="none" w:sz="0" w:space="0" w:color="auto"/>
        <w:bottom w:val="none" w:sz="0" w:space="0" w:color="auto"/>
        <w:right w:val="none" w:sz="0" w:space="0" w:color="auto"/>
      </w:divBdr>
    </w:div>
    <w:div w:id="1999142080">
      <w:bodyDiv w:val="1"/>
      <w:marLeft w:val="0"/>
      <w:marRight w:val="0"/>
      <w:marTop w:val="0"/>
      <w:marBottom w:val="0"/>
      <w:divBdr>
        <w:top w:val="none" w:sz="0" w:space="0" w:color="auto"/>
        <w:left w:val="none" w:sz="0" w:space="0" w:color="auto"/>
        <w:bottom w:val="none" w:sz="0" w:space="0" w:color="auto"/>
        <w:right w:val="none" w:sz="0" w:space="0" w:color="auto"/>
      </w:divBdr>
    </w:div>
    <w:div w:id="2010718468">
      <w:bodyDiv w:val="1"/>
      <w:marLeft w:val="0"/>
      <w:marRight w:val="0"/>
      <w:marTop w:val="0"/>
      <w:marBottom w:val="0"/>
      <w:divBdr>
        <w:top w:val="none" w:sz="0" w:space="0" w:color="auto"/>
        <w:left w:val="none" w:sz="0" w:space="0" w:color="auto"/>
        <w:bottom w:val="none" w:sz="0" w:space="0" w:color="auto"/>
        <w:right w:val="none" w:sz="0" w:space="0" w:color="auto"/>
      </w:divBdr>
    </w:div>
    <w:div w:id="2011253196">
      <w:bodyDiv w:val="1"/>
      <w:marLeft w:val="0"/>
      <w:marRight w:val="0"/>
      <w:marTop w:val="0"/>
      <w:marBottom w:val="0"/>
      <w:divBdr>
        <w:top w:val="none" w:sz="0" w:space="0" w:color="auto"/>
        <w:left w:val="none" w:sz="0" w:space="0" w:color="auto"/>
        <w:bottom w:val="none" w:sz="0" w:space="0" w:color="auto"/>
        <w:right w:val="none" w:sz="0" w:space="0" w:color="auto"/>
      </w:divBdr>
    </w:div>
    <w:div w:id="2020423154">
      <w:bodyDiv w:val="1"/>
      <w:marLeft w:val="0"/>
      <w:marRight w:val="0"/>
      <w:marTop w:val="0"/>
      <w:marBottom w:val="0"/>
      <w:divBdr>
        <w:top w:val="none" w:sz="0" w:space="0" w:color="auto"/>
        <w:left w:val="none" w:sz="0" w:space="0" w:color="auto"/>
        <w:bottom w:val="none" w:sz="0" w:space="0" w:color="auto"/>
        <w:right w:val="none" w:sz="0" w:space="0" w:color="auto"/>
      </w:divBdr>
    </w:div>
    <w:div w:id="2023585941">
      <w:bodyDiv w:val="1"/>
      <w:marLeft w:val="0"/>
      <w:marRight w:val="0"/>
      <w:marTop w:val="0"/>
      <w:marBottom w:val="0"/>
      <w:divBdr>
        <w:top w:val="none" w:sz="0" w:space="0" w:color="auto"/>
        <w:left w:val="none" w:sz="0" w:space="0" w:color="auto"/>
        <w:bottom w:val="none" w:sz="0" w:space="0" w:color="auto"/>
        <w:right w:val="none" w:sz="0" w:space="0" w:color="auto"/>
      </w:divBdr>
    </w:div>
    <w:div w:id="2033845073">
      <w:bodyDiv w:val="1"/>
      <w:marLeft w:val="0"/>
      <w:marRight w:val="0"/>
      <w:marTop w:val="0"/>
      <w:marBottom w:val="0"/>
      <w:divBdr>
        <w:top w:val="none" w:sz="0" w:space="0" w:color="auto"/>
        <w:left w:val="none" w:sz="0" w:space="0" w:color="auto"/>
        <w:bottom w:val="none" w:sz="0" w:space="0" w:color="auto"/>
        <w:right w:val="none" w:sz="0" w:space="0" w:color="auto"/>
      </w:divBdr>
    </w:div>
    <w:div w:id="2041734677">
      <w:bodyDiv w:val="1"/>
      <w:marLeft w:val="0"/>
      <w:marRight w:val="0"/>
      <w:marTop w:val="0"/>
      <w:marBottom w:val="0"/>
      <w:divBdr>
        <w:top w:val="none" w:sz="0" w:space="0" w:color="auto"/>
        <w:left w:val="none" w:sz="0" w:space="0" w:color="auto"/>
        <w:bottom w:val="none" w:sz="0" w:space="0" w:color="auto"/>
        <w:right w:val="none" w:sz="0" w:space="0" w:color="auto"/>
      </w:divBdr>
    </w:div>
    <w:div w:id="2057927904">
      <w:bodyDiv w:val="1"/>
      <w:marLeft w:val="0"/>
      <w:marRight w:val="0"/>
      <w:marTop w:val="0"/>
      <w:marBottom w:val="0"/>
      <w:divBdr>
        <w:top w:val="none" w:sz="0" w:space="0" w:color="auto"/>
        <w:left w:val="none" w:sz="0" w:space="0" w:color="auto"/>
        <w:bottom w:val="none" w:sz="0" w:space="0" w:color="auto"/>
        <w:right w:val="none" w:sz="0" w:space="0" w:color="auto"/>
      </w:divBdr>
    </w:div>
    <w:div w:id="2065906166">
      <w:bodyDiv w:val="1"/>
      <w:marLeft w:val="0"/>
      <w:marRight w:val="0"/>
      <w:marTop w:val="0"/>
      <w:marBottom w:val="0"/>
      <w:divBdr>
        <w:top w:val="none" w:sz="0" w:space="0" w:color="auto"/>
        <w:left w:val="none" w:sz="0" w:space="0" w:color="auto"/>
        <w:bottom w:val="none" w:sz="0" w:space="0" w:color="auto"/>
        <w:right w:val="none" w:sz="0" w:space="0" w:color="auto"/>
      </w:divBdr>
    </w:div>
    <w:div w:id="2085908868">
      <w:bodyDiv w:val="1"/>
      <w:marLeft w:val="0"/>
      <w:marRight w:val="0"/>
      <w:marTop w:val="0"/>
      <w:marBottom w:val="0"/>
      <w:divBdr>
        <w:top w:val="none" w:sz="0" w:space="0" w:color="auto"/>
        <w:left w:val="none" w:sz="0" w:space="0" w:color="auto"/>
        <w:bottom w:val="none" w:sz="0" w:space="0" w:color="auto"/>
        <w:right w:val="none" w:sz="0" w:space="0" w:color="auto"/>
      </w:divBdr>
    </w:div>
    <w:div w:id="2098749383">
      <w:bodyDiv w:val="1"/>
      <w:marLeft w:val="0"/>
      <w:marRight w:val="0"/>
      <w:marTop w:val="0"/>
      <w:marBottom w:val="0"/>
      <w:divBdr>
        <w:top w:val="none" w:sz="0" w:space="0" w:color="auto"/>
        <w:left w:val="none" w:sz="0" w:space="0" w:color="auto"/>
        <w:bottom w:val="none" w:sz="0" w:space="0" w:color="auto"/>
        <w:right w:val="none" w:sz="0" w:space="0" w:color="auto"/>
      </w:divBdr>
    </w:div>
    <w:div w:id="2117551328">
      <w:bodyDiv w:val="1"/>
      <w:marLeft w:val="0"/>
      <w:marRight w:val="0"/>
      <w:marTop w:val="0"/>
      <w:marBottom w:val="0"/>
      <w:divBdr>
        <w:top w:val="none" w:sz="0" w:space="0" w:color="auto"/>
        <w:left w:val="none" w:sz="0" w:space="0" w:color="auto"/>
        <w:bottom w:val="none" w:sz="0" w:space="0" w:color="auto"/>
        <w:right w:val="none" w:sz="0" w:space="0" w:color="auto"/>
      </w:divBdr>
    </w:div>
    <w:div w:id="2126002082">
      <w:bodyDiv w:val="1"/>
      <w:marLeft w:val="0"/>
      <w:marRight w:val="0"/>
      <w:marTop w:val="0"/>
      <w:marBottom w:val="0"/>
      <w:divBdr>
        <w:top w:val="none" w:sz="0" w:space="0" w:color="auto"/>
        <w:left w:val="none" w:sz="0" w:space="0" w:color="auto"/>
        <w:bottom w:val="none" w:sz="0" w:space="0" w:color="auto"/>
        <w:right w:val="none" w:sz="0" w:space="0" w:color="auto"/>
      </w:divBdr>
    </w:div>
    <w:div w:id="2127579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gif"/><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image" Target="media/image6.gif"/><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footnotes" Target="footnot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664258461A8F544B4C958F62275F3E7" ma:contentTypeVersion="3" ma:contentTypeDescription="Create a new document." ma:contentTypeScope="" ma:versionID="eca61fd2e46c7a79c7bb4f24c5dfbce9">
  <xsd:schema xmlns:xsd="http://www.w3.org/2001/XMLSchema" xmlns:xs="http://www.w3.org/2001/XMLSchema" xmlns:p="http://schemas.microsoft.com/office/2006/metadata/properties" xmlns:ns3="c27e2347-9e8e-424f-8e99-338178bb8950" targetNamespace="http://schemas.microsoft.com/office/2006/metadata/properties" ma:root="true" ma:fieldsID="bf3762f788af30a9cb16afdf168252ab" ns3:_="">
    <xsd:import namespace="c27e2347-9e8e-424f-8e99-338178bb8950"/>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e2347-9e8e-424f-8e99-338178bb89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Žel05</b:Tag>
    <b:SourceType>Book</b:SourceType>
    <b:Guid>{06799DB6-8C9C-42BF-B052-754034F71FAF}</b:Guid>
    <b:LCID>hr-HR</b:LCID>
    <b:Author>
      <b:Author>
        <b:NameList>
          <b:Person>
            <b:Last>Panian</b:Last>
            <b:First>Željko</b:First>
          </b:Person>
        </b:NameList>
      </b:Author>
    </b:Author>
    <b:Title>Informatički Enciklopedijski Rječnik (M-Z)</b:Title>
    <b:Year>2005</b:Year>
    <b:City>Zagreb</b:City>
    <b:Publisher>Europapress holding d.o.o</b:Publisher>
    <b:RefOrder>2</b:RefOrder>
  </b:Source>
  <b:Source>
    <b:Tag>Dan82</b:Tag>
    <b:SourceType>Book</b:SourceType>
    <b:Guid>{D6683CE8-F9D6-4E2C-9290-68E0A2BF3906}</b:Guid>
    <b:Author>
      <b:Author>
        <b:NameList>
          <b:Person>
            <b:Last>Dana H. Ballard</b:Last>
            <b:First>Christopher</b:First>
            <b:Middle>M. Brown</b:Middle>
          </b:Person>
        </b:NameList>
      </b:Author>
    </b:Author>
    <b:Title>Computer Vision</b:Title>
    <b:Year>1982</b:Year>
    <b:City>Englewood Cliffs</b:City>
    <b:Publisher>Prentice-Hall Inc.</b:Publisher>
    <b:RefOrder>3</b:RefOrder>
  </b:Source>
  <b:Source>
    <b:Tag>Hop82</b:Tag>
    <b:SourceType>ArticleInAPeriodical</b:SourceType>
    <b:Guid>{FA721362-EFC4-47B4-BC24-EBA8AB225FD9}</b:Guid>
    <b:Title>Neural networks and physical systems with emergent collective computational abilities</b:Title>
    <b:Year>1982</b:Year>
    <b:Author>
      <b:Author>
        <b:NameList>
          <b:Person>
            <b:Last>Hopfield</b:Last>
            <b:First>J.</b:First>
            <b:Middle>J.</b:Middle>
          </b:Person>
        </b:NameList>
      </b:Author>
    </b:Author>
    <b:PeriodicalTitle>Proceedings of the National Academy of Sciences of the United States of America</b:PeriodicalTitle>
    <b:Month>Travanj</b:Month>
    <b:Pages>2554-2558</b:Pages>
    <b:RefOrder>4</b:RefOrder>
  </b:Source>
  <b:Source>
    <b:Tag>ind</b:Tag>
    <b:SourceType>InternetSite</b:SourceType>
    <b:Guid>{AE8695E5-FD4A-484A-9A93-C83AE6693683}</b:Guid>
    <b:Title>indeed</b:Title>
    <b:URL>https://www.indeed.com/career/machine-learning-engineer/salaries?from=career</b:URL>
    <b:RefOrder>5</b:RefOrder>
  </b:Source>
  <b:Source>
    <b:Tag>Bob18</b:Tag>
    <b:SourceType>InternetSite</b:SourceType>
    <b:Guid>{87D56143-2C91-4BD7-A7EA-F05F2B2AC65C}</b:Guid>
    <b:Author>
      <b:Author>
        <b:NameList>
          <b:Person>
            <b:Last>Hayer</b:Last>
            <b:First>Bob</b:First>
          </b:Person>
        </b:NameList>
      </b:Author>
    </b:Author>
    <b:Title>Business Broadway</b:Title>
    <b:Year>2018</b:Year>
    <b:Month>Travanj</b:Month>
    <b:Day>8</b:Day>
    <b:URL>https://businessoverbroadway.com/2018/04/08/salaries-of-data-scientists-and-machine-learning-engineers-from-around-the-world/</b:URL>
    <b:RefOrder>6</b:RefOrder>
  </b:Source>
  <b:Source>
    <b:Tag>ELP</b:Tag>
    <b:SourceType>InternetSite</b:SourceType>
    <b:Guid>{3570EAB2-6AF8-4103-80A6-B29486927B64}</b:Guid>
    <b:Title>EL-PRO-CUS</b:Title>
    <b:URL>https://www.elprocus.com/artificial-neural-networks-ann-and-their-types/</b:URL>
    <b:RefOrder>7</b:RefOrder>
  </b:Source>
  <b:Source>
    <b:Tag>Des94</b:Tag>
    <b:SourceType>ArticleInAPeriodical</b:SourceType>
    <b:Guid>{4F43D199-BCCC-47BF-A9C6-4E22362253C0}</b:Guid>
    <b:Title>Design and evolution of modular neural network architectures</b:Title>
    <b:Year>1994</b:Year>
    <b:PeriodicalTitle>Neural Networks, Svezak 7, Izdanje 6-7</b:PeriodicalTitle>
    <b:Pages>985-1004</b:Pages>
    <b:RefOrder>8</b:RefOrder>
  </b:Source>
  <b:Source>
    <b:Tag>Tah11</b:Tag>
    <b:SourceType>ArticleInAPeriodical</b:SourceType>
    <b:Guid>{64964A8A-CA02-434F-AA78-DD07D06C89DA}</b:Guid>
    <b:Title>Application of a Modular Feedforward Neural Network for Grade Estimation</b:Title>
    <b:PeriodicalTitle>Natural Resources Research</b:PeriodicalTitle>
    <b:Year>2011</b:Year>
    <b:Month>Siječanj</b:Month>
    <b:Day>21</b:Day>
    <b:Pages>25-32</b:Pages>
    <b:Author>
      <b:Author>
        <b:NameList>
          <b:Person>
            <b:Last>Tahmasebi</b:Last>
            <b:First>Pejman</b:First>
          </b:Person>
          <b:Person>
            <b:Last>Ardeshir</b:Last>
            <b:First>Hezarkhani</b:First>
          </b:Person>
        </b:NameList>
      </b:Author>
    </b:Author>
    <b:RefOrder>9</b:RefOrder>
  </b:Source>
  <b:Source>
    <b:Tag>Fac20</b:Tag>
    <b:SourceType>InternetSite</b:SourceType>
    <b:Guid>{CEBF952B-B59F-41DC-9080-1466D6FE1739}</b:Guid>
    <b:Title>Facebook</b:Title>
    <b:Year>2020</b:Year>
    <b:Month>Siječanj</b:Month>
    <b:Day>15</b:Day>
    <b:Author>
      <b:Author>
        <b:NameList>
          <b:Person>
            <b:Last>Careers</b:Last>
            <b:First>Facebook</b:First>
          </b:Person>
        </b:NameList>
      </b:Author>
    </b:Author>
    <b:URL>https://www.facebook.com/careers/life/machine-learning-at-facebook</b:URL>
    <b:RefOrder>10</b:RefOrder>
  </b:Source>
  <b:Source>
    <b:Tag>Shi15</b:Tag>
    <b:SourceType>DocumentFromInternetSite</b:SourceType>
    <b:Guid>{44EC0DEA-E486-4981-84C3-04EC5553BB40}</b:Guid>
    <b:Title>An End-to-End Trainable Neural Network for Image-based Sequence Recognition and Its Application to Scene Text Recognition</b:Title>
    <b:Year>2015</b:Year>
    <b:Month>Srpanj</b:Month>
    <b:Day>21</b:Day>
    <b:URL>https://arxiv.org/pdf/1507.05717.pdf</b:URL>
    <b:Author>
      <b:Author>
        <b:NameList>
          <b:Person>
            <b:Last>Shi</b:Last>
            <b:First>Baoguang</b:First>
          </b:Person>
          <b:Person>
            <b:Last>Bai</b:Last>
            <b:First>Xiang</b:First>
          </b:Person>
          <b:Person>
            <b:Last>Yao</b:Last>
            <b:First>Cong</b:First>
          </b:Person>
        </b:NameList>
      </b:Author>
    </b:Author>
    <b:RefOrder>11</b:RefOrder>
  </b:Source>
  <b:Source>
    <b:Tag>Mar19</b:Tag>
    <b:SourceType>Book</b:SourceType>
    <b:Guid>{ECCB6AA9-DB39-4623-8241-095B28E7B304}</b:Guid>
    <b:LCID>en-GB</b:LCID>
    <b:Author>
      <b:Author>
        <b:NameList>
          <b:Person>
            <b:Last>Anderson</b:Last>
          </b:Person>
          <b:Person>
            <b:Last>Dede</b:Last>
          </b:Person>
          <b:Person>
            <b:Last>Fontana</b:Last>
          </b:Person>
          <b:Person>
            <b:Last>Panikkar</b:Last>
          </b:Person>
          <b:Person>
            <b:Last>Taylor</b:Last>
          </b:Person>
          <b:Person>
            <b:Last>Waugh</b:Last>
          </b:Person>
        </b:NameList>
      </b:Author>
    </b:Author>
    <b:Title>World Book Encyclopedia</b:Title>
    <b:Year>2019</b:Year>
    <b:City>Chicago</b:City>
    <b:Publisher>World Book Inc.</b:Publisher>
    <b:RefOrder>1</b:RefOrder>
  </b:Source>
  <b:Source>
    <b:Tag>Ofd</b:Tag>
    <b:SourceType>InternetSite</b:SourceType>
    <b:Guid>{971BC254-E19A-46F5-B628-70DB70D6E3F7}</b:Guid>
    <b:Title>Oxford - Data set</b:Title>
    <b:URL>https://www.oxfordlearnersdictionaries.com/definition/english/data-set?q=data+set</b:URL>
    <b:RefOrder>12</b:RefOrder>
  </b:Source>
  <b:Source>
    <b:Tag>AnS20</b:Tag>
    <b:SourceType>DocumentFromInternetSite</b:SourceType>
    <b:Guid>{8057472B-1D95-40D8-A563-C60B801BA9E1}</b:Guid>
    <b:Title>arXiv - MnistSimpleCNN</b:Title>
    <b:Year>2020</b:Year>
    <b:Month>8</b:Month>
    <b:Day>5</b:Day>
    <b:URL>https://arxiv.org/pdf/2008.10400v2.pdf</b:URL>
    <b:Author>
      <b:Author>
        <b:NameList>
          <b:Person>
            <b:Last>An</b:Last>
            <b:First>Sanghyeon</b:First>
          </b:Person>
          <b:Person>
            <b:Last>Lee</b:Last>
            <b:First>Minjun</b:First>
          </b:Person>
          <b:Person>
            <b:Last>Park</b:Last>
            <b:First>Sanglee</b:First>
          </b:Person>
          <b:Person>
            <b:Last>Yang</b:Last>
            <b:First>Heerin</b:First>
          </b:Person>
          <b:Person>
            <b:Last>So</b:Last>
            <b:First>Jungmin</b:First>
          </b:Person>
        </b:NameList>
      </b:Author>
    </b:Author>
    <b:RefOrder>13</b:RefOrder>
  </b:Source>
  <b:Source>
    <b:Tag>Has18</b:Tag>
    <b:SourceType>DocumentFromInternetSite</b:SourceType>
    <b:Guid>{DB5A25E6-DEC3-4EA0-B497-94F313305B37}</b:Guid>
    <b:Author>
      <b:Author>
        <b:NameList>
          <b:Person>
            <b:Last>Hasanpour</b:Last>
            <b:First>Seyyed</b:First>
            <b:Middle>H</b:Middle>
          </b:Person>
          <b:Person>
            <b:Last>Rouhani</b:Last>
            <b:First>Mohammad</b:First>
          </b:Person>
          <b:Person>
            <b:Last>Fayyaz</b:Last>
            <b:First>Mohsen</b:First>
          </b:Person>
          <b:Person>
            <b:Last>Sabokrou</b:Last>
            <b:First>Mohammad</b:First>
          </b:Person>
        </b:NameList>
      </b:Author>
    </b:Author>
    <b:Title>arXiv - SimpleNet</b:Title>
    <b:Year>2018</b:Year>
    <b:Month>2</b:Month>
    <b:Day>14</b:Day>
    <b:URL>https://arxiv.org/pdf/1608.06037v7.pdf</b:URL>
    <b:RefOrder>14</b:RefOrder>
  </b:Source>
  <b:Source>
    <b:Tag>HeK15</b:Tag>
    <b:SourceType>DocumentFromInternetSite</b:SourceType>
    <b:Guid>{8AFF2073-DFE3-4646-968A-6F8201B4CDAA}</b:Guid>
    <b:Author>
      <b:Author>
        <b:NameList>
          <b:Person>
            <b:Last>He</b:Last>
            <b:First>Kaiming</b:First>
          </b:Person>
          <b:Person>
            <b:Last>Zhang</b:Last>
            <b:First>Xiangyu</b:First>
          </b:Person>
          <b:Person>
            <b:Last>Ren</b:Last>
            <b:First>Shaoqing</b:First>
          </b:Person>
          <b:Person>
            <b:Last>Sun</b:Last>
            <b:First>Jian</b:First>
          </b:Person>
        </b:NameList>
      </b:Author>
    </b:Author>
    <b:Title>arXiv - Deep Residual Learning for Image Recognition</b:Title>
    <b:Year>2015</b:Year>
    <b:Month>12</b:Month>
    <b:Day>10</b:Day>
    <b:URL>https://arxiv.org/pdf/1512.03385.pdf</b:URL>
    <b:RefOrder>15</b:RefOrder>
  </b:Source>
  <b:Source>
    <b:Tag>Guo17</b:Tag>
    <b:SourceType>DocumentFromInternetSite</b:SourceType>
    <b:Guid>{C678A10B-28CF-4754-AC01-298251DA7D7B}</b:Guid>
    <b:Author>
      <b:Author>
        <b:NameList>
          <b:Person>
            <b:Last>Guo</b:Last>
            <b:First>Jian</b:First>
          </b:Person>
          <b:Person>
            <b:Last>Gould</b:Last>
            <b:First>Stephen</b:First>
          </b:Person>
        </b:NameList>
      </b:Author>
    </b:Author>
    <b:Title>AU National Universite - Depth Dropout: Efficient Training of Residual Convolutional Neural Networks</b:Title>
    <b:Year>2017</b:Year>
    <b:Month>7</b:Month>
    <b:Day>21</b:Day>
    <b:URL>https://users.cecs.anu.edu.au/~sgould/papers/dicta16-depthdropout.pdf</b:URL>
    <b:RefOrder>16</b:RefOrder>
  </b:Source>
</b:Sources>
</file>

<file path=customXml/itemProps1.xml><?xml version="1.0" encoding="utf-8"?>
<ds:datastoreItem xmlns:ds="http://schemas.openxmlformats.org/officeDocument/2006/customXml" ds:itemID="{15D65528-C651-4023-9535-3111A046C6FC}">
  <ds:schemaRefs>
    <ds:schemaRef ds:uri="http://schemas.microsoft.com/sharepoint/v3/contenttype/forms"/>
  </ds:schemaRefs>
</ds:datastoreItem>
</file>

<file path=customXml/itemProps2.xml><?xml version="1.0" encoding="utf-8"?>
<ds:datastoreItem xmlns:ds="http://schemas.openxmlformats.org/officeDocument/2006/customXml" ds:itemID="{7BD3BF5F-904B-43C0-927E-80E2E8B69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0D50146-C8A8-4FD4-B362-895D3483B1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e2347-9e8e-424f-8e99-338178bb8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C08E23C-B54F-4529-9DC1-787ADCF13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6346</TotalTime>
  <Pages>46</Pages>
  <Words>9248</Words>
  <Characters>52717</Characters>
  <Application>Microsoft Office Word</Application>
  <DocSecurity>0</DocSecurity>
  <Lines>439</Lines>
  <Paragraphs>123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61842</CharactersWithSpaces>
  <SharedDoc>false</SharedDoc>
  <HLinks>
    <vt:vector size="138" baseType="variant">
      <vt:variant>
        <vt:i4>17957207</vt:i4>
      </vt:variant>
      <vt:variant>
        <vt:i4>140</vt:i4>
      </vt:variant>
      <vt:variant>
        <vt:i4>0</vt:i4>
      </vt:variant>
      <vt:variant>
        <vt:i4>5</vt:i4>
      </vt:variant>
      <vt:variant>
        <vt:lpwstr>C:\Users\stjep\OneDrive\Radna površina\ak_i_posl\peti_sem\msi\Seminar\Prepoznavanje teksta računalnim vidom.docx</vt:lpwstr>
      </vt:variant>
      <vt:variant>
        <vt:lpwstr>_Toc63088375</vt:lpwstr>
      </vt:variant>
      <vt:variant>
        <vt:i4>1310774</vt:i4>
      </vt:variant>
      <vt:variant>
        <vt:i4>131</vt:i4>
      </vt:variant>
      <vt:variant>
        <vt:i4>0</vt:i4>
      </vt:variant>
      <vt:variant>
        <vt:i4>5</vt:i4>
      </vt:variant>
      <vt:variant>
        <vt:lpwstr/>
      </vt:variant>
      <vt:variant>
        <vt:lpwstr>_Toc63094049</vt:lpwstr>
      </vt:variant>
      <vt:variant>
        <vt:i4>1114170</vt:i4>
      </vt:variant>
      <vt:variant>
        <vt:i4>122</vt:i4>
      </vt:variant>
      <vt:variant>
        <vt:i4>0</vt:i4>
      </vt:variant>
      <vt:variant>
        <vt:i4>5</vt:i4>
      </vt:variant>
      <vt:variant>
        <vt:lpwstr/>
      </vt:variant>
      <vt:variant>
        <vt:lpwstr>_Toc63529700</vt:lpwstr>
      </vt:variant>
      <vt:variant>
        <vt:i4>1638451</vt:i4>
      </vt:variant>
      <vt:variant>
        <vt:i4>116</vt:i4>
      </vt:variant>
      <vt:variant>
        <vt:i4>0</vt:i4>
      </vt:variant>
      <vt:variant>
        <vt:i4>5</vt:i4>
      </vt:variant>
      <vt:variant>
        <vt:lpwstr/>
      </vt:variant>
      <vt:variant>
        <vt:lpwstr>_Toc63529699</vt:lpwstr>
      </vt:variant>
      <vt:variant>
        <vt:i4>1572915</vt:i4>
      </vt:variant>
      <vt:variant>
        <vt:i4>110</vt:i4>
      </vt:variant>
      <vt:variant>
        <vt:i4>0</vt:i4>
      </vt:variant>
      <vt:variant>
        <vt:i4>5</vt:i4>
      </vt:variant>
      <vt:variant>
        <vt:lpwstr/>
      </vt:variant>
      <vt:variant>
        <vt:lpwstr>_Toc63529698</vt:lpwstr>
      </vt:variant>
      <vt:variant>
        <vt:i4>1507379</vt:i4>
      </vt:variant>
      <vt:variant>
        <vt:i4>104</vt:i4>
      </vt:variant>
      <vt:variant>
        <vt:i4>0</vt:i4>
      </vt:variant>
      <vt:variant>
        <vt:i4>5</vt:i4>
      </vt:variant>
      <vt:variant>
        <vt:lpwstr/>
      </vt:variant>
      <vt:variant>
        <vt:lpwstr>_Toc63529697</vt:lpwstr>
      </vt:variant>
      <vt:variant>
        <vt:i4>1441843</vt:i4>
      </vt:variant>
      <vt:variant>
        <vt:i4>98</vt:i4>
      </vt:variant>
      <vt:variant>
        <vt:i4>0</vt:i4>
      </vt:variant>
      <vt:variant>
        <vt:i4>5</vt:i4>
      </vt:variant>
      <vt:variant>
        <vt:lpwstr/>
      </vt:variant>
      <vt:variant>
        <vt:lpwstr>_Toc63529696</vt:lpwstr>
      </vt:variant>
      <vt:variant>
        <vt:i4>1376307</vt:i4>
      </vt:variant>
      <vt:variant>
        <vt:i4>92</vt:i4>
      </vt:variant>
      <vt:variant>
        <vt:i4>0</vt:i4>
      </vt:variant>
      <vt:variant>
        <vt:i4>5</vt:i4>
      </vt:variant>
      <vt:variant>
        <vt:lpwstr/>
      </vt:variant>
      <vt:variant>
        <vt:lpwstr>_Toc63529695</vt:lpwstr>
      </vt:variant>
      <vt:variant>
        <vt:i4>1310771</vt:i4>
      </vt:variant>
      <vt:variant>
        <vt:i4>86</vt:i4>
      </vt:variant>
      <vt:variant>
        <vt:i4>0</vt:i4>
      </vt:variant>
      <vt:variant>
        <vt:i4>5</vt:i4>
      </vt:variant>
      <vt:variant>
        <vt:lpwstr/>
      </vt:variant>
      <vt:variant>
        <vt:lpwstr>_Toc63529694</vt:lpwstr>
      </vt:variant>
      <vt:variant>
        <vt:i4>1245235</vt:i4>
      </vt:variant>
      <vt:variant>
        <vt:i4>80</vt:i4>
      </vt:variant>
      <vt:variant>
        <vt:i4>0</vt:i4>
      </vt:variant>
      <vt:variant>
        <vt:i4>5</vt:i4>
      </vt:variant>
      <vt:variant>
        <vt:lpwstr/>
      </vt:variant>
      <vt:variant>
        <vt:lpwstr>_Toc63529693</vt:lpwstr>
      </vt:variant>
      <vt:variant>
        <vt:i4>1179699</vt:i4>
      </vt:variant>
      <vt:variant>
        <vt:i4>74</vt:i4>
      </vt:variant>
      <vt:variant>
        <vt:i4>0</vt:i4>
      </vt:variant>
      <vt:variant>
        <vt:i4>5</vt:i4>
      </vt:variant>
      <vt:variant>
        <vt:lpwstr/>
      </vt:variant>
      <vt:variant>
        <vt:lpwstr>_Toc63529692</vt:lpwstr>
      </vt:variant>
      <vt:variant>
        <vt:i4>1114163</vt:i4>
      </vt:variant>
      <vt:variant>
        <vt:i4>68</vt:i4>
      </vt:variant>
      <vt:variant>
        <vt:i4>0</vt:i4>
      </vt:variant>
      <vt:variant>
        <vt:i4>5</vt:i4>
      </vt:variant>
      <vt:variant>
        <vt:lpwstr/>
      </vt:variant>
      <vt:variant>
        <vt:lpwstr>_Toc63529691</vt:lpwstr>
      </vt:variant>
      <vt:variant>
        <vt:i4>1048627</vt:i4>
      </vt:variant>
      <vt:variant>
        <vt:i4>62</vt:i4>
      </vt:variant>
      <vt:variant>
        <vt:i4>0</vt:i4>
      </vt:variant>
      <vt:variant>
        <vt:i4>5</vt:i4>
      </vt:variant>
      <vt:variant>
        <vt:lpwstr/>
      </vt:variant>
      <vt:variant>
        <vt:lpwstr>_Toc63529690</vt:lpwstr>
      </vt:variant>
      <vt:variant>
        <vt:i4>1638450</vt:i4>
      </vt:variant>
      <vt:variant>
        <vt:i4>56</vt:i4>
      </vt:variant>
      <vt:variant>
        <vt:i4>0</vt:i4>
      </vt:variant>
      <vt:variant>
        <vt:i4>5</vt:i4>
      </vt:variant>
      <vt:variant>
        <vt:lpwstr/>
      </vt:variant>
      <vt:variant>
        <vt:lpwstr>_Toc63529689</vt:lpwstr>
      </vt:variant>
      <vt:variant>
        <vt:i4>1572914</vt:i4>
      </vt:variant>
      <vt:variant>
        <vt:i4>50</vt:i4>
      </vt:variant>
      <vt:variant>
        <vt:i4>0</vt:i4>
      </vt:variant>
      <vt:variant>
        <vt:i4>5</vt:i4>
      </vt:variant>
      <vt:variant>
        <vt:lpwstr/>
      </vt:variant>
      <vt:variant>
        <vt:lpwstr>_Toc63529688</vt:lpwstr>
      </vt:variant>
      <vt:variant>
        <vt:i4>1507378</vt:i4>
      </vt:variant>
      <vt:variant>
        <vt:i4>44</vt:i4>
      </vt:variant>
      <vt:variant>
        <vt:i4>0</vt:i4>
      </vt:variant>
      <vt:variant>
        <vt:i4>5</vt:i4>
      </vt:variant>
      <vt:variant>
        <vt:lpwstr/>
      </vt:variant>
      <vt:variant>
        <vt:lpwstr>_Toc63529687</vt:lpwstr>
      </vt:variant>
      <vt:variant>
        <vt:i4>1441842</vt:i4>
      </vt:variant>
      <vt:variant>
        <vt:i4>38</vt:i4>
      </vt:variant>
      <vt:variant>
        <vt:i4>0</vt:i4>
      </vt:variant>
      <vt:variant>
        <vt:i4>5</vt:i4>
      </vt:variant>
      <vt:variant>
        <vt:lpwstr/>
      </vt:variant>
      <vt:variant>
        <vt:lpwstr>_Toc63529686</vt:lpwstr>
      </vt:variant>
      <vt:variant>
        <vt:i4>1376306</vt:i4>
      </vt:variant>
      <vt:variant>
        <vt:i4>32</vt:i4>
      </vt:variant>
      <vt:variant>
        <vt:i4>0</vt:i4>
      </vt:variant>
      <vt:variant>
        <vt:i4>5</vt:i4>
      </vt:variant>
      <vt:variant>
        <vt:lpwstr/>
      </vt:variant>
      <vt:variant>
        <vt:lpwstr>_Toc63529685</vt:lpwstr>
      </vt:variant>
      <vt:variant>
        <vt:i4>1310770</vt:i4>
      </vt:variant>
      <vt:variant>
        <vt:i4>26</vt:i4>
      </vt:variant>
      <vt:variant>
        <vt:i4>0</vt:i4>
      </vt:variant>
      <vt:variant>
        <vt:i4>5</vt:i4>
      </vt:variant>
      <vt:variant>
        <vt:lpwstr/>
      </vt:variant>
      <vt:variant>
        <vt:lpwstr>_Toc63529684</vt:lpwstr>
      </vt:variant>
      <vt:variant>
        <vt:i4>1245234</vt:i4>
      </vt:variant>
      <vt:variant>
        <vt:i4>20</vt:i4>
      </vt:variant>
      <vt:variant>
        <vt:i4>0</vt:i4>
      </vt:variant>
      <vt:variant>
        <vt:i4>5</vt:i4>
      </vt:variant>
      <vt:variant>
        <vt:lpwstr/>
      </vt:variant>
      <vt:variant>
        <vt:lpwstr>_Toc63529683</vt:lpwstr>
      </vt:variant>
      <vt:variant>
        <vt:i4>1179698</vt:i4>
      </vt:variant>
      <vt:variant>
        <vt:i4>14</vt:i4>
      </vt:variant>
      <vt:variant>
        <vt:i4>0</vt:i4>
      </vt:variant>
      <vt:variant>
        <vt:i4>5</vt:i4>
      </vt:variant>
      <vt:variant>
        <vt:lpwstr/>
      </vt:variant>
      <vt:variant>
        <vt:lpwstr>_Toc63529682</vt:lpwstr>
      </vt:variant>
      <vt:variant>
        <vt:i4>1114162</vt:i4>
      </vt:variant>
      <vt:variant>
        <vt:i4>8</vt:i4>
      </vt:variant>
      <vt:variant>
        <vt:i4>0</vt:i4>
      </vt:variant>
      <vt:variant>
        <vt:i4>5</vt:i4>
      </vt:variant>
      <vt:variant>
        <vt:lpwstr/>
      </vt:variant>
      <vt:variant>
        <vt:lpwstr>_Toc63529681</vt:lpwstr>
      </vt:variant>
      <vt:variant>
        <vt:i4>1048626</vt:i4>
      </vt:variant>
      <vt:variant>
        <vt:i4>2</vt:i4>
      </vt:variant>
      <vt:variant>
        <vt:i4>0</vt:i4>
      </vt:variant>
      <vt:variant>
        <vt:i4>5</vt:i4>
      </vt:variant>
      <vt:variant>
        <vt:lpwstr/>
      </vt:variant>
      <vt:variant>
        <vt:lpwstr>_Toc63529680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Stjepan Salopek (ssalopek);stjepan.salopek@hotmail.com</dc:creator>
  <cp:keywords/>
  <dc:description/>
  <cp:lastModifiedBy>Stjepan Salopek (ssalopek)</cp:lastModifiedBy>
  <cp:revision>38</cp:revision>
  <dcterms:created xsi:type="dcterms:W3CDTF">2021-08-31T22:10:00Z</dcterms:created>
  <dcterms:modified xsi:type="dcterms:W3CDTF">2022-02-18T13:31:00Z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0x010100D664258461A8F544B4C958F62275F3E7</vt:lpwstr>
  </property>
</Properties>
</file>