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D231A9">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D231A9">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lang/>
              <w:rPrChange w:id="46" w:author="Stjepan Salopek (ssalopek)" w:date="2021-09-13T17:23:00Z">
                <w:rPr>
                  <w:ins w:id="47" w:author="Stjepan Salopek (ssalopek)" w:date="2021-09-13T17:23:00Z"/>
                  <w:rFonts w:eastAsiaTheme="minorEastAsia"/>
                  <w:noProof/>
                  <w:lang/>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164BFB">
            <w:rPr>
              <w:rFonts w:ascii="Times New Roman" w:hAnsi="Times New Roman" w:cs="Times New Roman"/>
              <w:noProof/>
              <w:webHidden/>
              <w:sz w:val="24"/>
              <w:szCs w:val="24"/>
            </w:rPr>
          </w:r>
          <w:r w:rsidR="00A3456A" w:rsidRPr="00A3456A">
            <w:rPr>
              <w:rFonts w:ascii="Times New Roman" w:hAnsi="Times New Roman" w:cs="Times New Roman"/>
              <w:noProof/>
              <w:webHidden/>
              <w:sz w:val="24"/>
              <w:szCs w:val="24"/>
              <w:rPrChange w:id="59" w:author="Stjepan Salopek (ssalopek)" w:date="2021-09-13T17:23:00Z">
                <w:rPr>
                  <w:noProof/>
                  <w:webHidden/>
                </w:rPr>
              </w:rPrChange>
            </w:rPr>
            <w:fldChar w:fldCharType="separate"/>
          </w:r>
          <w:ins w:id="60" w:author="Stjepan Salopek (ssalopek)" w:date="2021-09-13T17:23:00Z">
            <w:r w:rsidR="00A3456A" w:rsidRPr="00A3456A">
              <w:rPr>
                <w:rFonts w:ascii="Times New Roman" w:hAnsi="Times New Roman" w:cs="Times New Roman"/>
                <w:noProof/>
                <w:webHidden/>
                <w:sz w:val="24"/>
                <w:szCs w:val="24"/>
                <w:rPrChange w:id="61"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2"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3"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4" w:author="Stjepan Salopek (ssalopek)" w:date="2021-09-13T17:23:00Z"/>
              <w:rFonts w:ascii="Times New Roman" w:eastAsiaTheme="minorEastAsia" w:hAnsi="Times New Roman" w:cs="Times New Roman"/>
              <w:noProof/>
              <w:sz w:val="24"/>
              <w:szCs w:val="24"/>
              <w:lang/>
              <w:rPrChange w:id="65" w:author="Stjepan Salopek (ssalopek)" w:date="2021-09-13T17:23:00Z">
                <w:rPr>
                  <w:ins w:id="66" w:author="Stjepan Salopek (ssalopek)" w:date="2021-09-13T17:23:00Z"/>
                  <w:rFonts w:eastAsiaTheme="minorEastAsia"/>
                  <w:noProof/>
                  <w:lang/>
                </w:rPr>
              </w:rPrChange>
            </w:rPr>
            <w:pPrChange w:id="67" w:author="Stjepan Salopek (ssalopek)" w:date="2021-09-13T17:24:00Z">
              <w:pPr>
                <w:pStyle w:val="TOC1"/>
              </w:pPr>
            </w:pPrChange>
          </w:pPr>
          <w:ins w:id="68" w:author="Stjepan Salopek (ssalopek)" w:date="2021-09-13T17:23:00Z">
            <w:r w:rsidRPr="00A3456A">
              <w:rPr>
                <w:rStyle w:val="Hyperlink"/>
                <w:rFonts w:ascii="Times New Roman" w:hAnsi="Times New Roman" w:cs="Times New Roman"/>
                <w:noProof/>
                <w:sz w:val="24"/>
                <w:szCs w:val="24"/>
                <w:rPrChange w:id="6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5" w:author="Stjepan Salopek (ssalopek)" w:date="2021-09-13T17:23:00Z">
                  <w:rPr>
                    <w:noProof/>
                    <w:webHidden/>
                  </w:rPr>
                </w:rPrChange>
              </w:rPr>
              <w:tab/>
            </w:r>
            <w:r w:rsidRPr="00A3456A">
              <w:rPr>
                <w:rFonts w:ascii="Times New Roman" w:hAnsi="Times New Roman" w:cs="Times New Roman"/>
                <w:noProof/>
                <w:webHidden/>
                <w:sz w:val="24"/>
                <w:szCs w:val="24"/>
                <w:rPrChange w:id="7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7" w:author="Stjepan Salopek (ssalopek)" w:date="2021-09-13T17:23:00Z">
                  <w:rPr>
                    <w:noProof/>
                    <w:webHidden/>
                  </w:rPr>
                </w:rPrChange>
              </w:rPr>
              <w:instrText xml:space="preserve"> PAGEREF _Toc82446244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78" w:author="Stjepan Salopek (ssalopek)" w:date="2021-09-13T17:23:00Z">
                <w:rPr>
                  <w:noProof/>
                  <w:webHidden/>
                </w:rPr>
              </w:rPrChange>
            </w:rPr>
            <w:fldChar w:fldCharType="separate"/>
          </w:r>
          <w:ins w:id="79" w:author="Stjepan Salopek (ssalopek)" w:date="2021-09-13T17:23:00Z">
            <w:r w:rsidRPr="00A3456A">
              <w:rPr>
                <w:rFonts w:ascii="Times New Roman" w:hAnsi="Times New Roman" w:cs="Times New Roman"/>
                <w:noProof/>
                <w:webHidden/>
                <w:sz w:val="24"/>
                <w:szCs w:val="24"/>
                <w:rPrChange w:id="80" w:author="Stjepan Salopek (ssalopek)" w:date="2021-09-13T17:23:00Z">
                  <w:rPr>
                    <w:noProof/>
                    <w:webHidden/>
                  </w:rPr>
                </w:rPrChange>
              </w:rPr>
              <w:t>4</w:t>
            </w:r>
            <w:r w:rsidRPr="00A3456A">
              <w:rPr>
                <w:rFonts w:ascii="Times New Roman" w:hAnsi="Times New Roman" w:cs="Times New Roman"/>
                <w:noProof/>
                <w:webHidden/>
                <w:sz w:val="24"/>
                <w:szCs w:val="24"/>
                <w:rPrChange w:id="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2"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3" w:author="Stjepan Salopek (ssalopek)" w:date="2021-09-13T17:23:00Z"/>
              <w:rFonts w:ascii="Times New Roman" w:eastAsiaTheme="minorEastAsia" w:hAnsi="Times New Roman" w:cs="Times New Roman"/>
              <w:noProof/>
              <w:sz w:val="24"/>
              <w:szCs w:val="24"/>
              <w:lang/>
              <w:rPrChange w:id="84" w:author="Stjepan Salopek (ssalopek)" w:date="2021-09-13T17:23:00Z">
                <w:rPr>
                  <w:ins w:id="85" w:author="Stjepan Salopek (ssalopek)" w:date="2021-09-13T17:23:00Z"/>
                  <w:rFonts w:eastAsiaTheme="minorEastAsia"/>
                  <w:noProof/>
                  <w:lang/>
                </w:rPr>
              </w:rPrChange>
            </w:rPr>
            <w:pPrChange w:id="86" w:author="Stjepan Salopek (ssalopek)" w:date="2021-09-13T17:24:00Z">
              <w:pPr>
                <w:pStyle w:val="TOC1"/>
              </w:pPr>
            </w:pPrChange>
          </w:pPr>
          <w:ins w:id="87" w:author="Stjepan Salopek (ssalopek)" w:date="2021-09-13T17:23:00Z">
            <w:r w:rsidRPr="00A3456A">
              <w:rPr>
                <w:rStyle w:val="Hyperlink"/>
                <w:rFonts w:ascii="Times New Roman" w:hAnsi="Times New Roman" w:cs="Times New Roman"/>
                <w:noProof/>
                <w:sz w:val="24"/>
                <w:szCs w:val="24"/>
                <w:rPrChange w:id="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0"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4" w:author="Stjepan Salopek (ssalopek)" w:date="2021-09-13T17:23:00Z">
                  <w:rPr>
                    <w:noProof/>
                    <w:webHidden/>
                  </w:rPr>
                </w:rPrChange>
              </w:rPr>
              <w:tab/>
            </w:r>
            <w:r w:rsidRPr="00A3456A">
              <w:rPr>
                <w:rFonts w:ascii="Times New Roman" w:hAnsi="Times New Roman" w:cs="Times New Roman"/>
                <w:noProof/>
                <w:webHidden/>
                <w:sz w:val="24"/>
                <w:szCs w:val="24"/>
                <w:rPrChange w:id="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6" w:author="Stjepan Salopek (ssalopek)" w:date="2021-09-13T17:23:00Z">
                  <w:rPr>
                    <w:noProof/>
                    <w:webHidden/>
                  </w:rPr>
                </w:rPrChange>
              </w:rPr>
              <w:instrText xml:space="preserve"> PAGEREF _Toc82446245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separate"/>
          </w:r>
          <w:ins w:id="98" w:author="Stjepan Salopek (ssalopek)" w:date="2021-09-13T17:23:00Z">
            <w:r w:rsidRPr="00A3456A">
              <w:rPr>
                <w:rFonts w:ascii="Times New Roman" w:hAnsi="Times New Roman" w:cs="Times New Roman"/>
                <w:noProof/>
                <w:webHidden/>
                <w:sz w:val="24"/>
                <w:szCs w:val="24"/>
                <w:rPrChange w:id="99" w:author="Stjepan Salopek (ssalopek)" w:date="2021-09-13T17:23:00Z">
                  <w:rPr>
                    <w:noProof/>
                    <w:webHidden/>
                  </w:rPr>
                </w:rPrChange>
              </w:rPr>
              <w:t>6</w:t>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1"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2" w:author="Stjepan Salopek (ssalopek)" w:date="2021-09-13T17:23:00Z"/>
              <w:rFonts w:ascii="Times New Roman" w:eastAsiaTheme="minorEastAsia" w:hAnsi="Times New Roman" w:cs="Times New Roman"/>
              <w:noProof/>
              <w:sz w:val="24"/>
              <w:szCs w:val="24"/>
              <w:lang/>
              <w:rPrChange w:id="103" w:author="Stjepan Salopek (ssalopek)" w:date="2021-09-13T17:23:00Z">
                <w:rPr>
                  <w:ins w:id="104" w:author="Stjepan Salopek (ssalopek)" w:date="2021-09-13T17:23:00Z"/>
                  <w:rFonts w:eastAsiaTheme="minorEastAsia"/>
                  <w:noProof/>
                  <w:lang/>
                </w:rPr>
              </w:rPrChange>
            </w:rPr>
            <w:pPrChange w:id="105" w:author="Stjepan Salopek (ssalopek)" w:date="2021-09-13T17:24:00Z">
              <w:pPr>
                <w:pStyle w:val="TOC1"/>
              </w:pPr>
            </w:pPrChange>
          </w:pPr>
          <w:ins w:id="106" w:author="Stjepan Salopek (ssalopek)" w:date="2021-09-13T17:23:00Z">
            <w:r w:rsidRPr="00A3456A">
              <w:rPr>
                <w:rStyle w:val="Hyperlink"/>
                <w:rFonts w:ascii="Times New Roman" w:hAnsi="Times New Roman" w:cs="Times New Roman"/>
                <w:noProof/>
                <w:sz w:val="24"/>
                <w:szCs w:val="24"/>
                <w:rPrChange w:id="10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0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09"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2"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3" w:author="Stjepan Salopek (ssalopek)" w:date="2021-09-13T17:23:00Z">
                  <w:rPr>
                    <w:noProof/>
                    <w:webHidden/>
                  </w:rPr>
                </w:rPrChange>
              </w:rPr>
              <w:tab/>
            </w:r>
            <w:r w:rsidRPr="00A3456A">
              <w:rPr>
                <w:rFonts w:ascii="Times New Roman" w:hAnsi="Times New Roman" w:cs="Times New Roman"/>
                <w:noProof/>
                <w:webHidden/>
                <w:sz w:val="24"/>
                <w:szCs w:val="24"/>
                <w:rPrChange w:id="11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5" w:author="Stjepan Salopek (ssalopek)" w:date="2021-09-13T17:23:00Z">
                  <w:rPr>
                    <w:noProof/>
                    <w:webHidden/>
                  </w:rPr>
                </w:rPrChange>
              </w:rPr>
              <w:instrText xml:space="preserve"> PAGEREF _Toc82446246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16" w:author="Stjepan Salopek (ssalopek)" w:date="2021-09-13T17:23:00Z">
                <w:rPr>
                  <w:noProof/>
                  <w:webHidden/>
                </w:rPr>
              </w:rPrChange>
            </w:rPr>
            <w:fldChar w:fldCharType="separate"/>
          </w:r>
          <w:ins w:id="117" w:author="Stjepan Salopek (ssalopek)" w:date="2021-09-13T17:23:00Z">
            <w:r w:rsidRPr="00A3456A">
              <w:rPr>
                <w:rFonts w:ascii="Times New Roman" w:hAnsi="Times New Roman" w:cs="Times New Roman"/>
                <w:noProof/>
                <w:webHidden/>
                <w:sz w:val="24"/>
                <w:szCs w:val="24"/>
                <w:rPrChange w:id="118" w:author="Stjepan Salopek (ssalopek)" w:date="2021-09-13T17:23:00Z">
                  <w:rPr>
                    <w:noProof/>
                    <w:webHidden/>
                  </w:rPr>
                </w:rPrChange>
              </w:rPr>
              <w:t>7</w:t>
            </w:r>
            <w:r w:rsidRPr="00A3456A">
              <w:rPr>
                <w:rFonts w:ascii="Times New Roman" w:hAnsi="Times New Roman" w:cs="Times New Roman"/>
                <w:noProof/>
                <w:webHidden/>
                <w:sz w:val="24"/>
                <w:szCs w:val="24"/>
                <w:rPrChange w:id="11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0"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1" w:author="Stjepan Salopek (ssalopek)" w:date="2021-09-13T17:23:00Z"/>
              <w:rFonts w:ascii="Times New Roman" w:eastAsiaTheme="minorEastAsia" w:hAnsi="Times New Roman" w:cs="Times New Roman"/>
              <w:noProof/>
              <w:sz w:val="24"/>
              <w:szCs w:val="24"/>
              <w:lang/>
              <w:rPrChange w:id="122" w:author="Stjepan Salopek (ssalopek)" w:date="2021-09-13T17:23:00Z">
                <w:rPr>
                  <w:ins w:id="123" w:author="Stjepan Salopek (ssalopek)" w:date="2021-09-13T17:23:00Z"/>
                  <w:rFonts w:eastAsiaTheme="minorEastAsia"/>
                  <w:noProof/>
                  <w:lang/>
                </w:rPr>
              </w:rPrChange>
            </w:rPr>
            <w:pPrChange w:id="124" w:author="Stjepan Salopek (ssalopek)" w:date="2021-09-13T17:24:00Z">
              <w:pPr>
                <w:pStyle w:val="TOC1"/>
              </w:pPr>
            </w:pPrChange>
          </w:pPr>
          <w:ins w:id="125" w:author="Stjepan Salopek (ssalopek)" w:date="2021-09-13T17:23:00Z">
            <w:r w:rsidRPr="00A3456A">
              <w:rPr>
                <w:rStyle w:val="Hyperlink"/>
                <w:rFonts w:ascii="Times New Roman" w:hAnsi="Times New Roman" w:cs="Times New Roman"/>
                <w:noProof/>
                <w:sz w:val="24"/>
                <w:szCs w:val="24"/>
                <w:rPrChange w:id="12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2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28"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2" w:author="Stjepan Salopek (ssalopek)" w:date="2021-09-13T17:23:00Z">
                  <w:rPr>
                    <w:noProof/>
                    <w:webHidden/>
                  </w:rPr>
                </w:rPrChange>
              </w:rPr>
              <w:tab/>
            </w:r>
            <w:r w:rsidRPr="00A3456A">
              <w:rPr>
                <w:rFonts w:ascii="Times New Roman" w:hAnsi="Times New Roman" w:cs="Times New Roman"/>
                <w:noProof/>
                <w:webHidden/>
                <w:sz w:val="24"/>
                <w:szCs w:val="24"/>
                <w:rPrChange w:id="13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4" w:author="Stjepan Salopek (ssalopek)" w:date="2021-09-13T17:23:00Z">
                  <w:rPr>
                    <w:noProof/>
                    <w:webHidden/>
                  </w:rPr>
                </w:rPrChange>
              </w:rPr>
              <w:instrText xml:space="preserve"> PAGEREF _Toc82446247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35" w:author="Stjepan Salopek (ssalopek)" w:date="2021-09-13T17:23:00Z">
                <w:rPr>
                  <w:noProof/>
                  <w:webHidden/>
                </w:rPr>
              </w:rPrChange>
            </w:rPr>
            <w:fldChar w:fldCharType="separate"/>
          </w:r>
          <w:ins w:id="136" w:author="Stjepan Salopek (ssalopek)" w:date="2021-09-13T17:23:00Z">
            <w:r w:rsidRPr="00A3456A">
              <w:rPr>
                <w:rFonts w:ascii="Times New Roman" w:hAnsi="Times New Roman" w:cs="Times New Roman"/>
                <w:noProof/>
                <w:webHidden/>
                <w:sz w:val="24"/>
                <w:szCs w:val="24"/>
                <w:rPrChange w:id="137" w:author="Stjepan Salopek (ssalopek)" w:date="2021-09-13T17:23:00Z">
                  <w:rPr>
                    <w:noProof/>
                    <w:webHidden/>
                  </w:rPr>
                </w:rPrChange>
              </w:rPr>
              <w:t>8</w:t>
            </w:r>
            <w:r w:rsidRPr="00A3456A">
              <w:rPr>
                <w:rFonts w:ascii="Times New Roman" w:hAnsi="Times New Roman" w:cs="Times New Roman"/>
                <w:noProof/>
                <w:webHidden/>
                <w:sz w:val="24"/>
                <w:szCs w:val="24"/>
                <w:rPrChange w:id="13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39"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0" w:author="Stjepan Salopek (ssalopek)" w:date="2021-09-13T17:23:00Z"/>
              <w:rFonts w:ascii="Times New Roman" w:eastAsiaTheme="minorEastAsia" w:hAnsi="Times New Roman" w:cs="Times New Roman"/>
              <w:noProof/>
              <w:sz w:val="24"/>
              <w:szCs w:val="24"/>
              <w:lang/>
              <w:rPrChange w:id="141" w:author="Stjepan Salopek (ssalopek)" w:date="2021-09-13T17:23:00Z">
                <w:rPr>
                  <w:ins w:id="142" w:author="Stjepan Salopek (ssalopek)" w:date="2021-09-13T17:23:00Z"/>
                  <w:rFonts w:eastAsiaTheme="minorEastAsia"/>
                  <w:noProof/>
                  <w:lang/>
                </w:rPr>
              </w:rPrChange>
            </w:rPr>
            <w:pPrChange w:id="143" w:author="Stjepan Salopek (ssalopek)" w:date="2021-09-13T17:24:00Z">
              <w:pPr>
                <w:pStyle w:val="TOC1"/>
              </w:pPr>
            </w:pPrChange>
          </w:pPr>
          <w:ins w:id="144" w:author="Stjepan Salopek (ssalopek)" w:date="2021-09-13T17:23:00Z">
            <w:r w:rsidRPr="00A3456A">
              <w:rPr>
                <w:rStyle w:val="Hyperlink"/>
                <w:rFonts w:ascii="Times New Roman" w:hAnsi="Times New Roman" w:cs="Times New Roman"/>
                <w:noProof/>
                <w:sz w:val="24"/>
                <w:szCs w:val="24"/>
                <w:rPrChange w:id="14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4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47"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4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4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1" w:author="Stjepan Salopek (ssalopek)" w:date="2021-09-13T17:23:00Z">
                  <w:rPr>
                    <w:noProof/>
                    <w:webHidden/>
                  </w:rPr>
                </w:rPrChange>
              </w:rPr>
              <w:tab/>
            </w:r>
            <w:r w:rsidRPr="00A3456A">
              <w:rPr>
                <w:rFonts w:ascii="Times New Roman" w:hAnsi="Times New Roman" w:cs="Times New Roman"/>
                <w:noProof/>
                <w:webHidden/>
                <w:sz w:val="24"/>
                <w:szCs w:val="24"/>
                <w:rPrChange w:id="15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3" w:author="Stjepan Salopek (ssalopek)" w:date="2021-09-13T17:23:00Z">
                  <w:rPr>
                    <w:noProof/>
                    <w:webHidden/>
                  </w:rPr>
                </w:rPrChange>
              </w:rPr>
              <w:instrText xml:space="preserve"> PAGEREF _Toc82446248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54" w:author="Stjepan Salopek (ssalopek)" w:date="2021-09-13T17:23:00Z">
                <w:rPr>
                  <w:noProof/>
                  <w:webHidden/>
                </w:rPr>
              </w:rPrChange>
            </w:rPr>
            <w:fldChar w:fldCharType="separate"/>
          </w:r>
          <w:ins w:id="155" w:author="Stjepan Salopek (ssalopek)" w:date="2021-09-13T17:23:00Z">
            <w:r w:rsidRPr="00A3456A">
              <w:rPr>
                <w:rFonts w:ascii="Times New Roman" w:hAnsi="Times New Roman" w:cs="Times New Roman"/>
                <w:noProof/>
                <w:webHidden/>
                <w:sz w:val="24"/>
                <w:szCs w:val="24"/>
                <w:rPrChange w:id="156" w:author="Stjepan Salopek (ssalopek)" w:date="2021-09-13T17:23:00Z">
                  <w:rPr>
                    <w:noProof/>
                    <w:webHidden/>
                  </w:rPr>
                </w:rPrChange>
              </w:rPr>
              <w:t>9</w:t>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58"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59" w:author="Stjepan Salopek (ssalopek)" w:date="2021-09-13T17:23:00Z"/>
              <w:rFonts w:ascii="Times New Roman" w:eastAsiaTheme="minorEastAsia" w:hAnsi="Times New Roman" w:cs="Times New Roman"/>
              <w:noProof/>
              <w:sz w:val="24"/>
              <w:szCs w:val="24"/>
              <w:lang/>
              <w:rPrChange w:id="160" w:author="Stjepan Salopek (ssalopek)" w:date="2021-09-13T17:23:00Z">
                <w:rPr>
                  <w:ins w:id="161" w:author="Stjepan Salopek (ssalopek)" w:date="2021-09-13T17:23:00Z"/>
                  <w:rFonts w:eastAsiaTheme="minorEastAsia"/>
                  <w:noProof/>
                  <w:lang/>
                </w:rPr>
              </w:rPrChange>
            </w:rPr>
            <w:pPrChange w:id="162" w:author="Stjepan Salopek (ssalopek)" w:date="2021-09-13T17:24:00Z">
              <w:pPr>
                <w:pStyle w:val="TOC1"/>
              </w:pPr>
            </w:pPrChange>
          </w:pPr>
          <w:ins w:id="163" w:author="Stjepan Salopek (ssalopek)" w:date="2021-09-13T17:23:00Z">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6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66"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6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69"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0" w:author="Stjepan Salopek (ssalopek)" w:date="2021-09-13T17:23:00Z">
                  <w:rPr>
                    <w:noProof/>
                    <w:webHidden/>
                  </w:rPr>
                </w:rPrChange>
              </w:rPr>
              <w:tab/>
            </w:r>
            <w:r w:rsidRPr="00A3456A">
              <w:rPr>
                <w:rFonts w:ascii="Times New Roman" w:hAnsi="Times New Roman" w:cs="Times New Roman"/>
                <w:noProof/>
                <w:webHidden/>
                <w:sz w:val="24"/>
                <w:szCs w:val="24"/>
                <w:rPrChange w:id="17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2" w:author="Stjepan Salopek (ssalopek)" w:date="2021-09-13T17:23:00Z">
                  <w:rPr>
                    <w:noProof/>
                    <w:webHidden/>
                  </w:rPr>
                </w:rPrChange>
              </w:rPr>
              <w:instrText xml:space="preserve"> PAGEREF _Toc82446249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73" w:author="Stjepan Salopek (ssalopek)" w:date="2021-09-13T17:23:00Z">
                <w:rPr>
                  <w:noProof/>
                  <w:webHidden/>
                </w:rPr>
              </w:rPrChange>
            </w:rPr>
            <w:fldChar w:fldCharType="separate"/>
          </w:r>
          <w:ins w:id="174" w:author="Stjepan Salopek (ssalopek)" w:date="2021-09-13T17:23:00Z">
            <w:r w:rsidRPr="00A3456A">
              <w:rPr>
                <w:rFonts w:ascii="Times New Roman" w:hAnsi="Times New Roman" w:cs="Times New Roman"/>
                <w:noProof/>
                <w:webHidden/>
                <w:sz w:val="24"/>
                <w:szCs w:val="24"/>
                <w:rPrChange w:id="175" w:author="Stjepan Salopek (ssalopek)" w:date="2021-09-13T17:23:00Z">
                  <w:rPr>
                    <w:noProof/>
                    <w:webHidden/>
                  </w:rPr>
                </w:rPrChange>
              </w:rPr>
              <w:t>10</w:t>
            </w:r>
            <w:r w:rsidRPr="00A3456A">
              <w:rPr>
                <w:rFonts w:ascii="Times New Roman" w:hAnsi="Times New Roman" w:cs="Times New Roman"/>
                <w:noProof/>
                <w:webHidden/>
                <w:sz w:val="24"/>
                <w:szCs w:val="24"/>
                <w:rPrChange w:id="17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77" w:author="Stjepan Salopek (ssalopek)" w:date="2021-09-13T17:23:00Z">
                  <w:rPr>
                    <w:rStyle w:val="Hyperlink"/>
                    <w:noProof/>
                  </w:rPr>
                </w:rPrChange>
              </w:rPr>
              <w:fldChar w:fldCharType="end"/>
            </w:r>
          </w:ins>
        </w:p>
        <w:p w14:paraId="0D58BB9B" w14:textId="5DB5686D" w:rsidR="00A3456A" w:rsidRPr="00A3456A" w:rsidRDefault="00A3456A">
          <w:pPr>
            <w:pStyle w:val="TOC2"/>
            <w:rPr>
              <w:ins w:id="178" w:author="Stjepan Salopek (ssalopek)" w:date="2021-09-13T17:23:00Z"/>
              <w:rFonts w:ascii="Times New Roman" w:eastAsiaTheme="minorEastAsia" w:hAnsi="Times New Roman" w:cs="Times New Roman"/>
              <w:noProof/>
              <w:sz w:val="24"/>
              <w:szCs w:val="24"/>
              <w:lang/>
              <w:rPrChange w:id="179" w:author="Stjepan Salopek (ssalopek)" w:date="2021-09-13T17:23:00Z">
                <w:rPr>
                  <w:ins w:id="180" w:author="Stjepan Salopek (ssalopek)" w:date="2021-09-13T17:23:00Z"/>
                  <w:rFonts w:eastAsiaTheme="minorEastAsia"/>
                  <w:noProof/>
                  <w:lang/>
                </w:rPr>
              </w:rPrChange>
            </w:rPr>
          </w:pPr>
          <w:ins w:id="181" w:author="Stjepan Salopek (ssalopek)" w:date="2021-09-13T17:23:00Z">
            <w:r w:rsidRPr="00A3456A">
              <w:rPr>
                <w:rStyle w:val="Hyperlink"/>
                <w:rFonts w:ascii="Times New Roman" w:hAnsi="Times New Roman" w:cs="Times New Roman"/>
                <w:noProof/>
                <w:sz w:val="24"/>
                <w:szCs w:val="24"/>
                <w:rPrChange w:id="18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8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84"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87"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88" w:author="Stjepan Salopek (ssalopek)" w:date="2021-09-13T17:23:00Z">
                  <w:rPr>
                    <w:noProof/>
                    <w:webHidden/>
                  </w:rPr>
                </w:rPrChange>
              </w:rPr>
              <w:tab/>
            </w:r>
            <w:r w:rsidRPr="00A3456A">
              <w:rPr>
                <w:rFonts w:ascii="Times New Roman" w:hAnsi="Times New Roman" w:cs="Times New Roman"/>
                <w:noProof/>
                <w:webHidden/>
                <w:sz w:val="24"/>
                <w:szCs w:val="24"/>
                <w:rPrChange w:id="18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0" w:author="Stjepan Salopek (ssalopek)" w:date="2021-09-13T17:23:00Z">
                  <w:rPr>
                    <w:noProof/>
                    <w:webHidden/>
                  </w:rPr>
                </w:rPrChange>
              </w:rPr>
              <w:instrText xml:space="preserve"> PAGEREF _Toc82446250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91" w:author="Stjepan Salopek (ssalopek)" w:date="2021-09-13T17:23:00Z">
                <w:rPr>
                  <w:noProof/>
                  <w:webHidden/>
                </w:rPr>
              </w:rPrChange>
            </w:rPr>
            <w:fldChar w:fldCharType="separate"/>
          </w:r>
          <w:ins w:id="192" w:author="Stjepan Salopek (ssalopek)" w:date="2021-09-13T17:23:00Z">
            <w:r w:rsidRPr="00A3456A">
              <w:rPr>
                <w:rFonts w:ascii="Times New Roman" w:hAnsi="Times New Roman" w:cs="Times New Roman"/>
                <w:noProof/>
                <w:webHidden/>
                <w:sz w:val="24"/>
                <w:szCs w:val="24"/>
                <w:rPrChange w:id="193" w:author="Stjepan Salopek (ssalopek)" w:date="2021-09-13T17:23:00Z">
                  <w:rPr>
                    <w:noProof/>
                    <w:webHidden/>
                  </w:rPr>
                </w:rPrChange>
              </w:rPr>
              <w:t>10</w:t>
            </w:r>
            <w:r w:rsidRPr="00A3456A">
              <w:rPr>
                <w:rFonts w:ascii="Times New Roman" w:hAnsi="Times New Roman" w:cs="Times New Roman"/>
                <w:noProof/>
                <w:webHidden/>
                <w:sz w:val="24"/>
                <w:szCs w:val="24"/>
                <w:rPrChange w:id="19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95" w:author="Stjepan Salopek (ssalopek)" w:date="2021-09-13T17:23:00Z">
                  <w:rPr>
                    <w:rStyle w:val="Hyperlink"/>
                    <w:noProof/>
                  </w:rPr>
                </w:rPrChange>
              </w:rPr>
              <w:fldChar w:fldCharType="end"/>
            </w:r>
          </w:ins>
        </w:p>
        <w:p w14:paraId="2021D4B2" w14:textId="2C2CBB1E" w:rsidR="00A3456A" w:rsidRPr="00A3456A" w:rsidRDefault="00A3456A">
          <w:pPr>
            <w:pStyle w:val="TOC2"/>
            <w:rPr>
              <w:ins w:id="196" w:author="Stjepan Salopek (ssalopek)" w:date="2021-09-13T17:23:00Z"/>
              <w:rFonts w:ascii="Times New Roman" w:eastAsiaTheme="minorEastAsia" w:hAnsi="Times New Roman" w:cs="Times New Roman"/>
              <w:noProof/>
              <w:sz w:val="24"/>
              <w:szCs w:val="24"/>
              <w:lang/>
              <w:rPrChange w:id="197" w:author="Stjepan Salopek (ssalopek)" w:date="2021-09-13T17:23:00Z">
                <w:rPr>
                  <w:ins w:id="198" w:author="Stjepan Salopek (ssalopek)" w:date="2021-09-13T17:23:00Z"/>
                  <w:rFonts w:eastAsiaTheme="minorEastAsia"/>
                  <w:noProof/>
                  <w:lang/>
                </w:rPr>
              </w:rPrChange>
            </w:rPr>
          </w:pPr>
          <w:ins w:id="199" w:author="Stjepan Salopek (ssalopek)" w:date="2021-09-13T17:23:00Z">
            <w:r w:rsidRPr="00A3456A">
              <w:rPr>
                <w:rStyle w:val="Hyperlink"/>
                <w:rFonts w:ascii="Times New Roman" w:hAnsi="Times New Roman" w:cs="Times New Roman"/>
                <w:noProof/>
                <w:sz w:val="24"/>
                <w:szCs w:val="24"/>
                <w:rPrChange w:id="20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02"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0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05"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06" w:author="Stjepan Salopek (ssalopek)" w:date="2021-09-13T17:23:00Z">
                  <w:rPr>
                    <w:noProof/>
                    <w:webHidden/>
                  </w:rPr>
                </w:rPrChange>
              </w:rPr>
              <w:tab/>
            </w:r>
            <w:r w:rsidRPr="00A3456A">
              <w:rPr>
                <w:rFonts w:ascii="Times New Roman" w:hAnsi="Times New Roman" w:cs="Times New Roman"/>
                <w:noProof/>
                <w:webHidden/>
                <w:sz w:val="24"/>
                <w:szCs w:val="24"/>
                <w:rPrChange w:id="20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08" w:author="Stjepan Salopek (ssalopek)" w:date="2021-09-13T17:23:00Z">
                  <w:rPr>
                    <w:noProof/>
                    <w:webHidden/>
                  </w:rPr>
                </w:rPrChange>
              </w:rPr>
              <w:instrText xml:space="preserve"> PAGEREF _Toc82446251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209" w:author="Stjepan Salopek (ssalopek)" w:date="2021-09-13T17:23:00Z">
                <w:rPr>
                  <w:noProof/>
                  <w:webHidden/>
                </w:rPr>
              </w:rPrChange>
            </w:rPr>
            <w:fldChar w:fldCharType="separate"/>
          </w:r>
          <w:ins w:id="210" w:author="Stjepan Salopek (ssalopek)" w:date="2021-09-13T17:23:00Z">
            <w:r w:rsidRPr="00A3456A">
              <w:rPr>
                <w:rFonts w:ascii="Times New Roman" w:hAnsi="Times New Roman" w:cs="Times New Roman"/>
                <w:noProof/>
                <w:webHidden/>
                <w:sz w:val="24"/>
                <w:szCs w:val="24"/>
                <w:rPrChange w:id="211" w:author="Stjepan Salopek (ssalopek)" w:date="2021-09-13T17:23:00Z">
                  <w:rPr>
                    <w:noProof/>
                    <w:webHidden/>
                  </w:rPr>
                </w:rPrChange>
              </w:rPr>
              <w:t>10</w:t>
            </w:r>
            <w:r w:rsidRPr="00A3456A">
              <w:rPr>
                <w:rFonts w:ascii="Times New Roman" w:hAnsi="Times New Roman" w:cs="Times New Roman"/>
                <w:noProof/>
                <w:webHidden/>
                <w:sz w:val="24"/>
                <w:szCs w:val="24"/>
                <w:rPrChange w:id="21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fldChar w:fldCharType="end"/>
            </w:r>
          </w:ins>
        </w:p>
        <w:p w14:paraId="4CE96AA8" w14:textId="0D66A934" w:rsidR="00A3456A" w:rsidRPr="00A3456A" w:rsidRDefault="00A3456A">
          <w:pPr>
            <w:pStyle w:val="TOC2"/>
            <w:rPr>
              <w:ins w:id="214" w:author="Stjepan Salopek (ssalopek)" w:date="2021-09-13T17:23:00Z"/>
              <w:rFonts w:ascii="Times New Roman" w:eastAsiaTheme="minorEastAsia" w:hAnsi="Times New Roman" w:cs="Times New Roman"/>
              <w:noProof/>
              <w:sz w:val="24"/>
              <w:szCs w:val="24"/>
              <w:lang/>
              <w:rPrChange w:id="215" w:author="Stjepan Salopek (ssalopek)" w:date="2021-09-13T17:23:00Z">
                <w:rPr>
                  <w:ins w:id="216" w:author="Stjepan Salopek (ssalopek)" w:date="2021-09-13T17:23:00Z"/>
                  <w:rFonts w:eastAsiaTheme="minorEastAsia"/>
                  <w:noProof/>
                  <w:lang/>
                </w:rPr>
              </w:rPrChange>
            </w:rPr>
          </w:pPr>
          <w:ins w:id="217" w:author="Stjepan Salopek (ssalopek)" w:date="2021-09-13T17:23:00Z">
            <w:r w:rsidRPr="00A3456A">
              <w:rPr>
                <w:rStyle w:val="Hyperlink"/>
                <w:rFonts w:ascii="Times New Roman" w:hAnsi="Times New Roman" w:cs="Times New Roman"/>
                <w:noProof/>
                <w:sz w:val="24"/>
                <w:szCs w:val="24"/>
                <w:rPrChange w:id="2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1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0"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2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23"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24" w:author="Stjepan Salopek (ssalopek)" w:date="2021-09-13T17:23:00Z">
                  <w:rPr>
                    <w:noProof/>
                    <w:webHidden/>
                  </w:rPr>
                </w:rPrChange>
              </w:rPr>
              <w:tab/>
            </w:r>
            <w:r w:rsidRPr="00A3456A">
              <w:rPr>
                <w:rFonts w:ascii="Times New Roman" w:hAnsi="Times New Roman" w:cs="Times New Roman"/>
                <w:noProof/>
                <w:webHidden/>
                <w:sz w:val="24"/>
                <w:szCs w:val="24"/>
                <w:rPrChange w:id="22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26" w:author="Stjepan Salopek (ssalopek)" w:date="2021-09-13T17:23:00Z">
                  <w:rPr>
                    <w:noProof/>
                    <w:webHidden/>
                  </w:rPr>
                </w:rPrChange>
              </w:rPr>
              <w:instrText xml:space="preserve"> PAGEREF _Toc82446252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227" w:author="Stjepan Salopek (ssalopek)" w:date="2021-09-13T17:23:00Z">
                <w:rPr>
                  <w:noProof/>
                  <w:webHidden/>
                </w:rPr>
              </w:rPrChange>
            </w:rPr>
            <w:fldChar w:fldCharType="separate"/>
          </w:r>
          <w:ins w:id="228" w:author="Stjepan Salopek (ssalopek)" w:date="2021-09-13T17:23:00Z">
            <w:r w:rsidRPr="00A3456A">
              <w:rPr>
                <w:rFonts w:ascii="Times New Roman" w:hAnsi="Times New Roman" w:cs="Times New Roman"/>
                <w:noProof/>
                <w:webHidden/>
                <w:sz w:val="24"/>
                <w:szCs w:val="24"/>
                <w:rPrChange w:id="229" w:author="Stjepan Salopek (ssalopek)" w:date="2021-09-13T17:23:00Z">
                  <w:rPr>
                    <w:noProof/>
                    <w:webHidden/>
                  </w:rPr>
                </w:rPrChange>
              </w:rPr>
              <w:t>12</w:t>
            </w:r>
            <w:r w:rsidRPr="00A3456A">
              <w:rPr>
                <w:rFonts w:ascii="Times New Roman" w:hAnsi="Times New Roman" w:cs="Times New Roman"/>
                <w:noProof/>
                <w:webHidden/>
                <w:sz w:val="24"/>
                <w:szCs w:val="24"/>
                <w:rPrChange w:id="23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end"/>
            </w:r>
          </w:ins>
        </w:p>
        <w:p w14:paraId="31AD9F80" w14:textId="3D47D4F4" w:rsidR="00A3456A" w:rsidRPr="00A3456A" w:rsidRDefault="00A3456A">
          <w:pPr>
            <w:pStyle w:val="TOC2"/>
            <w:rPr>
              <w:ins w:id="232" w:author="Stjepan Salopek (ssalopek)" w:date="2021-09-13T17:23:00Z"/>
              <w:rFonts w:ascii="Times New Roman" w:eastAsiaTheme="minorEastAsia" w:hAnsi="Times New Roman" w:cs="Times New Roman"/>
              <w:noProof/>
              <w:sz w:val="24"/>
              <w:szCs w:val="24"/>
              <w:lang/>
              <w:rPrChange w:id="233" w:author="Stjepan Salopek (ssalopek)" w:date="2021-09-13T17:23:00Z">
                <w:rPr>
                  <w:ins w:id="234" w:author="Stjepan Salopek (ssalopek)" w:date="2021-09-13T17:23:00Z"/>
                  <w:rFonts w:eastAsiaTheme="minorEastAsia"/>
                  <w:noProof/>
                  <w:lang/>
                </w:rPr>
              </w:rPrChange>
            </w:rPr>
          </w:pPr>
          <w:ins w:id="235" w:author="Stjepan Salopek (ssalopek)" w:date="2021-09-13T17:23:00Z">
            <w:r w:rsidRPr="00A3456A">
              <w:rPr>
                <w:rStyle w:val="Hyperlink"/>
                <w:rFonts w:ascii="Times New Roman" w:hAnsi="Times New Roman" w:cs="Times New Roman"/>
                <w:noProof/>
                <w:sz w:val="24"/>
                <w:szCs w:val="24"/>
                <w:rPrChange w:id="23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3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3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3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4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42" w:author="Stjepan Salopek (ssalopek)" w:date="2021-09-13T17:23:00Z">
                  <w:rPr>
                    <w:noProof/>
                    <w:webHidden/>
                  </w:rPr>
                </w:rPrChange>
              </w:rPr>
              <w:tab/>
            </w:r>
            <w:r w:rsidRPr="00A3456A">
              <w:rPr>
                <w:rFonts w:ascii="Times New Roman" w:hAnsi="Times New Roman" w:cs="Times New Roman"/>
                <w:noProof/>
                <w:webHidden/>
                <w:sz w:val="24"/>
                <w:szCs w:val="24"/>
                <w:rPrChange w:id="24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44" w:author="Stjepan Salopek (ssalopek)" w:date="2021-09-13T17:23:00Z">
                  <w:rPr>
                    <w:noProof/>
                    <w:webHidden/>
                  </w:rPr>
                </w:rPrChange>
              </w:rPr>
              <w:instrText xml:space="preserve"> PAGEREF _Toc82446253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245" w:author="Stjepan Salopek (ssalopek)" w:date="2021-09-13T17:23:00Z">
                <w:rPr>
                  <w:noProof/>
                  <w:webHidden/>
                </w:rPr>
              </w:rPrChange>
            </w:rPr>
            <w:fldChar w:fldCharType="separate"/>
          </w:r>
          <w:ins w:id="246" w:author="Stjepan Salopek (ssalopek)" w:date="2021-09-13T17:23:00Z">
            <w:r w:rsidRPr="00A3456A">
              <w:rPr>
                <w:rFonts w:ascii="Times New Roman" w:hAnsi="Times New Roman" w:cs="Times New Roman"/>
                <w:noProof/>
                <w:webHidden/>
                <w:sz w:val="24"/>
                <w:szCs w:val="24"/>
                <w:rPrChange w:id="247" w:author="Stjepan Salopek (ssalopek)" w:date="2021-09-13T17:23:00Z">
                  <w:rPr>
                    <w:noProof/>
                    <w:webHidden/>
                  </w:rPr>
                </w:rPrChange>
              </w:rPr>
              <w:t>13</w:t>
            </w:r>
            <w:r w:rsidRPr="00A3456A">
              <w:rPr>
                <w:rFonts w:ascii="Times New Roman" w:hAnsi="Times New Roman" w:cs="Times New Roman"/>
                <w:noProof/>
                <w:webHidden/>
                <w:sz w:val="24"/>
                <w:szCs w:val="24"/>
                <w:rPrChange w:id="24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fldChar w:fldCharType="end"/>
            </w:r>
          </w:ins>
        </w:p>
        <w:p w14:paraId="6CCCBDA0" w14:textId="1E3C2F39" w:rsidR="00A3456A" w:rsidRPr="00A3456A" w:rsidRDefault="00A3456A">
          <w:pPr>
            <w:pStyle w:val="TOC2"/>
            <w:rPr>
              <w:ins w:id="250" w:author="Stjepan Salopek (ssalopek)" w:date="2021-09-13T17:23:00Z"/>
              <w:rFonts w:ascii="Times New Roman" w:eastAsiaTheme="minorEastAsia" w:hAnsi="Times New Roman" w:cs="Times New Roman"/>
              <w:noProof/>
              <w:sz w:val="24"/>
              <w:szCs w:val="24"/>
              <w:lang/>
              <w:rPrChange w:id="251" w:author="Stjepan Salopek (ssalopek)" w:date="2021-09-13T17:23:00Z">
                <w:rPr>
                  <w:ins w:id="252" w:author="Stjepan Salopek (ssalopek)" w:date="2021-09-13T17:23:00Z"/>
                  <w:rFonts w:eastAsiaTheme="minorEastAsia"/>
                  <w:noProof/>
                  <w:lang/>
                </w:rPr>
              </w:rPrChange>
            </w:rPr>
          </w:pPr>
          <w:ins w:id="253" w:author="Stjepan Salopek (ssalopek)" w:date="2021-09-13T17:23:00Z">
            <w:r w:rsidRPr="00A3456A">
              <w:rPr>
                <w:rStyle w:val="Hyperlink"/>
                <w:rFonts w:ascii="Times New Roman" w:hAnsi="Times New Roman" w:cs="Times New Roman"/>
                <w:noProof/>
                <w:sz w:val="24"/>
                <w:szCs w:val="24"/>
                <w:rPrChange w:id="25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5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56"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5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9"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60" w:author="Stjepan Salopek (ssalopek)" w:date="2021-09-13T17:23:00Z">
                  <w:rPr>
                    <w:noProof/>
                    <w:webHidden/>
                  </w:rPr>
                </w:rPrChange>
              </w:rPr>
              <w:tab/>
            </w:r>
            <w:r w:rsidRPr="00A3456A">
              <w:rPr>
                <w:rFonts w:ascii="Times New Roman" w:hAnsi="Times New Roman" w:cs="Times New Roman"/>
                <w:noProof/>
                <w:webHidden/>
                <w:sz w:val="24"/>
                <w:szCs w:val="24"/>
                <w:rPrChange w:id="26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62" w:author="Stjepan Salopek (ssalopek)" w:date="2021-09-13T17:23:00Z">
                  <w:rPr>
                    <w:noProof/>
                    <w:webHidden/>
                  </w:rPr>
                </w:rPrChange>
              </w:rPr>
              <w:instrText xml:space="preserve"> PAGEREF _Toc82446254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263" w:author="Stjepan Salopek (ssalopek)" w:date="2021-09-13T17:23:00Z">
                <w:rPr>
                  <w:noProof/>
                  <w:webHidden/>
                </w:rPr>
              </w:rPrChange>
            </w:rPr>
            <w:fldChar w:fldCharType="separate"/>
          </w:r>
          <w:ins w:id="264" w:author="Stjepan Salopek (ssalopek)" w:date="2021-09-13T17:23:00Z">
            <w:r w:rsidRPr="00A3456A">
              <w:rPr>
                <w:rFonts w:ascii="Times New Roman" w:hAnsi="Times New Roman" w:cs="Times New Roman"/>
                <w:noProof/>
                <w:webHidden/>
                <w:sz w:val="24"/>
                <w:szCs w:val="24"/>
                <w:rPrChange w:id="265" w:author="Stjepan Salopek (ssalopek)" w:date="2021-09-13T17:23:00Z">
                  <w:rPr>
                    <w:noProof/>
                    <w:webHidden/>
                  </w:rPr>
                </w:rPrChange>
              </w:rPr>
              <w:t>15</w:t>
            </w:r>
            <w:r w:rsidRPr="00A3456A">
              <w:rPr>
                <w:rFonts w:ascii="Times New Roman" w:hAnsi="Times New Roman" w:cs="Times New Roman"/>
                <w:noProof/>
                <w:webHidden/>
                <w:sz w:val="24"/>
                <w:szCs w:val="24"/>
                <w:rPrChange w:id="26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7" w:author="Stjepan Salopek (ssalopek)" w:date="2021-09-13T17:23:00Z">
                  <w:rPr>
                    <w:rStyle w:val="Hyperlink"/>
                    <w:noProof/>
                  </w:rPr>
                </w:rPrChange>
              </w:rPr>
              <w:fldChar w:fldCharType="end"/>
            </w:r>
          </w:ins>
        </w:p>
        <w:p w14:paraId="059391F3" w14:textId="7F65CC17" w:rsidR="00A3456A" w:rsidRPr="00A3456A" w:rsidRDefault="00A3456A">
          <w:pPr>
            <w:pStyle w:val="TOC2"/>
            <w:rPr>
              <w:ins w:id="268" w:author="Stjepan Salopek (ssalopek)" w:date="2021-09-13T17:23:00Z"/>
              <w:rFonts w:ascii="Times New Roman" w:eastAsiaTheme="minorEastAsia" w:hAnsi="Times New Roman" w:cs="Times New Roman"/>
              <w:noProof/>
              <w:sz w:val="24"/>
              <w:szCs w:val="24"/>
              <w:lang/>
              <w:rPrChange w:id="269" w:author="Stjepan Salopek (ssalopek)" w:date="2021-09-13T17:23:00Z">
                <w:rPr>
                  <w:ins w:id="270" w:author="Stjepan Salopek (ssalopek)" w:date="2021-09-13T17:23:00Z"/>
                  <w:rFonts w:eastAsiaTheme="minorEastAsia"/>
                  <w:noProof/>
                  <w:lang/>
                </w:rPr>
              </w:rPrChange>
            </w:rPr>
          </w:pPr>
          <w:ins w:id="271" w:author="Stjepan Salopek (ssalopek)" w:date="2021-09-13T17:23:00Z">
            <w:r w:rsidRPr="00A3456A">
              <w:rPr>
                <w:rStyle w:val="Hyperlink"/>
                <w:rFonts w:ascii="Times New Roman" w:hAnsi="Times New Roman" w:cs="Times New Roman"/>
                <w:noProof/>
                <w:sz w:val="24"/>
                <w:szCs w:val="24"/>
                <w:rPrChange w:id="27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7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74"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7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7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7"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78" w:author="Stjepan Salopek (ssalopek)" w:date="2021-09-13T17:23:00Z">
                  <w:rPr>
                    <w:noProof/>
                    <w:webHidden/>
                  </w:rPr>
                </w:rPrChange>
              </w:rPr>
              <w:tab/>
            </w:r>
            <w:r w:rsidRPr="00A3456A">
              <w:rPr>
                <w:rFonts w:ascii="Times New Roman" w:hAnsi="Times New Roman" w:cs="Times New Roman"/>
                <w:noProof/>
                <w:webHidden/>
                <w:sz w:val="24"/>
                <w:szCs w:val="24"/>
                <w:rPrChange w:id="27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80" w:author="Stjepan Salopek (ssalopek)" w:date="2021-09-13T17:23:00Z">
                  <w:rPr>
                    <w:noProof/>
                    <w:webHidden/>
                  </w:rPr>
                </w:rPrChange>
              </w:rPr>
              <w:instrText xml:space="preserve"> PAGEREF _Toc82446255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281" w:author="Stjepan Salopek (ssalopek)" w:date="2021-09-13T17:23:00Z">
                <w:rPr>
                  <w:noProof/>
                  <w:webHidden/>
                </w:rPr>
              </w:rPrChange>
            </w:rPr>
            <w:fldChar w:fldCharType="separate"/>
          </w:r>
          <w:ins w:id="282" w:author="Stjepan Salopek (ssalopek)" w:date="2021-09-13T17:23:00Z">
            <w:r w:rsidRPr="00A3456A">
              <w:rPr>
                <w:rFonts w:ascii="Times New Roman" w:hAnsi="Times New Roman" w:cs="Times New Roman"/>
                <w:noProof/>
                <w:webHidden/>
                <w:sz w:val="24"/>
                <w:szCs w:val="24"/>
                <w:rPrChange w:id="283" w:author="Stjepan Salopek (ssalopek)" w:date="2021-09-13T17:23:00Z">
                  <w:rPr>
                    <w:noProof/>
                    <w:webHidden/>
                  </w:rPr>
                </w:rPrChange>
              </w:rPr>
              <w:t>17</w:t>
            </w:r>
            <w:r w:rsidRPr="00A3456A">
              <w:rPr>
                <w:rFonts w:ascii="Times New Roman" w:hAnsi="Times New Roman" w:cs="Times New Roman"/>
                <w:noProof/>
                <w:webHidden/>
                <w:sz w:val="24"/>
                <w:szCs w:val="24"/>
                <w:rPrChange w:id="2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86" w:author="Stjepan Salopek (ssalopek)" w:date="2021-09-13T17:23:00Z"/>
              <w:rFonts w:ascii="Times New Roman" w:eastAsiaTheme="minorEastAsia" w:hAnsi="Times New Roman" w:cs="Times New Roman"/>
              <w:noProof/>
              <w:sz w:val="24"/>
              <w:szCs w:val="24"/>
              <w:lang/>
              <w:rPrChange w:id="287" w:author="Stjepan Salopek (ssalopek)" w:date="2021-09-13T17:23:00Z">
                <w:rPr>
                  <w:ins w:id="288" w:author="Stjepan Salopek (ssalopek)" w:date="2021-09-13T17:23:00Z"/>
                  <w:rFonts w:eastAsiaTheme="minorEastAsia"/>
                  <w:noProof/>
                  <w:lang/>
                </w:rPr>
              </w:rPrChange>
            </w:rPr>
            <w:pPrChange w:id="289" w:author="Stjepan Salopek (ssalopek)" w:date="2021-09-13T17:24:00Z">
              <w:pPr>
                <w:pStyle w:val="TOC1"/>
              </w:pPr>
            </w:pPrChange>
          </w:pPr>
          <w:ins w:id="290" w:author="Stjepan Salopek (ssalopek)" w:date="2021-09-13T17:23:00Z">
            <w:r w:rsidRPr="00A3456A">
              <w:rPr>
                <w:rStyle w:val="Hyperlink"/>
                <w:rFonts w:ascii="Times New Roman" w:hAnsi="Times New Roman" w:cs="Times New Roman"/>
                <w:noProof/>
                <w:sz w:val="24"/>
                <w:szCs w:val="24"/>
                <w:rPrChange w:id="29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9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93"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2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96"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297" w:author="Stjepan Salopek (ssalopek)" w:date="2021-09-13T17:23:00Z">
                  <w:rPr>
                    <w:noProof/>
                    <w:webHidden/>
                  </w:rPr>
                </w:rPrChange>
              </w:rPr>
              <w:tab/>
            </w:r>
            <w:r w:rsidRPr="00A3456A">
              <w:rPr>
                <w:rFonts w:ascii="Times New Roman" w:hAnsi="Times New Roman" w:cs="Times New Roman"/>
                <w:noProof/>
                <w:webHidden/>
                <w:sz w:val="24"/>
                <w:szCs w:val="24"/>
                <w:rPrChange w:id="29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9" w:author="Stjepan Salopek (ssalopek)" w:date="2021-09-13T17:23:00Z">
                  <w:rPr>
                    <w:noProof/>
                    <w:webHidden/>
                  </w:rPr>
                </w:rPrChange>
              </w:rPr>
              <w:instrText xml:space="preserve"> PAGEREF _Toc82446256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300" w:author="Stjepan Salopek (ssalopek)" w:date="2021-09-13T17:23:00Z">
                <w:rPr>
                  <w:noProof/>
                  <w:webHidden/>
                </w:rPr>
              </w:rPrChange>
            </w:rPr>
            <w:fldChar w:fldCharType="separate"/>
          </w:r>
          <w:ins w:id="301" w:author="Stjepan Salopek (ssalopek)" w:date="2021-09-13T17:23:00Z">
            <w:r w:rsidRPr="00A3456A">
              <w:rPr>
                <w:rFonts w:ascii="Times New Roman" w:hAnsi="Times New Roman" w:cs="Times New Roman"/>
                <w:noProof/>
                <w:webHidden/>
                <w:sz w:val="24"/>
                <w:szCs w:val="24"/>
                <w:rPrChange w:id="302" w:author="Stjepan Salopek (ssalopek)" w:date="2021-09-13T17:23:00Z">
                  <w:rPr>
                    <w:noProof/>
                    <w:webHidden/>
                  </w:rPr>
                </w:rPrChange>
              </w:rPr>
              <w:t>19</w:t>
            </w:r>
            <w:r w:rsidRPr="00A3456A">
              <w:rPr>
                <w:rFonts w:ascii="Times New Roman" w:hAnsi="Times New Roman" w:cs="Times New Roman"/>
                <w:noProof/>
                <w:webHidden/>
                <w:sz w:val="24"/>
                <w:szCs w:val="24"/>
                <w:rPrChange w:id="3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end"/>
            </w:r>
          </w:ins>
        </w:p>
        <w:p w14:paraId="4633B710" w14:textId="6EFCE5A5" w:rsidR="00A3456A" w:rsidRPr="00A3456A" w:rsidRDefault="00A3456A">
          <w:pPr>
            <w:pStyle w:val="TOC2"/>
            <w:rPr>
              <w:ins w:id="305" w:author="Stjepan Salopek (ssalopek)" w:date="2021-09-13T17:23:00Z"/>
              <w:rFonts w:ascii="Times New Roman" w:eastAsiaTheme="minorEastAsia" w:hAnsi="Times New Roman" w:cs="Times New Roman"/>
              <w:noProof/>
              <w:sz w:val="24"/>
              <w:szCs w:val="24"/>
              <w:lang/>
              <w:rPrChange w:id="306" w:author="Stjepan Salopek (ssalopek)" w:date="2021-09-13T17:23:00Z">
                <w:rPr>
                  <w:ins w:id="307" w:author="Stjepan Salopek (ssalopek)" w:date="2021-09-13T17:23:00Z"/>
                  <w:rFonts w:eastAsiaTheme="minorEastAsia"/>
                  <w:noProof/>
                  <w:lang/>
                </w:rPr>
              </w:rPrChange>
            </w:rPr>
          </w:pPr>
          <w:ins w:id="308" w:author="Stjepan Salopek (ssalopek)" w:date="2021-09-13T17:23:00Z">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11"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14"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15" w:author="Stjepan Salopek (ssalopek)" w:date="2021-09-13T17:23:00Z">
                  <w:rPr>
                    <w:noProof/>
                    <w:webHidden/>
                  </w:rPr>
                </w:rPrChange>
              </w:rPr>
              <w:tab/>
            </w:r>
            <w:r w:rsidRPr="00A3456A">
              <w:rPr>
                <w:rFonts w:ascii="Times New Roman" w:hAnsi="Times New Roman" w:cs="Times New Roman"/>
                <w:noProof/>
                <w:webHidden/>
                <w:sz w:val="24"/>
                <w:szCs w:val="24"/>
                <w:rPrChange w:id="3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7" w:author="Stjepan Salopek (ssalopek)" w:date="2021-09-13T17:23:00Z">
                  <w:rPr>
                    <w:noProof/>
                    <w:webHidden/>
                  </w:rPr>
                </w:rPrChange>
              </w:rPr>
              <w:instrText xml:space="preserve"> PAGEREF _Toc82446257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318" w:author="Stjepan Salopek (ssalopek)" w:date="2021-09-13T17:23:00Z">
                <w:rPr>
                  <w:noProof/>
                  <w:webHidden/>
                </w:rPr>
              </w:rPrChange>
            </w:rPr>
            <w:fldChar w:fldCharType="separate"/>
          </w:r>
          <w:ins w:id="319" w:author="Stjepan Salopek (ssalopek)" w:date="2021-09-13T17:23:00Z">
            <w:r w:rsidRPr="00A3456A">
              <w:rPr>
                <w:rFonts w:ascii="Times New Roman" w:hAnsi="Times New Roman" w:cs="Times New Roman"/>
                <w:noProof/>
                <w:webHidden/>
                <w:sz w:val="24"/>
                <w:szCs w:val="24"/>
                <w:rPrChange w:id="320" w:author="Stjepan Salopek (ssalopek)" w:date="2021-09-13T17:23:00Z">
                  <w:rPr>
                    <w:noProof/>
                    <w:webHidden/>
                  </w:rPr>
                </w:rPrChange>
              </w:rPr>
              <w:t>19</w:t>
            </w:r>
            <w:r w:rsidRPr="00A3456A">
              <w:rPr>
                <w:rFonts w:ascii="Times New Roman" w:hAnsi="Times New Roman" w:cs="Times New Roman"/>
                <w:noProof/>
                <w:webHidden/>
                <w:sz w:val="24"/>
                <w:szCs w:val="24"/>
                <w:rPrChange w:id="3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22"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23" w:author="Stjepan Salopek (ssalopek)" w:date="2021-09-13T17:23:00Z"/>
              <w:rFonts w:eastAsiaTheme="minorEastAsia"/>
              <w:noProof/>
              <w:lang/>
            </w:rPr>
          </w:pPr>
          <w:ins w:id="324" w:author="Stjepan Salopek (ssalopek)" w:date="2021-09-13T17:23:00Z">
            <w:r w:rsidRPr="00A3456A">
              <w:rPr>
                <w:rStyle w:val="Hyperlink"/>
                <w:rFonts w:ascii="Times New Roman" w:hAnsi="Times New Roman" w:cs="Times New Roman"/>
                <w:noProof/>
                <w:sz w:val="24"/>
                <w:szCs w:val="24"/>
                <w:rPrChange w:id="32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9"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164BFB">
            <w:rPr>
              <w:noProof/>
              <w:webHidden/>
            </w:rPr>
          </w:r>
          <w:r w:rsidRPr="002F0BD6">
            <w:rPr>
              <w:noProof/>
              <w:webHidden/>
            </w:rPr>
            <w:fldChar w:fldCharType="separate"/>
          </w:r>
          <w:ins w:id="330"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31"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32" w:author="Stjepan Salopek (ssalopek)" w:date="2021-09-13T17:23:00Z"/>
              <w:rFonts w:eastAsiaTheme="minorEastAsia"/>
              <w:noProof/>
              <w:lang/>
            </w:rPr>
          </w:pPr>
          <w:ins w:id="333" w:author="Stjepan Salopek (ssalopek)" w:date="2021-09-13T17:23:00Z">
            <w:r w:rsidRPr="00A3456A">
              <w:rPr>
                <w:rStyle w:val="Hyperlink"/>
                <w:rFonts w:ascii="Times New Roman" w:hAnsi="Times New Roman" w:cs="Times New Roman"/>
                <w:noProof/>
                <w:sz w:val="24"/>
                <w:szCs w:val="24"/>
                <w:rPrChange w:id="33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35"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3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38"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164BFB">
            <w:rPr>
              <w:noProof/>
              <w:webHidden/>
            </w:rPr>
          </w:r>
          <w:r w:rsidRPr="002F0BD6">
            <w:rPr>
              <w:noProof/>
              <w:webHidden/>
            </w:rPr>
            <w:fldChar w:fldCharType="separate"/>
          </w:r>
          <w:ins w:id="339"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41" w:author="Stjepan Salopek (ssalopek)" w:date="2021-09-13T17:23:00Z"/>
              <w:rFonts w:eastAsiaTheme="minorEastAsia"/>
              <w:noProof/>
              <w:lang/>
            </w:rPr>
          </w:pPr>
          <w:ins w:id="342" w:author="Stjepan Salopek (ssalopek)" w:date="2021-09-13T17:23:00Z">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4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7"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164BFB">
            <w:rPr>
              <w:noProof/>
              <w:webHidden/>
            </w:rPr>
          </w:r>
          <w:r w:rsidRPr="002F0BD6">
            <w:rPr>
              <w:noProof/>
              <w:webHidden/>
            </w:rPr>
            <w:fldChar w:fldCharType="separate"/>
          </w:r>
          <w:ins w:id="348"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50" w:author="Stjepan Salopek (ssalopek)" w:date="2021-09-13T17:23:00Z"/>
              <w:rFonts w:eastAsiaTheme="minorEastAsia"/>
              <w:noProof/>
              <w:lang/>
            </w:rPr>
          </w:pPr>
          <w:ins w:id="351" w:author="Stjepan Salopek (ssalopek)" w:date="2021-09-13T17:23:00Z">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6"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164BFB">
            <w:rPr>
              <w:noProof/>
              <w:webHidden/>
            </w:rPr>
          </w:r>
          <w:r w:rsidRPr="002F0BD6">
            <w:rPr>
              <w:noProof/>
              <w:webHidden/>
            </w:rPr>
            <w:fldChar w:fldCharType="separate"/>
          </w:r>
          <w:ins w:id="357"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59" w:author="Stjepan Salopek (ssalopek)" w:date="2021-09-13T17:23:00Z"/>
              <w:rFonts w:eastAsiaTheme="minorEastAsia"/>
              <w:noProof/>
              <w:lang/>
            </w:rPr>
          </w:pPr>
          <w:ins w:id="360" w:author="Stjepan Salopek (ssalopek)" w:date="2021-09-13T17:23:00Z">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6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5"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164BFB">
            <w:rPr>
              <w:noProof/>
              <w:webHidden/>
            </w:rPr>
          </w:r>
          <w:r w:rsidRPr="002F0BD6">
            <w:rPr>
              <w:noProof/>
              <w:webHidden/>
            </w:rPr>
            <w:fldChar w:fldCharType="separate"/>
          </w:r>
          <w:ins w:id="366"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end"/>
            </w:r>
          </w:ins>
        </w:p>
        <w:p w14:paraId="2CC6C815" w14:textId="6BDAB1B0" w:rsidR="00A3456A" w:rsidRPr="00A3456A" w:rsidRDefault="00A3456A">
          <w:pPr>
            <w:pStyle w:val="TOC2"/>
            <w:rPr>
              <w:ins w:id="368" w:author="Stjepan Salopek (ssalopek)" w:date="2021-09-13T17:23:00Z"/>
              <w:rFonts w:ascii="Times New Roman" w:eastAsiaTheme="minorEastAsia" w:hAnsi="Times New Roman" w:cs="Times New Roman"/>
              <w:noProof/>
              <w:sz w:val="24"/>
              <w:szCs w:val="24"/>
              <w:lang/>
              <w:rPrChange w:id="369" w:author="Stjepan Salopek (ssalopek)" w:date="2021-09-13T17:23:00Z">
                <w:rPr>
                  <w:ins w:id="370" w:author="Stjepan Salopek (ssalopek)" w:date="2021-09-13T17:23:00Z"/>
                  <w:rFonts w:eastAsiaTheme="minorEastAsia"/>
                  <w:noProof/>
                  <w:lang/>
                </w:rPr>
              </w:rPrChange>
            </w:rPr>
          </w:pPr>
          <w:ins w:id="371" w:author="Stjepan Salopek (ssalopek)" w:date="2021-09-13T17:23:00Z">
            <w:r w:rsidRPr="00A3456A">
              <w:rPr>
                <w:rStyle w:val="Hyperlink"/>
                <w:rFonts w:ascii="Times New Roman" w:hAnsi="Times New Roman" w:cs="Times New Roman"/>
                <w:noProof/>
                <w:sz w:val="24"/>
                <w:szCs w:val="24"/>
                <w:rPrChange w:id="37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74"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7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78" w:author="Stjepan Salopek (ssalopek)" w:date="2021-09-13T17:23:00Z">
                  <w:rPr>
                    <w:noProof/>
                    <w:webHidden/>
                  </w:rPr>
                </w:rPrChange>
              </w:rPr>
              <w:tab/>
            </w:r>
            <w:r w:rsidRPr="00A3456A">
              <w:rPr>
                <w:rFonts w:ascii="Times New Roman" w:hAnsi="Times New Roman" w:cs="Times New Roman"/>
                <w:noProof/>
                <w:webHidden/>
                <w:sz w:val="24"/>
                <w:szCs w:val="24"/>
                <w:rPrChange w:id="37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80" w:author="Stjepan Salopek (ssalopek)" w:date="2021-09-13T17:23:00Z">
                  <w:rPr>
                    <w:noProof/>
                    <w:webHidden/>
                  </w:rPr>
                </w:rPrChange>
              </w:rPr>
              <w:instrText xml:space="preserve"> PAGEREF _Toc82446263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381" w:author="Stjepan Salopek (ssalopek)" w:date="2021-09-13T17:23:00Z">
                <w:rPr>
                  <w:noProof/>
                  <w:webHidden/>
                </w:rPr>
              </w:rPrChange>
            </w:rPr>
            <w:fldChar w:fldCharType="separate"/>
          </w:r>
          <w:ins w:id="382" w:author="Stjepan Salopek (ssalopek)" w:date="2021-09-13T17:23:00Z">
            <w:r w:rsidRPr="00A3456A">
              <w:rPr>
                <w:rFonts w:ascii="Times New Roman" w:hAnsi="Times New Roman" w:cs="Times New Roman"/>
                <w:noProof/>
                <w:webHidden/>
                <w:sz w:val="24"/>
                <w:szCs w:val="24"/>
                <w:rPrChange w:id="383" w:author="Stjepan Salopek (ssalopek)" w:date="2021-09-13T17:23:00Z">
                  <w:rPr>
                    <w:noProof/>
                    <w:webHidden/>
                  </w:rPr>
                </w:rPrChange>
              </w:rPr>
              <w:t>21</w:t>
            </w:r>
            <w:r w:rsidRPr="00A3456A">
              <w:rPr>
                <w:rFonts w:ascii="Times New Roman" w:hAnsi="Times New Roman" w:cs="Times New Roman"/>
                <w:noProof/>
                <w:webHidden/>
                <w:sz w:val="24"/>
                <w:szCs w:val="24"/>
                <w:rPrChange w:id="3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85"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386" w:author="Stjepan Salopek (ssalopek)" w:date="2021-09-13T17:23:00Z"/>
              <w:rFonts w:eastAsiaTheme="minorEastAsia"/>
              <w:noProof/>
              <w:lang/>
            </w:rPr>
          </w:pPr>
          <w:ins w:id="387" w:author="Stjepan Salopek (ssalopek)" w:date="2021-09-13T17:23:00Z">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9"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164BFB">
            <w:rPr>
              <w:noProof/>
              <w:webHidden/>
            </w:rPr>
          </w:r>
          <w:r w:rsidRPr="002F0BD6">
            <w:rPr>
              <w:noProof/>
              <w:webHidden/>
            </w:rPr>
            <w:fldChar w:fldCharType="separate"/>
          </w:r>
          <w:ins w:id="393"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394"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395" w:author="Stjepan Salopek (ssalopek)" w:date="2021-09-13T17:23:00Z"/>
              <w:rFonts w:eastAsiaTheme="minorEastAsia"/>
              <w:noProof/>
              <w:lang/>
            </w:rPr>
          </w:pPr>
          <w:ins w:id="396" w:author="Stjepan Salopek (ssalopek)" w:date="2021-09-13T17:23:00Z">
            <w:r w:rsidRPr="00A3456A">
              <w:rPr>
                <w:rStyle w:val="Hyperlink"/>
                <w:rFonts w:ascii="Times New Roman" w:hAnsi="Times New Roman" w:cs="Times New Roman"/>
                <w:noProof/>
                <w:sz w:val="24"/>
                <w:szCs w:val="24"/>
                <w:rPrChange w:id="3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98"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39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164BFB">
            <w:rPr>
              <w:noProof/>
              <w:webHidden/>
            </w:rPr>
          </w:r>
          <w:r w:rsidRPr="002F0BD6">
            <w:rPr>
              <w:noProof/>
              <w:webHidden/>
            </w:rPr>
            <w:fldChar w:fldCharType="separate"/>
          </w:r>
          <w:ins w:id="402"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03"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04" w:author="Stjepan Salopek (ssalopek)" w:date="2021-09-13T17:23:00Z"/>
              <w:rFonts w:eastAsiaTheme="minorEastAsia"/>
              <w:noProof/>
              <w:lang/>
            </w:rPr>
          </w:pPr>
          <w:ins w:id="405" w:author="Stjepan Salopek (ssalopek)" w:date="2021-09-13T17:23:00Z">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164BFB">
            <w:rPr>
              <w:noProof/>
              <w:webHidden/>
            </w:rPr>
          </w:r>
          <w:r w:rsidRPr="002F0BD6">
            <w:rPr>
              <w:noProof/>
              <w:webHidden/>
            </w:rPr>
            <w:fldChar w:fldCharType="separate"/>
          </w:r>
          <w:ins w:id="411"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12"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13" w:author="Stjepan Salopek (ssalopek)" w:date="2021-09-13T17:23:00Z"/>
              <w:rFonts w:eastAsiaTheme="minorEastAsia"/>
              <w:noProof/>
              <w:lang/>
            </w:rPr>
          </w:pPr>
          <w:ins w:id="414" w:author="Stjepan Salopek (ssalopek)" w:date="2021-09-13T17:23:00Z">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164BFB">
            <w:rPr>
              <w:noProof/>
              <w:webHidden/>
            </w:rPr>
          </w:r>
          <w:r w:rsidRPr="002F0BD6">
            <w:rPr>
              <w:noProof/>
              <w:webHidden/>
            </w:rPr>
            <w:fldChar w:fldCharType="separate"/>
          </w:r>
          <w:ins w:id="420"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21"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22" w:author="Stjepan Salopek (ssalopek)" w:date="2021-09-13T17:23:00Z"/>
              <w:rFonts w:eastAsiaTheme="minorEastAsia"/>
              <w:noProof/>
              <w:lang/>
            </w:rPr>
          </w:pPr>
          <w:ins w:id="423" w:author="Stjepan Salopek (ssalopek)" w:date="2021-09-13T17:23:00Z">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164BFB">
            <w:rPr>
              <w:noProof/>
              <w:webHidden/>
            </w:rPr>
          </w:r>
          <w:r w:rsidRPr="002F0BD6">
            <w:rPr>
              <w:noProof/>
              <w:webHidden/>
            </w:rPr>
            <w:fldChar w:fldCharType="separate"/>
          </w:r>
          <w:ins w:id="429"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30" w:author="Stjepan Salopek (ssalopek)" w:date="2021-09-13T17:23:00Z">
                  <w:rPr>
                    <w:rStyle w:val="Hyperlink"/>
                    <w:noProof/>
                  </w:rPr>
                </w:rPrChange>
              </w:rPr>
              <w:fldChar w:fldCharType="end"/>
            </w:r>
          </w:ins>
        </w:p>
        <w:p w14:paraId="0D20670C" w14:textId="11FEE7E5" w:rsidR="00A3456A" w:rsidRPr="00A3456A" w:rsidRDefault="00A3456A">
          <w:pPr>
            <w:pStyle w:val="TOC2"/>
            <w:rPr>
              <w:ins w:id="431" w:author="Stjepan Salopek (ssalopek)" w:date="2021-09-13T17:23:00Z"/>
              <w:rFonts w:ascii="Times New Roman" w:eastAsiaTheme="minorEastAsia" w:hAnsi="Times New Roman" w:cs="Times New Roman"/>
              <w:noProof/>
              <w:sz w:val="24"/>
              <w:szCs w:val="24"/>
              <w:lang/>
              <w:rPrChange w:id="432" w:author="Stjepan Salopek (ssalopek)" w:date="2021-09-13T17:23:00Z">
                <w:rPr>
                  <w:ins w:id="433" w:author="Stjepan Salopek (ssalopek)" w:date="2021-09-13T17:23:00Z"/>
                  <w:rFonts w:eastAsiaTheme="minorEastAsia"/>
                  <w:noProof/>
                  <w:lang/>
                </w:rPr>
              </w:rPrChange>
            </w:rPr>
          </w:pPr>
          <w:ins w:id="434" w:author="Stjepan Salopek (ssalopek)" w:date="2021-09-13T17:23:00Z">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3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37"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3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41" w:author="Stjepan Salopek (ssalopek)" w:date="2021-09-13T17:23:00Z">
                  <w:rPr>
                    <w:noProof/>
                    <w:webHidden/>
                  </w:rPr>
                </w:rPrChange>
              </w:rPr>
              <w:tab/>
            </w:r>
            <w:r w:rsidRPr="00A3456A">
              <w:rPr>
                <w:rFonts w:ascii="Times New Roman" w:hAnsi="Times New Roman" w:cs="Times New Roman"/>
                <w:noProof/>
                <w:webHidden/>
                <w:sz w:val="24"/>
                <w:szCs w:val="24"/>
                <w:rPrChange w:id="44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43" w:author="Stjepan Salopek (ssalopek)" w:date="2021-09-13T17:23:00Z">
                  <w:rPr>
                    <w:noProof/>
                    <w:webHidden/>
                  </w:rPr>
                </w:rPrChange>
              </w:rPr>
              <w:instrText xml:space="preserve"> PAGEREF _Toc82446269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444" w:author="Stjepan Salopek (ssalopek)" w:date="2021-09-13T17:23:00Z">
                <w:rPr>
                  <w:noProof/>
                  <w:webHidden/>
                </w:rPr>
              </w:rPrChange>
            </w:rPr>
            <w:fldChar w:fldCharType="separate"/>
          </w:r>
          <w:ins w:id="445" w:author="Stjepan Salopek (ssalopek)" w:date="2021-09-13T17:23:00Z">
            <w:r w:rsidRPr="00A3456A">
              <w:rPr>
                <w:rFonts w:ascii="Times New Roman" w:hAnsi="Times New Roman" w:cs="Times New Roman"/>
                <w:noProof/>
                <w:webHidden/>
                <w:sz w:val="24"/>
                <w:szCs w:val="24"/>
                <w:rPrChange w:id="446" w:author="Stjepan Salopek (ssalopek)" w:date="2021-09-13T17:23:00Z">
                  <w:rPr>
                    <w:noProof/>
                    <w:webHidden/>
                  </w:rPr>
                </w:rPrChange>
              </w:rPr>
              <w:t>26</w:t>
            </w:r>
            <w:r w:rsidRPr="00A3456A">
              <w:rPr>
                <w:rFonts w:ascii="Times New Roman" w:hAnsi="Times New Roman" w:cs="Times New Roman"/>
                <w:noProof/>
                <w:webHidden/>
                <w:sz w:val="24"/>
                <w:szCs w:val="24"/>
                <w:rPrChange w:id="44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48" w:author="Stjepan Salopek (ssalopek)" w:date="2021-09-13T17:23:00Z">
                  <w:rPr>
                    <w:rStyle w:val="Hyperlink"/>
                    <w:noProof/>
                  </w:rPr>
                </w:rPrChange>
              </w:rPr>
              <w:fldChar w:fldCharType="end"/>
            </w:r>
          </w:ins>
        </w:p>
        <w:p w14:paraId="2F1DFAF2" w14:textId="2A7C3886" w:rsidR="00A3456A" w:rsidRPr="00A3456A" w:rsidRDefault="00A3456A">
          <w:pPr>
            <w:pStyle w:val="TOC2"/>
            <w:rPr>
              <w:ins w:id="449" w:author="Stjepan Salopek (ssalopek)" w:date="2021-09-13T17:23:00Z"/>
              <w:rFonts w:ascii="Times New Roman" w:eastAsiaTheme="minorEastAsia" w:hAnsi="Times New Roman" w:cs="Times New Roman"/>
              <w:noProof/>
              <w:sz w:val="24"/>
              <w:szCs w:val="24"/>
              <w:lang/>
              <w:rPrChange w:id="450" w:author="Stjepan Salopek (ssalopek)" w:date="2021-09-13T17:23:00Z">
                <w:rPr>
                  <w:ins w:id="451" w:author="Stjepan Salopek (ssalopek)" w:date="2021-09-13T17:23:00Z"/>
                  <w:rFonts w:eastAsiaTheme="minorEastAsia"/>
                  <w:noProof/>
                  <w:lang/>
                </w:rPr>
              </w:rPrChange>
            </w:rPr>
          </w:pPr>
          <w:ins w:id="452" w:author="Stjepan Salopek (ssalopek)" w:date="2021-09-13T17:23:00Z">
            <w:r w:rsidRPr="00A3456A">
              <w:rPr>
                <w:rStyle w:val="Hyperlink"/>
                <w:rFonts w:ascii="Times New Roman" w:hAnsi="Times New Roman" w:cs="Times New Roman"/>
                <w:noProof/>
                <w:sz w:val="24"/>
                <w:szCs w:val="24"/>
                <w:rPrChange w:id="4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5"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8"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59" w:author="Stjepan Salopek (ssalopek)" w:date="2021-09-13T17:23:00Z">
                  <w:rPr>
                    <w:noProof/>
                    <w:webHidden/>
                  </w:rPr>
                </w:rPrChange>
              </w:rPr>
              <w:tab/>
            </w:r>
            <w:r w:rsidRPr="00A3456A">
              <w:rPr>
                <w:rFonts w:ascii="Times New Roman" w:hAnsi="Times New Roman" w:cs="Times New Roman"/>
                <w:noProof/>
                <w:webHidden/>
                <w:sz w:val="24"/>
                <w:szCs w:val="24"/>
                <w:rPrChange w:id="46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61" w:author="Stjepan Salopek (ssalopek)" w:date="2021-09-13T17:23:00Z">
                  <w:rPr>
                    <w:noProof/>
                    <w:webHidden/>
                  </w:rPr>
                </w:rPrChange>
              </w:rPr>
              <w:instrText xml:space="preserve"> PAGEREF _Toc82446270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462" w:author="Stjepan Salopek (ssalopek)" w:date="2021-09-13T17:23:00Z">
                <w:rPr>
                  <w:noProof/>
                  <w:webHidden/>
                </w:rPr>
              </w:rPrChange>
            </w:rPr>
            <w:fldChar w:fldCharType="separate"/>
          </w:r>
          <w:ins w:id="463" w:author="Stjepan Salopek (ssalopek)" w:date="2021-09-13T17:23:00Z">
            <w:r w:rsidRPr="00A3456A">
              <w:rPr>
                <w:rFonts w:ascii="Times New Roman" w:hAnsi="Times New Roman" w:cs="Times New Roman"/>
                <w:noProof/>
                <w:webHidden/>
                <w:sz w:val="24"/>
                <w:szCs w:val="24"/>
                <w:rPrChange w:id="464" w:author="Stjepan Salopek (ssalopek)" w:date="2021-09-13T17:23:00Z">
                  <w:rPr>
                    <w:noProof/>
                    <w:webHidden/>
                  </w:rPr>
                </w:rPrChange>
              </w:rPr>
              <w:t>27</w:t>
            </w:r>
            <w:r w:rsidRPr="00A3456A">
              <w:rPr>
                <w:rFonts w:ascii="Times New Roman" w:hAnsi="Times New Roman" w:cs="Times New Roman"/>
                <w:noProof/>
                <w:webHidden/>
                <w:sz w:val="24"/>
                <w:szCs w:val="24"/>
                <w:rPrChange w:id="46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6"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67" w:author="Stjepan Salopek (ssalopek)" w:date="2021-09-13T17:23:00Z"/>
              <w:rFonts w:ascii="Times New Roman" w:eastAsiaTheme="minorEastAsia" w:hAnsi="Times New Roman" w:cs="Times New Roman"/>
              <w:noProof/>
              <w:sz w:val="24"/>
              <w:szCs w:val="24"/>
              <w:lang/>
              <w:rPrChange w:id="468" w:author="Stjepan Salopek (ssalopek)" w:date="2021-09-13T17:23:00Z">
                <w:rPr>
                  <w:ins w:id="469" w:author="Stjepan Salopek (ssalopek)" w:date="2021-09-13T17:23:00Z"/>
                  <w:rFonts w:eastAsiaTheme="minorEastAsia"/>
                  <w:noProof/>
                  <w:lang/>
                </w:rPr>
              </w:rPrChange>
            </w:rPr>
            <w:pPrChange w:id="470" w:author="Stjepan Salopek (ssalopek)" w:date="2021-09-13T17:24:00Z">
              <w:pPr>
                <w:pStyle w:val="TOC1"/>
              </w:pPr>
            </w:pPrChange>
          </w:pPr>
          <w:ins w:id="471" w:author="Stjepan Salopek (ssalopek)" w:date="2021-09-13T17:23:00Z">
            <w:r w:rsidRPr="00A3456A">
              <w:rPr>
                <w:rStyle w:val="Hyperlink"/>
                <w:rFonts w:ascii="Times New Roman" w:hAnsi="Times New Roman" w:cs="Times New Roman"/>
                <w:noProof/>
                <w:sz w:val="24"/>
                <w:szCs w:val="24"/>
                <w:rPrChange w:id="47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4"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7"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78" w:author="Stjepan Salopek (ssalopek)" w:date="2021-09-13T17:23:00Z">
                  <w:rPr>
                    <w:noProof/>
                    <w:webHidden/>
                  </w:rPr>
                </w:rPrChange>
              </w:rPr>
              <w:tab/>
            </w:r>
            <w:r w:rsidRPr="00A3456A">
              <w:rPr>
                <w:rFonts w:ascii="Times New Roman" w:hAnsi="Times New Roman" w:cs="Times New Roman"/>
                <w:noProof/>
                <w:webHidden/>
                <w:sz w:val="24"/>
                <w:szCs w:val="24"/>
                <w:rPrChange w:id="47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80" w:author="Stjepan Salopek (ssalopek)" w:date="2021-09-13T17:23:00Z">
                  <w:rPr>
                    <w:noProof/>
                    <w:webHidden/>
                  </w:rPr>
                </w:rPrChange>
              </w:rPr>
              <w:instrText xml:space="preserve"> PAGEREF _Toc82446271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481" w:author="Stjepan Salopek (ssalopek)" w:date="2021-09-13T17:23:00Z">
                <w:rPr>
                  <w:noProof/>
                  <w:webHidden/>
                </w:rPr>
              </w:rPrChange>
            </w:rPr>
            <w:fldChar w:fldCharType="separate"/>
          </w:r>
          <w:ins w:id="482" w:author="Stjepan Salopek (ssalopek)" w:date="2021-09-13T17:23:00Z">
            <w:r w:rsidRPr="00A3456A">
              <w:rPr>
                <w:rFonts w:ascii="Times New Roman" w:hAnsi="Times New Roman" w:cs="Times New Roman"/>
                <w:noProof/>
                <w:webHidden/>
                <w:sz w:val="24"/>
                <w:szCs w:val="24"/>
                <w:rPrChange w:id="483" w:author="Stjepan Salopek (ssalopek)" w:date="2021-09-13T17:23:00Z">
                  <w:rPr>
                    <w:noProof/>
                    <w:webHidden/>
                  </w:rPr>
                </w:rPrChange>
              </w:rPr>
              <w:t>28</w:t>
            </w:r>
            <w:r w:rsidRPr="00A3456A">
              <w:rPr>
                <w:rFonts w:ascii="Times New Roman" w:hAnsi="Times New Roman" w:cs="Times New Roman"/>
                <w:noProof/>
                <w:webHidden/>
                <w:sz w:val="24"/>
                <w:szCs w:val="24"/>
                <w:rPrChange w:id="4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5" w:author="Stjepan Salopek (ssalopek)" w:date="2021-09-13T17:23:00Z">
                  <w:rPr>
                    <w:rStyle w:val="Hyperlink"/>
                    <w:noProof/>
                  </w:rPr>
                </w:rPrChange>
              </w:rPr>
              <w:fldChar w:fldCharType="end"/>
            </w:r>
          </w:ins>
        </w:p>
        <w:p w14:paraId="6B7EDB63" w14:textId="6B52C607" w:rsidR="00A3456A" w:rsidRPr="00A3456A" w:rsidRDefault="00A3456A">
          <w:pPr>
            <w:pStyle w:val="TOC2"/>
            <w:rPr>
              <w:ins w:id="486" w:author="Stjepan Salopek (ssalopek)" w:date="2021-09-13T17:23:00Z"/>
              <w:rFonts w:ascii="Times New Roman" w:eastAsiaTheme="minorEastAsia" w:hAnsi="Times New Roman" w:cs="Times New Roman"/>
              <w:noProof/>
              <w:sz w:val="24"/>
              <w:szCs w:val="24"/>
              <w:lang/>
              <w:rPrChange w:id="487" w:author="Stjepan Salopek (ssalopek)" w:date="2021-09-13T17:23:00Z">
                <w:rPr>
                  <w:ins w:id="488" w:author="Stjepan Salopek (ssalopek)" w:date="2021-09-13T17:23:00Z"/>
                  <w:rFonts w:eastAsiaTheme="minorEastAsia"/>
                  <w:noProof/>
                  <w:lang/>
                </w:rPr>
              </w:rPrChange>
            </w:rPr>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_Toc82446272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499" w:author="Stjepan Salopek (ssalopek)" w:date="2021-09-13T17:23:00Z">
                <w:rPr>
                  <w:noProof/>
                  <w:webHidden/>
                </w:rPr>
              </w:rPrChange>
            </w:rPr>
            <w:fldChar w:fldCharType="separate"/>
          </w:r>
          <w:ins w:id="500" w:author="Stjepan Salopek (ssalopek)" w:date="2021-09-13T17:23:00Z">
            <w:r w:rsidRPr="00A3456A">
              <w:rPr>
                <w:rFonts w:ascii="Times New Roman" w:hAnsi="Times New Roman" w:cs="Times New Roman"/>
                <w:noProof/>
                <w:webHidden/>
                <w:sz w:val="24"/>
                <w:szCs w:val="24"/>
                <w:rPrChange w:id="501" w:author="Stjepan Salopek (ssalopek)" w:date="2021-09-13T17:23:00Z">
                  <w:rPr>
                    <w:noProof/>
                    <w:webHidden/>
                  </w:rPr>
                </w:rPrChange>
              </w:rPr>
              <w:t>28</w:t>
            </w:r>
            <w:r w:rsidRPr="00A3456A">
              <w:rPr>
                <w:rFonts w:ascii="Times New Roman" w:hAnsi="Times New Roman" w:cs="Times New Roman"/>
                <w:noProof/>
                <w:webHidden/>
                <w:sz w:val="24"/>
                <w:szCs w:val="24"/>
                <w:rPrChange w:id="5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3" w:author="Stjepan Salopek (ssalopek)" w:date="2021-09-13T17:23:00Z">
                  <w:rPr>
                    <w:rStyle w:val="Hyperlink"/>
                    <w:noProof/>
                  </w:rPr>
                </w:rPrChange>
              </w:rPr>
              <w:fldChar w:fldCharType="end"/>
            </w:r>
          </w:ins>
        </w:p>
        <w:p w14:paraId="7CB35D5F" w14:textId="1C0BE5EF" w:rsidR="00A3456A" w:rsidRPr="00A3456A" w:rsidRDefault="00A3456A">
          <w:pPr>
            <w:pStyle w:val="TOC2"/>
            <w:rPr>
              <w:ins w:id="504" w:author="Stjepan Salopek (ssalopek)" w:date="2021-09-13T17:23:00Z"/>
              <w:rFonts w:ascii="Times New Roman" w:eastAsiaTheme="minorEastAsia" w:hAnsi="Times New Roman" w:cs="Times New Roman"/>
              <w:noProof/>
              <w:sz w:val="24"/>
              <w:szCs w:val="24"/>
              <w:lang/>
              <w:rPrChange w:id="505" w:author="Stjepan Salopek (ssalopek)" w:date="2021-09-13T17:23:00Z">
                <w:rPr>
                  <w:ins w:id="506" w:author="Stjepan Salopek (ssalopek)" w:date="2021-09-13T17:23:00Z"/>
                  <w:rFonts w:eastAsiaTheme="minorEastAsia"/>
                  <w:noProof/>
                  <w:lang/>
                </w:rPr>
              </w:rPrChange>
            </w:rPr>
          </w:pPr>
          <w:ins w:id="507" w:author="Stjepan Salopek (ssalopek)" w:date="2021-09-13T17:23:00Z">
            <w:r w:rsidRPr="00A3456A">
              <w:rPr>
                <w:rStyle w:val="Hyperlink"/>
                <w:rFonts w:ascii="Times New Roman" w:hAnsi="Times New Roman" w:cs="Times New Roman"/>
                <w:noProof/>
                <w:sz w:val="24"/>
                <w:szCs w:val="24"/>
                <w:rPrChange w:id="5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14" w:author="Stjepan Salopek (ssalopek)" w:date="2021-09-13T17:23:00Z">
                  <w:rPr>
                    <w:noProof/>
                    <w:webHidden/>
                  </w:rPr>
                </w:rPrChange>
              </w:rPr>
              <w:tab/>
            </w:r>
            <w:r w:rsidRPr="00A3456A">
              <w:rPr>
                <w:rFonts w:ascii="Times New Roman" w:hAnsi="Times New Roman" w:cs="Times New Roman"/>
                <w:noProof/>
                <w:webHidden/>
                <w:sz w:val="24"/>
                <w:szCs w:val="24"/>
                <w:rPrChange w:id="5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6" w:author="Stjepan Salopek (ssalopek)" w:date="2021-09-13T17:23:00Z">
                  <w:rPr>
                    <w:noProof/>
                    <w:webHidden/>
                  </w:rPr>
                </w:rPrChange>
              </w:rPr>
              <w:instrText xml:space="preserve"> PAGEREF _Toc82446273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517" w:author="Stjepan Salopek (ssalopek)" w:date="2021-09-13T17:23:00Z">
                <w:rPr>
                  <w:noProof/>
                  <w:webHidden/>
                </w:rPr>
              </w:rPrChange>
            </w:rPr>
            <w:fldChar w:fldCharType="separate"/>
          </w:r>
          <w:ins w:id="518" w:author="Stjepan Salopek (ssalopek)" w:date="2021-09-13T17:23:00Z">
            <w:r w:rsidRPr="00A3456A">
              <w:rPr>
                <w:rFonts w:ascii="Times New Roman" w:hAnsi="Times New Roman" w:cs="Times New Roman"/>
                <w:noProof/>
                <w:webHidden/>
                <w:sz w:val="24"/>
                <w:szCs w:val="24"/>
                <w:rPrChange w:id="519" w:author="Stjepan Salopek (ssalopek)" w:date="2021-09-13T17:23:00Z">
                  <w:rPr>
                    <w:noProof/>
                    <w:webHidden/>
                  </w:rPr>
                </w:rPrChange>
              </w:rPr>
              <w:t>28</w:t>
            </w:r>
            <w:r w:rsidRPr="00A3456A">
              <w:rPr>
                <w:rFonts w:ascii="Times New Roman" w:hAnsi="Times New Roman" w:cs="Times New Roman"/>
                <w:noProof/>
                <w:webHidden/>
                <w:sz w:val="24"/>
                <w:szCs w:val="24"/>
                <w:rPrChange w:id="52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1" w:author="Stjepan Salopek (ssalopek)" w:date="2021-09-13T17:23:00Z">
                  <w:rPr>
                    <w:rStyle w:val="Hyperlink"/>
                    <w:noProof/>
                  </w:rPr>
                </w:rPrChange>
              </w:rPr>
              <w:fldChar w:fldCharType="end"/>
            </w:r>
          </w:ins>
        </w:p>
        <w:p w14:paraId="081201D2" w14:textId="4DC366BB" w:rsidR="00A3456A" w:rsidRPr="00A3456A" w:rsidRDefault="00A3456A">
          <w:pPr>
            <w:pStyle w:val="TOC2"/>
            <w:rPr>
              <w:ins w:id="522" w:author="Stjepan Salopek (ssalopek)" w:date="2021-09-13T17:23:00Z"/>
              <w:rFonts w:ascii="Times New Roman" w:eastAsiaTheme="minorEastAsia" w:hAnsi="Times New Roman" w:cs="Times New Roman"/>
              <w:noProof/>
              <w:sz w:val="24"/>
              <w:szCs w:val="24"/>
              <w:lang/>
              <w:rPrChange w:id="523" w:author="Stjepan Salopek (ssalopek)" w:date="2021-09-13T17:23:00Z">
                <w:rPr>
                  <w:ins w:id="524" w:author="Stjepan Salopek (ssalopek)" w:date="2021-09-13T17:23:00Z"/>
                  <w:rFonts w:eastAsiaTheme="minorEastAsia"/>
                  <w:noProof/>
                  <w:lang/>
                </w:rPr>
              </w:rPrChange>
            </w:rPr>
          </w:pPr>
          <w:ins w:id="525" w:author="Stjepan Salopek (ssalopek)" w:date="2021-09-13T17:23:00Z">
            <w:r w:rsidRPr="00A3456A">
              <w:rPr>
                <w:rStyle w:val="Hyperlink"/>
                <w:rFonts w:ascii="Times New Roman" w:hAnsi="Times New Roman" w:cs="Times New Roman"/>
                <w:noProof/>
                <w:sz w:val="24"/>
                <w:szCs w:val="24"/>
                <w:rPrChange w:id="52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28"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32" w:author="Stjepan Salopek (ssalopek)" w:date="2021-09-13T17:23:00Z">
                  <w:rPr>
                    <w:noProof/>
                    <w:webHidden/>
                  </w:rPr>
                </w:rPrChange>
              </w:rPr>
              <w:tab/>
            </w:r>
            <w:r w:rsidRPr="00A3456A">
              <w:rPr>
                <w:rFonts w:ascii="Times New Roman" w:hAnsi="Times New Roman" w:cs="Times New Roman"/>
                <w:noProof/>
                <w:webHidden/>
                <w:sz w:val="24"/>
                <w:szCs w:val="24"/>
                <w:rPrChange w:id="53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4" w:author="Stjepan Salopek (ssalopek)" w:date="2021-09-13T17:23:00Z">
                  <w:rPr>
                    <w:noProof/>
                    <w:webHidden/>
                  </w:rPr>
                </w:rPrChange>
              </w:rPr>
              <w:instrText xml:space="preserve"> PAGEREF _Toc82446274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separate"/>
          </w:r>
          <w:ins w:id="536" w:author="Stjepan Salopek (ssalopek)" w:date="2021-09-13T17:23:00Z">
            <w:r w:rsidRPr="00A3456A">
              <w:rPr>
                <w:rFonts w:ascii="Times New Roman" w:hAnsi="Times New Roman" w:cs="Times New Roman"/>
                <w:noProof/>
                <w:webHidden/>
                <w:sz w:val="24"/>
                <w:szCs w:val="24"/>
                <w:rPrChange w:id="537" w:author="Stjepan Salopek (ssalopek)" w:date="2021-09-13T17:23:00Z">
                  <w:rPr>
                    <w:noProof/>
                    <w:webHidden/>
                  </w:rPr>
                </w:rPrChange>
              </w:rPr>
              <w:t>29</w:t>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39" w:author="Stjepan Salopek (ssalopek)" w:date="2021-09-13T17:23:00Z">
                  <w:rPr>
                    <w:rStyle w:val="Hyperlink"/>
                    <w:noProof/>
                  </w:rPr>
                </w:rPrChange>
              </w:rPr>
              <w:fldChar w:fldCharType="end"/>
            </w:r>
          </w:ins>
        </w:p>
        <w:p w14:paraId="35DC95F4" w14:textId="3C41FEB4" w:rsidR="00A3456A" w:rsidRPr="00A3456A" w:rsidRDefault="00A3456A">
          <w:pPr>
            <w:pStyle w:val="TOC2"/>
            <w:rPr>
              <w:ins w:id="540" w:author="Stjepan Salopek (ssalopek)" w:date="2021-09-13T17:23:00Z"/>
              <w:rFonts w:ascii="Times New Roman" w:eastAsiaTheme="minorEastAsia" w:hAnsi="Times New Roman" w:cs="Times New Roman"/>
              <w:noProof/>
              <w:sz w:val="24"/>
              <w:szCs w:val="24"/>
              <w:lang/>
              <w:rPrChange w:id="541" w:author="Stjepan Salopek (ssalopek)" w:date="2021-09-13T17:23:00Z">
                <w:rPr>
                  <w:ins w:id="542" w:author="Stjepan Salopek (ssalopek)" w:date="2021-09-13T17:23:00Z"/>
                  <w:rFonts w:eastAsiaTheme="minorEastAsia"/>
                  <w:noProof/>
                  <w:lang/>
                </w:rPr>
              </w:rPrChange>
            </w:rPr>
          </w:pPr>
          <w:ins w:id="543" w:author="Stjepan Salopek (ssalopek)" w:date="2021-09-13T17:23:00Z">
            <w:r w:rsidRPr="00A3456A">
              <w:rPr>
                <w:rStyle w:val="Hyperlink"/>
                <w:rFonts w:ascii="Times New Roman" w:hAnsi="Times New Roman" w:cs="Times New Roman"/>
                <w:noProof/>
                <w:sz w:val="24"/>
                <w:szCs w:val="24"/>
                <w:rPrChange w:id="5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6"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49"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50" w:author="Stjepan Salopek (ssalopek)" w:date="2021-09-13T17:23:00Z">
                  <w:rPr>
                    <w:noProof/>
                    <w:webHidden/>
                  </w:rPr>
                </w:rPrChange>
              </w:rPr>
              <w:tab/>
            </w:r>
            <w:r w:rsidRPr="00A3456A">
              <w:rPr>
                <w:rFonts w:ascii="Times New Roman" w:hAnsi="Times New Roman" w:cs="Times New Roman"/>
                <w:noProof/>
                <w:webHidden/>
                <w:sz w:val="24"/>
                <w:szCs w:val="24"/>
                <w:rPrChange w:id="55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2" w:author="Stjepan Salopek (ssalopek)" w:date="2021-09-13T17:23:00Z">
                  <w:rPr>
                    <w:noProof/>
                    <w:webHidden/>
                  </w:rPr>
                </w:rPrChange>
              </w:rPr>
              <w:instrText xml:space="preserve"> PAGEREF _Toc82446276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553" w:author="Stjepan Salopek (ssalopek)" w:date="2021-09-13T17:23:00Z">
                <w:rPr>
                  <w:noProof/>
                  <w:webHidden/>
                </w:rPr>
              </w:rPrChange>
            </w:rPr>
            <w:fldChar w:fldCharType="separate"/>
          </w:r>
          <w:ins w:id="554" w:author="Stjepan Salopek (ssalopek)" w:date="2021-09-13T17:23:00Z">
            <w:r w:rsidRPr="00A3456A">
              <w:rPr>
                <w:rFonts w:ascii="Times New Roman" w:hAnsi="Times New Roman" w:cs="Times New Roman"/>
                <w:noProof/>
                <w:webHidden/>
                <w:sz w:val="24"/>
                <w:szCs w:val="24"/>
                <w:rPrChange w:id="555" w:author="Stjepan Salopek (ssalopek)" w:date="2021-09-13T17:23:00Z">
                  <w:rPr>
                    <w:noProof/>
                    <w:webHidden/>
                  </w:rPr>
                </w:rPrChange>
              </w:rPr>
              <w:t>29</w:t>
            </w:r>
            <w:r w:rsidRPr="00A3456A">
              <w:rPr>
                <w:rFonts w:ascii="Times New Roman" w:hAnsi="Times New Roman" w:cs="Times New Roman"/>
                <w:noProof/>
                <w:webHidden/>
                <w:sz w:val="24"/>
                <w:szCs w:val="24"/>
                <w:rPrChange w:id="55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57"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58" w:author="Stjepan Salopek (ssalopek)" w:date="2021-09-13T17:23:00Z"/>
              <w:rFonts w:eastAsiaTheme="minorEastAsia"/>
              <w:noProof/>
              <w:lang/>
            </w:rPr>
          </w:pPr>
          <w:ins w:id="559" w:author="Stjepan Salopek (ssalopek)" w:date="2021-09-13T17:23:00Z">
            <w:r w:rsidRPr="00A3456A">
              <w:rPr>
                <w:rStyle w:val="Hyperlink"/>
                <w:rFonts w:ascii="Times New Roman" w:hAnsi="Times New Roman" w:cs="Times New Roman"/>
                <w:noProof/>
                <w:sz w:val="24"/>
                <w:szCs w:val="24"/>
                <w:rPrChange w:id="56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6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64"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164BFB">
            <w:rPr>
              <w:noProof/>
              <w:webHidden/>
            </w:rPr>
          </w:r>
          <w:r w:rsidRPr="002F0BD6">
            <w:rPr>
              <w:noProof/>
              <w:webHidden/>
            </w:rPr>
            <w:fldChar w:fldCharType="separate"/>
          </w:r>
          <w:ins w:id="565"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67" w:author="Stjepan Salopek (ssalopek)" w:date="2021-09-13T17:23:00Z"/>
              <w:rFonts w:eastAsiaTheme="minorEastAsia"/>
              <w:noProof/>
              <w:lang/>
            </w:rPr>
          </w:pPr>
          <w:ins w:id="568" w:author="Stjepan Salopek (ssalopek)" w:date="2021-09-13T17:23:00Z">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3"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164BFB">
            <w:rPr>
              <w:noProof/>
              <w:webHidden/>
            </w:rPr>
          </w:r>
          <w:r w:rsidRPr="002F0BD6">
            <w:rPr>
              <w:noProof/>
              <w:webHidden/>
            </w:rPr>
            <w:fldChar w:fldCharType="separate"/>
          </w:r>
          <w:ins w:id="574"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75" w:author="Stjepan Salopek (ssalopek)" w:date="2021-09-13T17:23:00Z">
                  <w:rPr>
                    <w:rStyle w:val="Hyperlink"/>
                    <w:noProof/>
                  </w:rPr>
                </w:rPrChange>
              </w:rPr>
              <w:fldChar w:fldCharType="end"/>
            </w:r>
          </w:ins>
        </w:p>
        <w:p w14:paraId="5C582B1D" w14:textId="726104E7" w:rsidR="00A3456A" w:rsidRPr="00A3456A" w:rsidRDefault="00A3456A">
          <w:pPr>
            <w:pStyle w:val="TOC2"/>
            <w:rPr>
              <w:ins w:id="576" w:author="Stjepan Salopek (ssalopek)" w:date="2021-09-13T17:23:00Z"/>
              <w:rFonts w:ascii="Times New Roman" w:eastAsiaTheme="minorEastAsia" w:hAnsi="Times New Roman" w:cs="Times New Roman"/>
              <w:noProof/>
              <w:sz w:val="24"/>
              <w:szCs w:val="24"/>
              <w:lang/>
              <w:rPrChange w:id="577" w:author="Stjepan Salopek (ssalopek)" w:date="2021-09-13T17:23:00Z">
                <w:rPr>
                  <w:ins w:id="578" w:author="Stjepan Salopek (ssalopek)" w:date="2021-09-13T17:23:00Z"/>
                  <w:rFonts w:eastAsiaTheme="minorEastAsia"/>
                  <w:noProof/>
                  <w:lang/>
                </w:rPr>
              </w:rPrChange>
            </w:rPr>
          </w:pPr>
          <w:ins w:id="579" w:author="Stjepan Salopek (ssalopek)" w:date="2021-09-13T17:23:00Z">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82"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586" w:author="Stjepan Salopek (ssalopek)" w:date="2021-09-13T17:23:00Z">
                  <w:rPr>
                    <w:noProof/>
                    <w:webHidden/>
                  </w:rPr>
                </w:rPrChange>
              </w:rPr>
              <w:tab/>
            </w:r>
            <w:r w:rsidRPr="00A3456A">
              <w:rPr>
                <w:rFonts w:ascii="Times New Roman" w:hAnsi="Times New Roman" w:cs="Times New Roman"/>
                <w:noProof/>
                <w:webHidden/>
                <w:sz w:val="24"/>
                <w:szCs w:val="24"/>
                <w:rPrChange w:id="58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88" w:author="Stjepan Salopek (ssalopek)" w:date="2021-09-13T17:23:00Z">
                  <w:rPr>
                    <w:noProof/>
                    <w:webHidden/>
                  </w:rPr>
                </w:rPrChange>
              </w:rPr>
              <w:instrText xml:space="preserve"> PAGEREF _Toc82446279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589" w:author="Stjepan Salopek (ssalopek)" w:date="2021-09-13T17:23:00Z">
                <w:rPr>
                  <w:noProof/>
                  <w:webHidden/>
                </w:rPr>
              </w:rPrChange>
            </w:rPr>
            <w:fldChar w:fldCharType="separate"/>
          </w:r>
          <w:ins w:id="590" w:author="Stjepan Salopek (ssalopek)" w:date="2021-09-13T17:23:00Z">
            <w:r w:rsidRPr="00A3456A">
              <w:rPr>
                <w:rFonts w:ascii="Times New Roman" w:hAnsi="Times New Roman" w:cs="Times New Roman"/>
                <w:noProof/>
                <w:webHidden/>
                <w:sz w:val="24"/>
                <w:szCs w:val="24"/>
                <w:rPrChange w:id="591" w:author="Stjepan Salopek (ssalopek)" w:date="2021-09-13T17:23:00Z">
                  <w:rPr>
                    <w:noProof/>
                    <w:webHidden/>
                  </w:rPr>
                </w:rPrChange>
              </w:rPr>
              <w:t>32</w:t>
            </w:r>
            <w:r w:rsidRPr="00A3456A">
              <w:rPr>
                <w:rFonts w:ascii="Times New Roman" w:hAnsi="Times New Roman" w:cs="Times New Roman"/>
                <w:noProof/>
                <w:webHidden/>
                <w:sz w:val="24"/>
                <w:szCs w:val="24"/>
                <w:rPrChange w:id="59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594" w:author="Stjepan Salopek (ssalopek)" w:date="2021-09-13T17:23:00Z"/>
              <w:rFonts w:eastAsiaTheme="minorEastAsia"/>
              <w:noProof/>
              <w:lang/>
            </w:rPr>
          </w:pPr>
          <w:ins w:id="595" w:author="Stjepan Salopek (ssalopek)" w:date="2021-09-13T17:23:00Z">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7"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0"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164BFB">
            <w:rPr>
              <w:noProof/>
              <w:webHidden/>
            </w:rPr>
          </w:r>
          <w:r w:rsidRPr="002F0BD6">
            <w:rPr>
              <w:noProof/>
              <w:webHidden/>
            </w:rPr>
            <w:fldChar w:fldCharType="separate"/>
          </w:r>
          <w:ins w:id="601"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02"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03" w:author="Stjepan Salopek (ssalopek)" w:date="2021-09-13T17:23:00Z"/>
              <w:rFonts w:eastAsiaTheme="minorEastAsia"/>
              <w:noProof/>
              <w:lang/>
            </w:rPr>
          </w:pPr>
          <w:ins w:id="604" w:author="Stjepan Salopek (ssalopek)" w:date="2021-09-13T17:23:00Z">
            <w:r w:rsidRPr="00A3456A">
              <w:rPr>
                <w:rStyle w:val="Hyperlink"/>
                <w:rFonts w:ascii="Times New Roman" w:hAnsi="Times New Roman" w:cs="Times New Roman"/>
                <w:noProof/>
                <w:sz w:val="24"/>
                <w:szCs w:val="24"/>
                <w:rPrChange w:id="60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9"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164BFB">
            <w:rPr>
              <w:noProof/>
              <w:webHidden/>
            </w:rPr>
          </w:r>
          <w:r w:rsidRPr="002F0BD6">
            <w:rPr>
              <w:noProof/>
              <w:webHidden/>
            </w:rPr>
            <w:fldChar w:fldCharType="separate"/>
          </w:r>
          <w:ins w:id="610"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11" w:author="Stjepan Salopek (ssalopek)" w:date="2021-09-13T17:23:00Z">
                  <w:rPr>
                    <w:rStyle w:val="Hyperlink"/>
                    <w:noProof/>
                  </w:rPr>
                </w:rPrChange>
              </w:rPr>
              <w:fldChar w:fldCharType="end"/>
            </w:r>
          </w:ins>
        </w:p>
        <w:p w14:paraId="7993BE91" w14:textId="5F7CE7EE" w:rsidR="00A3456A" w:rsidRPr="00A3456A" w:rsidRDefault="00A3456A">
          <w:pPr>
            <w:pStyle w:val="TOC2"/>
            <w:rPr>
              <w:ins w:id="612" w:author="Stjepan Salopek (ssalopek)" w:date="2021-09-13T17:23:00Z"/>
              <w:rFonts w:ascii="Times New Roman" w:eastAsiaTheme="minorEastAsia" w:hAnsi="Times New Roman" w:cs="Times New Roman"/>
              <w:noProof/>
              <w:sz w:val="24"/>
              <w:szCs w:val="24"/>
              <w:lang/>
              <w:rPrChange w:id="613" w:author="Stjepan Salopek (ssalopek)" w:date="2021-09-13T17:23:00Z">
                <w:rPr>
                  <w:ins w:id="614" w:author="Stjepan Salopek (ssalopek)" w:date="2021-09-13T17:23:00Z"/>
                  <w:rFonts w:eastAsiaTheme="minorEastAsia"/>
                  <w:noProof/>
                  <w:lang/>
                </w:rPr>
              </w:rPrChange>
            </w:rPr>
          </w:pPr>
          <w:ins w:id="615" w:author="Stjepan Salopek (ssalopek)" w:date="2021-09-13T17:23:00Z">
            <w:r w:rsidRPr="00A3456A">
              <w:rPr>
                <w:rStyle w:val="Hyperlink"/>
                <w:rFonts w:ascii="Times New Roman" w:hAnsi="Times New Roman" w:cs="Times New Roman"/>
                <w:noProof/>
                <w:sz w:val="24"/>
                <w:szCs w:val="24"/>
                <w:rPrChange w:id="6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18"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22" w:author="Stjepan Salopek (ssalopek)" w:date="2021-09-13T17:23:00Z">
                  <w:rPr>
                    <w:noProof/>
                    <w:webHidden/>
                  </w:rPr>
                </w:rPrChange>
              </w:rPr>
              <w:tab/>
            </w:r>
            <w:r w:rsidRPr="00A3456A">
              <w:rPr>
                <w:rFonts w:ascii="Times New Roman" w:hAnsi="Times New Roman" w:cs="Times New Roman"/>
                <w:noProof/>
                <w:webHidden/>
                <w:sz w:val="24"/>
                <w:szCs w:val="24"/>
                <w:rPrChange w:id="62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24" w:author="Stjepan Salopek (ssalopek)" w:date="2021-09-13T17:23:00Z">
                  <w:rPr>
                    <w:noProof/>
                    <w:webHidden/>
                  </w:rPr>
                </w:rPrChange>
              </w:rPr>
              <w:instrText xml:space="preserve"> PAGEREF _Toc82446282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625" w:author="Stjepan Salopek (ssalopek)" w:date="2021-09-13T17:23:00Z">
                <w:rPr>
                  <w:noProof/>
                  <w:webHidden/>
                </w:rPr>
              </w:rPrChange>
            </w:rPr>
            <w:fldChar w:fldCharType="separate"/>
          </w:r>
          <w:ins w:id="626" w:author="Stjepan Salopek (ssalopek)" w:date="2021-09-13T17:23:00Z">
            <w:r w:rsidRPr="00A3456A">
              <w:rPr>
                <w:rFonts w:ascii="Times New Roman" w:hAnsi="Times New Roman" w:cs="Times New Roman"/>
                <w:noProof/>
                <w:webHidden/>
                <w:sz w:val="24"/>
                <w:szCs w:val="24"/>
                <w:rPrChange w:id="627" w:author="Stjepan Salopek (ssalopek)" w:date="2021-09-13T17:23:00Z">
                  <w:rPr>
                    <w:noProof/>
                    <w:webHidden/>
                  </w:rPr>
                </w:rPrChange>
              </w:rPr>
              <w:t>34</w:t>
            </w:r>
            <w:r w:rsidRPr="00A3456A">
              <w:rPr>
                <w:rFonts w:ascii="Times New Roman" w:hAnsi="Times New Roman" w:cs="Times New Roman"/>
                <w:noProof/>
                <w:webHidden/>
                <w:sz w:val="24"/>
                <w:szCs w:val="24"/>
                <w:rPrChange w:id="62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end"/>
            </w:r>
          </w:ins>
        </w:p>
        <w:p w14:paraId="3402C3F4" w14:textId="0B37CA95" w:rsidR="00A3456A" w:rsidRPr="00A3456A" w:rsidRDefault="00A3456A">
          <w:pPr>
            <w:pStyle w:val="TOC2"/>
            <w:rPr>
              <w:ins w:id="630" w:author="Stjepan Salopek (ssalopek)" w:date="2021-09-13T17:23:00Z"/>
              <w:rFonts w:ascii="Times New Roman" w:eastAsiaTheme="minorEastAsia" w:hAnsi="Times New Roman" w:cs="Times New Roman"/>
              <w:noProof/>
              <w:sz w:val="24"/>
              <w:szCs w:val="24"/>
              <w:lang/>
              <w:rPrChange w:id="631" w:author="Stjepan Salopek (ssalopek)" w:date="2021-09-13T17:23:00Z">
                <w:rPr>
                  <w:ins w:id="632" w:author="Stjepan Salopek (ssalopek)" w:date="2021-09-13T17:23:00Z"/>
                  <w:rFonts w:eastAsiaTheme="minorEastAsia"/>
                  <w:noProof/>
                  <w:lang/>
                </w:rPr>
              </w:rPrChange>
            </w:rPr>
          </w:pPr>
          <w:ins w:id="633" w:author="Stjepan Salopek (ssalopek)" w:date="2021-09-13T17:23:00Z">
            <w:r w:rsidRPr="00A3456A">
              <w:rPr>
                <w:rStyle w:val="Hyperlink"/>
                <w:rFonts w:ascii="Times New Roman" w:hAnsi="Times New Roman" w:cs="Times New Roman"/>
                <w:noProof/>
                <w:sz w:val="24"/>
                <w:szCs w:val="24"/>
                <w:rPrChange w:id="63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36"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3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9"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40" w:author="Stjepan Salopek (ssalopek)" w:date="2021-09-13T17:23:00Z">
                  <w:rPr>
                    <w:noProof/>
                    <w:webHidden/>
                  </w:rPr>
                </w:rPrChange>
              </w:rPr>
              <w:tab/>
            </w:r>
            <w:r w:rsidRPr="00A3456A">
              <w:rPr>
                <w:rFonts w:ascii="Times New Roman" w:hAnsi="Times New Roman" w:cs="Times New Roman"/>
                <w:noProof/>
                <w:webHidden/>
                <w:sz w:val="24"/>
                <w:szCs w:val="24"/>
                <w:rPrChange w:id="64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2" w:author="Stjepan Salopek (ssalopek)" w:date="2021-09-13T17:23:00Z">
                  <w:rPr>
                    <w:noProof/>
                    <w:webHidden/>
                  </w:rPr>
                </w:rPrChange>
              </w:rPr>
              <w:instrText xml:space="preserve"> PAGEREF _Toc82446283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643" w:author="Stjepan Salopek (ssalopek)" w:date="2021-09-13T17:23:00Z">
                <w:rPr>
                  <w:noProof/>
                  <w:webHidden/>
                </w:rPr>
              </w:rPrChange>
            </w:rPr>
            <w:fldChar w:fldCharType="separate"/>
          </w:r>
          <w:ins w:id="644" w:author="Stjepan Salopek (ssalopek)" w:date="2021-09-13T17:23:00Z">
            <w:r w:rsidRPr="00A3456A">
              <w:rPr>
                <w:rFonts w:ascii="Times New Roman" w:hAnsi="Times New Roman" w:cs="Times New Roman"/>
                <w:noProof/>
                <w:webHidden/>
                <w:sz w:val="24"/>
                <w:szCs w:val="24"/>
                <w:rPrChange w:id="645" w:author="Stjepan Salopek (ssalopek)" w:date="2021-09-13T17:23:00Z">
                  <w:rPr>
                    <w:noProof/>
                    <w:webHidden/>
                  </w:rPr>
                </w:rPrChange>
              </w:rPr>
              <w:t>34</w:t>
            </w:r>
            <w:r w:rsidRPr="00A3456A">
              <w:rPr>
                <w:rFonts w:ascii="Times New Roman" w:hAnsi="Times New Roman" w:cs="Times New Roman"/>
                <w:noProof/>
                <w:webHidden/>
                <w:sz w:val="24"/>
                <w:szCs w:val="24"/>
                <w:rPrChange w:id="64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47" w:author="Stjepan Salopek (ssalopek)" w:date="2021-09-13T17:23:00Z">
                  <w:rPr>
                    <w:rStyle w:val="Hyperlink"/>
                    <w:noProof/>
                  </w:rPr>
                </w:rPrChange>
              </w:rPr>
              <w:fldChar w:fldCharType="end"/>
            </w:r>
          </w:ins>
        </w:p>
        <w:p w14:paraId="6924241B" w14:textId="37F1412A" w:rsidR="00A3456A" w:rsidRPr="00A3456A" w:rsidRDefault="00A3456A">
          <w:pPr>
            <w:pStyle w:val="TOC2"/>
            <w:rPr>
              <w:ins w:id="648" w:author="Stjepan Salopek (ssalopek)" w:date="2021-09-13T17:23:00Z"/>
              <w:rFonts w:ascii="Times New Roman" w:eastAsiaTheme="minorEastAsia" w:hAnsi="Times New Roman" w:cs="Times New Roman"/>
              <w:noProof/>
              <w:sz w:val="24"/>
              <w:szCs w:val="24"/>
              <w:lang/>
              <w:rPrChange w:id="649" w:author="Stjepan Salopek (ssalopek)" w:date="2021-09-13T17:23:00Z">
                <w:rPr>
                  <w:ins w:id="650" w:author="Stjepan Salopek (ssalopek)" w:date="2021-09-13T17:23:00Z"/>
                  <w:rFonts w:eastAsiaTheme="minorEastAsia"/>
                  <w:noProof/>
                  <w:lang/>
                </w:rPr>
              </w:rPrChange>
            </w:rPr>
          </w:pPr>
          <w:ins w:id="651" w:author="Stjepan Salopek (ssalopek)" w:date="2021-09-13T17:23:00Z">
            <w:r w:rsidRPr="00A3456A">
              <w:rPr>
                <w:rStyle w:val="Hyperlink"/>
                <w:rFonts w:ascii="Times New Roman" w:hAnsi="Times New Roman" w:cs="Times New Roman"/>
                <w:noProof/>
                <w:sz w:val="24"/>
                <w:szCs w:val="24"/>
                <w:rPrChange w:id="65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5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54"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5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5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57"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58" w:author="Stjepan Salopek (ssalopek)" w:date="2021-09-13T17:23:00Z">
                  <w:rPr>
                    <w:noProof/>
                    <w:webHidden/>
                  </w:rPr>
                </w:rPrChange>
              </w:rPr>
              <w:tab/>
            </w:r>
            <w:r w:rsidRPr="00A3456A">
              <w:rPr>
                <w:rFonts w:ascii="Times New Roman" w:hAnsi="Times New Roman" w:cs="Times New Roman"/>
                <w:noProof/>
                <w:webHidden/>
                <w:sz w:val="24"/>
                <w:szCs w:val="24"/>
                <w:rPrChange w:id="65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0" w:author="Stjepan Salopek (ssalopek)" w:date="2021-09-13T17:23:00Z">
                  <w:rPr>
                    <w:noProof/>
                    <w:webHidden/>
                  </w:rPr>
                </w:rPrChange>
              </w:rPr>
              <w:instrText xml:space="preserve"> PAGEREF _Toc82446284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661" w:author="Stjepan Salopek (ssalopek)" w:date="2021-09-13T17:23:00Z">
                <w:rPr>
                  <w:noProof/>
                  <w:webHidden/>
                </w:rPr>
              </w:rPrChange>
            </w:rPr>
            <w:fldChar w:fldCharType="separate"/>
          </w:r>
          <w:ins w:id="662" w:author="Stjepan Salopek (ssalopek)" w:date="2021-09-13T17:23:00Z">
            <w:r w:rsidRPr="00A3456A">
              <w:rPr>
                <w:rFonts w:ascii="Times New Roman" w:hAnsi="Times New Roman" w:cs="Times New Roman"/>
                <w:noProof/>
                <w:webHidden/>
                <w:sz w:val="24"/>
                <w:szCs w:val="24"/>
                <w:rPrChange w:id="663" w:author="Stjepan Salopek (ssalopek)" w:date="2021-09-13T17:23:00Z">
                  <w:rPr>
                    <w:noProof/>
                    <w:webHidden/>
                  </w:rPr>
                </w:rPrChange>
              </w:rPr>
              <w:t>36</w:t>
            </w:r>
            <w:r w:rsidRPr="00A3456A">
              <w:rPr>
                <w:rFonts w:ascii="Times New Roman" w:hAnsi="Times New Roman" w:cs="Times New Roman"/>
                <w:noProof/>
                <w:webHidden/>
                <w:sz w:val="24"/>
                <w:szCs w:val="24"/>
                <w:rPrChange w:id="6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65" w:author="Stjepan Salopek (ssalopek)" w:date="2021-09-13T17:23:00Z">
                  <w:rPr>
                    <w:rStyle w:val="Hyperlink"/>
                    <w:noProof/>
                  </w:rPr>
                </w:rPrChange>
              </w:rPr>
              <w:fldChar w:fldCharType="end"/>
            </w:r>
          </w:ins>
        </w:p>
        <w:p w14:paraId="2A8A100E" w14:textId="0B462162" w:rsidR="00A3456A" w:rsidRPr="00A3456A" w:rsidRDefault="00A3456A">
          <w:pPr>
            <w:pStyle w:val="TOC2"/>
            <w:rPr>
              <w:ins w:id="666" w:author="Stjepan Salopek (ssalopek)" w:date="2021-09-13T17:23:00Z"/>
              <w:rFonts w:ascii="Times New Roman" w:eastAsiaTheme="minorEastAsia" w:hAnsi="Times New Roman" w:cs="Times New Roman"/>
              <w:noProof/>
              <w:sz w:val="24"/>
              <w:szCs w:val="24"/>
              <w:lang/>
              <w:rPrChange w:id="667" w:author="Stjepan Salopek (ssalopek)" w:date="2021-09-13T17:23:00Z">
                <w:rPr>
                  <w:ins w:id="668" w:author="Stjepan Salopek (ssalopek)" w:date="2021-09-13T17:23:00Z"/>
                  <w:rFonts w:eastAsiaTheme="minorEastAsia"/>
                  <w:noProof/>
                  <w:lang/>
                </w:rPr>
              </w:rPrChange>
            </w:rPr>
          </w:pPr>
          <w:ins w:id="669" w:author="Stjepan Salopek (ssalopek)" w:date="2021-09-13T17:23:00Z">
            <w:r w:rsidRPr="00A3456A">
              <w:rPr>
                <w:rStyle w:val="Hyperlink"/>
                <w:rFonts w:ascii="Times New Roman" w:hAnsi="Times New Roman" w:cs="Times New Roman"/>
                <w:noProof/>
                <w:sz w:val="24"/>
                <w:szCs w:val="24"/>
                <w:rPrChange w:id="6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72"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6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75"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676" w:author="Stjepan Salopek (ssalopek)" w:date="2021-09-13T17:23:00Z">
                  <w:rPr>
                    <w:noProof/>
                    <w:webHidden/>
                  </w:rPr>
                </w:rPrChange>
              </w:rPr>
              <w:tab/>
            </w:r>
            <w:r w:rsidRPr="00A3456A">
              <w:rPr>
                <w:rFonts w:ascii="Times New Roman" w:hAnsi="Times New Roman" w:cs="Times New Roman"/>
                <w:noProof/>
                <w:webHidden/>
                <w:sz w:val="24"/>
                <w:szCs w:val="24"/>
                <w:rPrChange w:id="6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78" w:author="Stjepan Salopek (ssalopek)" w:date="2021-09-13T17:23:00Z">
                  <w:rPr>
                    <w:noProof/>
                    <w:webHidden/>
                  </w:rPr>
                </w:rPrChange>
              </w:rPr>
              <w:instrText xml:space="preserve"> PAGEREF _Toc82446285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679" w:author="Stjepan Salopek (ssalopek)" w:date="2021-09-13T17:23:00Z">
                <w:rPr>
                  <w:noProof/>
                  <w:webHidden/>
                </w:rPr>
              </w:rPrChange>
            </w:rPr>
            <w:fldChar w:fldCharType="separate"/>
          </w:r>
          <w:ins w:id="680" w:author="Stjepan Salopek (ssalopek)" w:date="2021-09-13T17:23:00Z">
            <w:r w:rsidRPr="00A3456A">
              <w:rPr>
                <w:rFonts w:ascii="Times New Roman" w:hAnsi="Times New Roman" w:cs="Times New Roman"/>
                <w:noProof/>
                <w:webHidden/>
                <w:sz w:val="24"/>
                <w:szCs w:val="24"/>
                <w:rPrChange w:id="681" w:author="Stjepan Salopek (ssalopek)" w:date="2021-09-13T17:23:00Z">
                  <w:rPr>
                    <w:noProof/>
                    <w:webHidden/>
                  </w:rPr>
                </w:rPrChange>
              </w:rPr>
              <w:t>37</w:t>
            </w:r>
            <w:r w:rsidRPr="00A3456A">
              <w:rPr>
                <w:rFonts w:ascii="Times New Roman" w:hAnsi="Times New Roman" w:cs="Times New Roman"/>
                <w:noProof/>
                <w:webHidden/>
                <w:sz w:val="24"/>
                <w:szCs w:val="24"/>
                <w:rPrChange w:id="68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fldChar w:fldCharType="end"/>
            </w:r>
          </w:ins>
        </w:p>
        <w:p w14:paraId="0D96A050" w14:textId="2C9086F7" w:rsidR="00A3456A" w:rsidRPr="00A3456A" w:rsidRDefault="00A3456A">
          <w:pPr>
            <w:pStyle w:val="TOC2"/>
            <w:rPr>
              <w:ins w:id="684" w:author="Stjepan Salopek (ssalopek)" w:date="2021-09-13T17:23:00Z"/>
              <w:rFonts w:ascii="Times New Roman" w:eastAsiaTheme="minorEastAsia" w:hAnsi="Times New Roman" w:cs="Times New Roman"/>
              <w:noProof/>
              <w:sz w:val="24"/>
              <w:szCs w:val="24"/>
              <w:lang/>
              <w:rPrChange w:id="685" w:author="Stjepan Salopek (ssalopek)" w:date="2021-09-13T17:23:00Z">
                <w:rPr>
                  <w:ins w:id="686" w:author="Stjepan Salopek (ssalopek)" w:date="2021-09-13T17:23:00Z"/>
                  <w:rFonts w:eastAsiaTheme="minorEastAsia"/>
                  <w:noProof/>
                  <w:lang/>
                </w:rPr>
              </w:rPrChange>
            </w:rPr>
          </w:pPr>
          <w:ins w:id="687" w:author="Stjepan Salopek (ssalopek)" w:date="2021-09-13T17:23:00Z">
            <w:r w:rsidRPr="00A3456A">
              <w:rPr>
                <w:rStyle w:val="Hyperlink"/>
                <w:rFonts w:ascii="Times New Roman" w:hAnsi="Times New Roman" w:cs="Times New Roman"/>
                <w:noProof/>
                <w:sz w:val="24"/>
                <w:szCs w:val="24"/>
                <w:rPrChange w:id="6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0"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6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93"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694" w:author="Stjepan Salopek (ssalopek)" w:date="2021-09-13T17:23:00Z">
                  <w:rPr>
                    <w:noProof/>
                    <w:webHidden/>
                  </w:rPr>
                </w:rPrChange>
              </w:rPr>
              <w:tab/>
            </w:r>
            <w:r w:rsidRPr="00A3456A">
              <w:rPr>
                <w:rFonts w:ascii="Times New Roman" w:hAnsi="Times New Roman" w:cs="Times New Roman"/>
                <w:noProof/>
                <w:webHidden/>
                <w:sz w:val="24"/>
                <w:szCs w:val="24"/>
                <w:rPrChange w:id="6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96" w:author="Stjepan Salopek (ssalopek)" w:date="2021-09-13T17:23:00Z">
                  <w:rPr>
                    <w:noProof/>
                    <w:webHidden/>
                  </w:rPr>
                </w:rPrChange>
              </w:rPr>
              <w:instrText xml:space="preserve"> PAGEREF _Toc82446286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697" w:author="Stjepan Salopek (ssalopek)" w:date="2021-09-13T17:23:00Z">
                <w:rPr>
                  <w:noProof/>
                  <w:webHidden/>
                </w:rPr>
              </w:rPrChange>
            </w:rPr>
            <w:fldChar w:fldCharType="separate"/>
          </w:r>
          <w:ins w:id="698" w:author="Stjepan Salopek (ssalopek)" w:date="2021-09-13T17:23:00Z">
            <w:r w:rsidRPr="00A3456A">
              <w:rPr>
                <w:rFonts w:ascii="Times New Roman" w:hAnsi="Times New Roman" w:cs="Times New Roman"/>
                <w:noProof/>
                <w:webHidden/>
                <w:sz w:val="24"/>
                <w:szCs w:val="24"/>
                <w:rPrChange w:id="699" w:author="Stjepan Salopek (ssalopek)" w:date="2021-09-13T17:23:00Z">
                  <w:rPr>
                    <w:noProof/>
                    <w:webHidden/>
                  </w:rPr>
                </w:rPrChange>
              </w:rPr>
              <w:t>38</w:t>
            </w:r>
            <w:r w:rsidRPr="00A3456A">
              <w:rPr>
                <w:rFonts w:ascii="Times New Roman" w:hAnsi="Times New Roman" w:cs="Times New Roman"/>
                <w:noProof/>
                <w:webHidden/>
                <w:sz w:val="24"/>
                <w:szCs w:val="24"/>
                <w:rPrChange w:id="7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02" w:author="Stjepan Salopek (ssalopek)" w:date="2021-09-13T17:23:00Z"/>
              <w:rFonts w:eastAsiaTheme="minorEastAsia"/>
              <w:noProof/>
              <w:lang/>
            </w:rPr>
          </w:pPr>
          <w:ins w:id="703" w:author="Stjepan Salopek (ssalopek)" w:date="2021-09-13T17:23:00Z">
            <w:r w:rsidRPr="00A3456A">
              <w:rPr>
                <w:rStyle w:val="Hyperlink"/>
                <w:rFonts w:ascii="Times New Roman" w:hAnsi="Times New Roman" w:cs="Times New Roman"/>
                <w:noProof/>
                <w:sz w:val="24"/>
                <w:szCs w:val="24"/>
                <w:rPrChange w:id="7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05"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8"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164BFB">
            <w:rPr>
              <w:noProof/>
              <w:webHidden/>
            </w:rPr>
          </w:r>
          <w:r w:rsidRPr="002F0BD6">
            <w:rPr>
              <w:noProof/>
              <w:webHidden/>
            </w:rPr>
            <w:fldChar w:fldCharType="separate"/>
          </w:r>
          <w:ins w:id="709"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10"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11" w:author="Stjepan Salopek (ssalopek)" w:date="2021-09-13T17:23:00Z"/>
              <w:rFonts w:eastAsiaTheme="minorEastAsia"/>
              <w:noProof/>
              <w:lang/>
            </w:rPr>
          </w:pPr>
          <w:ins w:id="712" w:author="Stjepan Salopek (ssalopek)" w:date="2021-09-13T17:23:00Z">
            <w:r w:rsidRPr="00A3456A">
              <w:rPr>
                <w:rStyle w:val="Hyperlink"/>
                <w:rFonts w:ascii="Times New Roman" w:hAnsi="Times New Roman" w:cs="Times New Roman"/>
                <w:noProof/>
                <w:sz w:val="24"/>
                <w:szCs w:val="24"/>
                <w:rPrChange w:id="7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4"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164BFB">
            <w:rPr>
              <w:noProof/>
              <w:webHidden/>
            </w:rPr>
          </w:r>
          <w:r w:rsidRPr="002F0BD6">
            <w:rPr>
              <w:noProof/>
              <w:webHidden/>
            </w:rPr>
            <w:fldChar w:fldCharType="separate"/>
          </w:r>
          <w:ins w:id="718"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fldChar w:fldCharType="end"/>
            </w:r>
          </w:ins>
        </w:p>
        <w:p w14:paraId="3406748D" w14:textId="7B7AC86D" w:rsidR="00A3456A" w:rsidRPr="00A3456A" w:rsidRDefault="00A3456A">
          <w:pPr>
            <w:pStyle w:val="TOC2"/>
            <w:rPr>
              <w:ins w:id="720" w:author="Stjepan Salopek (ssalopek)" w:date="2021-09-13T17:23:00Z"/>
              <w:rFonts w:ascii="Times New Roman" w:eastAsiaTheme="minorEastAsia" w:hAnsi="Times New Roman" w:cs="Times New Roman"/>
              <w:noProof/>
              <w:sz w:val="24"/>
              <w:szCs w:val="24"/>
              <w:lang/>
              <w:rPrChange w:id="721" w:author="Stjepan Salopek (ssalopek)" w:date="2021-09-13T17:23:00Z">
                <w:rPr>
                  <w:ins w:id="722" w:author="Stjepan Salopek (ssalopek)" w:date="2021-09-13T17:23:00Z"/>
                  <w:rFonts w:eastAsiaTheme="minorEastAsia"/>
                  <w:noProof/>
                  <w:lang/>
                </w:rPr>
              </w:rPrChange>
            </w:rPr>
          </w:pPr>
          <w:ins w:id="723" w:author="Stjepan Salopek (ssalopek)" w:date="2021-09-13T17:23:00Z">
            <w:r w:rsidRPr="00A3456A">
              <w:rPr>
                <w:rStyle w:val="Hyperlink"/>
                <w:rFonts w:ascii="Times New Roman" w:hAnsi="Times New Roman" w:cs="Times New Roman"/>
                <w:noProof/>
                <w:sz w:val="24"/>
                <w:szCs w:val="24"/>
                <w:rPrChange w:id="72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2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6"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2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9"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30" w:author="Stjepan Salopek (ssalopek)" w:date="2021-09-13T17:23:00Z">
                  <w:rPr>
                    <w:noProof/>
                    <w:webHidden/>
                  </w:rPr>
                </w:rPrChange>
              </w:rPr>
              <w:tab/>
            </w:r>
            <w:r w:rsidRPr="00A3456A">
              <w:rPr>
                <w:rFonts w:ascii="Times New Roman" w:hAnsi="Times New Roman" w:cs="Times New Roman"/>
                <w:noProof/>
                <w:webHidden/>
                <w:sz w:val="24"/>
                <w:szCs w:val="24"/>
                <w:rPrChange w:id="73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32" w:author="Stjepan Salopek (ssalopek)" w:date="2021-09-13T17:23:00Z">
                  <w:rPr>
                    <w:noProof/>
                    <w:webHidden/>
                  </w:rPr>
                </w:rPrChange>
              </w:rPr>
              <w:instrText xml:space="preserve"> PAGEREF _Toc82446289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733" w:author="Stjepan Salopek (ssalopek)" w:date="2021-09-13T17:23:00Z">
                <w:rPr>
                  <w:noProof/>
                  <w:webHidden/>
                </w:rPr>
              </w:rPrChange>
            </w:rPr>
            <w:fldChar w:fldCharType="separate"/>
          </w:r>
          <w:ins w:id="734" w:author="Stjepan Salopek (ssalopek)" w:date="2021-09-13T17:23:00Z">
            <w:r w:rsidRPr="00A3456A">
              <w:rPr>
                <w:rFonts w:ascii="Times New Roman" w:hAnsi="Times New Roman" w:cs="Times New Roman"/>
                <w:noProof/>
                <w:webHidden/>
                <w:sz w:val="24"/>
                <w:szCs w:val="24"/>
                <w:rPrChange w:id="735" w:author="Stjepan Salopek (ssalopek)" w:date="2021-09-13T17:23:00Z">
                  <w:rPr>
                    <w:noProof/>
                    <w:webHidden/>
                  </w:rPr>
                </w:rPrChange>
              </w:rPr>
              <w:t>40</w:t>
            </w:r>
            <w:r w:rsidRPr="00A3456A">
              <w:rPr>
                <w:rFonts w:ascii="Times New Roman" w:hAnsi="Times New Roman" w:cs="Times New Roman"/>
                <w:noProof/>
                <w:webHidden/>
                <w:sz w:val="24"/>
                <w:szCs w:val="24"/>
                <w:rPrChange w:id="7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38" w:author="Stjepan Salopek (ssalopek)" w:date="2021-09-13T17:23:00Z"/>
              <w:rFonts w:ascii="Times New Roman" w:eastAsiaTheme="minorEastAsia" w:hAnsi="Times New Roman" w:cs="Times New Roman"/>
              <w:noProof/>
              <w:sz w:val="24"/>
              <w:szCs w:val="24"/>
              <w:lang/>
              <w:rPrChange w:id="739" w:author="Stjepan Salopek (ssalopek)" w:date="2021-09-13T17:23:00Z">
                <w:rPr>
                  <w:ins w:id="740" w:author="Stjepan Salopek (ssalopek)" w:date="2021-09-13T17:23:00Z"/>
                  <w:rFonts w:eastAsiaTheme="minorEastAsia"/>
                  <w:noProof/>
                  <w:lang/>
                </w:rPr>
              </w:rPrChange>
            </w:rPr>
            <w:pPrChange w:id="741" w:author="Stjepan Salopek (ssalopek)" w:date="2021-09-13T17:24:00Z">
              <w:pPr>
                <w:pStyle w:val="TOC1"/>
              </w:pPr>
            </w:pPrChange>
          </w:pPr>
          <w:ins w:id="742" w:author="Stjepan Salopek (ssalopek)" w:date="2021-09-13T17:23:00Z">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45"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49" w:author="Stjepan Salopek (ssalopek)" w:date="2021-09-13T17:23:00Z">
                  <w:rPr>
                    <w:noProof/>
                    <w:webHidden/>
                  </w:rPr>
                </w:rPrChange>
              </w:rPr>
              <w:tab/>
            </w:r>
            <w:r w:rsidRPr="00A3456A">
              <w:rPr>
                <w:rFonts w:ascii="Times New Roman" w:hAnsi="Times New Roman" w:cs="Times New Roman"/>
                <w:noProof/>
                <w:webHidden/>
                <w:sz w:val="24"/>
                <w:szCs w:val="24"/>
                <w:rPrChange w:id="75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51" w:author="Stjepan Salopek (ssalopek)" w:date="2021-09-13T17:23:00Z">
                  <w:rPr>
                    <w:noProof/>
                    <w:webHidden/>
                  </w:rPr>
                </w:rPrChange>
              </w:rPr>
              <w:instrText xml:space="preserve"> PAGEREF _Toc82446290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752" w:author="Stjepan Salopek (ssalopek)" w:date="2021-09-13T17:23:00Z">
                <w:rPr>
                  <w:noProof/>
                  <w:webHidden/>
                </w:rPr>
              </w:rPrChange>
            </w:rPr>
            <w:fldChar w:fldCharType="separate"/>
          </w:r>
          <w:ins w:id="753" w:author="Stjepan Salopek (ssalopek)" w:date="2021-09-13T17:23:00Z">
            <w:r w:rsidRPr="00A3456A">
              <w:rPr>
                <w:rFonts w:ascii="Times New Roman" w:hAnsi="Times New Roman" w:cs="Times New Roman"/>
                <w:noProof/>
                <w:webHidden/>
                <w:sz w:val="24"/>
                <w:szCs w:val="24"/>
                <w:rPrChange w:id="754" w:author="Stjepan Salopek (ssalopek)" w:date="2021-09-13T17:23:00Z">
                  <w:rPr>
                    <w:noProof/>
                    <w:webHidden/>
                  </w:rPr>
                </w:rPrChange>
              </w:rPr>
              <w:t>41</w:t>
            </w:r>
            <w:r w:rsidRPr="00A3456A">
              <w:rPr>
                <w:rFonts w:ascii="Times New Roman" w:hAnsi="Times New Roman" w:cs="Times New Roman"/>
                <w:noProof/>
                <w:webHidden/>
                <w:sz w:val="24"/>
                <w:szCs w:val="24"/>
                <w:rPrChange w:id="75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57" w:author="Stjepan Salopek (ssalopek)" w:date="2021-09-13T17:23:00Z"/>
              <w:rFonts w:ascii="Times New Roman" w:eastAsiaTheme="minorEastAsia" w:hAnsi="Times New Roman" w:cs="Times New Roman"/>
              <w:noProof/>
              <w:sz w:val="24"/>
              <w:szCs w:val="24"/>
              <w:lang/>
              <w:rPrChange w:id="758" w:author="Stjepan Salopek (ssalopek)" w:date="2021-09-13T17:23:00Z">
                <w:rPr>
                  <w:ins w:id="759" w:author="Stjepan Salopek (ssalopek)" w:date="2021-09-13T17:23:00Z"/>
                  <w:rFonts w:eastAsiaTheme="minorEastAsia"/>
                  <w:noProof/>
                  <w:lang/>
                </w:rPr>
              </w:rPrChange>
            </w:rPr>
            <w:pPrChange w:id="760" w:author="Stjepan Salopek (ssalopek)" w:date="2021-09-13T17:24:00Z">
              <w:pPr>
                <w:pStyle w:val="TOC1"/>
              </w:pPr>
            </w:pPrChange>
          </w:pPr>
          <w:ins w:id="761" w:author="Stjepan Salopek (ssalopek)" w:date="2021-09-13T17:23:00Z">
            <w:r w:rsidRPr="00A3456A">
              <w:rPr>
                <w:rStyle w:val="Hyperlink"/>
                <w:rFonts w:ascii="Times New Roman" w:hAnsi="Times New Roman" w:cs="Times New Roman"/>
                <w:noProof/>
                <w:sz w:val="24"/>
                <w:szCs w:val="24"/>
                <w:rPrChange w:id="76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6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64"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6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6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68" w:author="Stjepan Salopek (ssalopek)" w:date="2021-09-13T17:23:00Z">
                  <w:rPr>
                    <w:noProof/>
                    <w:webHidden/>
                  </w:rPr>
                </w:rPrChange>
              </w:rPr>
              <w:tab/>
            </w:r>
            <w:r w:rsidRPr="00A3456A">
              <w:rPr>
                <w:rFonts w:ascii="Times New Roman" w:hAnsi="Times New Roman" w:cs="Times New Roman"/>
                <w:noProof/>
                <w:webHidden/>
                <w:sz w:val="24"/>
                <w:szCs w:val="24"/>
                <w:rPrChange w:id="76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70" w:author="Stjepan Salopek (ssalopek)" w:date="2021-09-13T17:23:00Z">
                  <w:rPr>
                    <w:noProof/>
                    <w:webHidden/>
                  </w:rPr>
                </w:rPrChange>
              </w:rPr>
              <w:instrText xml:space="preserve"> PAGEREF _Toc82446291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771" w:author="Stjepan Salopek (ssalopek)" w:date="2021-09-13T17:23:00Z">
                <w:rPr>
                  <w:noProof/>
                  <w:webHidden/>
                </w:rPr>
              </w:rPrChange>
            </w:rPr>
            <w:fldChar w:fldCharType="separate"/>
          </w:r>
          <w:ins w:id="772" w:author="Stjepan Salopek (ssalopek)" w:date="2021-09-13T17:23:00Z">
            <w:r w:rsidRPr="00A3456A">
              <w:rPr>
                <w:rFonts w:ascii="Times New Roman" w:hAnsi="Times New Roman" w:cs="Times New Roman"/>
                <w:noProof/>
                <w:webHidden/>
                <w:sz w:val="24"/>
                <w:szCs w:val="24"/>
                <w:rPrChange w:id="773" w:author="Stjepan Salopek (ssalopek)" w:date="2021-09-13T17:23:00Z">
                  <w:rPr>
                    <w:noProof/>
                    <w:webHidden/>
                  </w:rPr>
                </w:rPrChange>
              </w:rPr>
              <w:t>42</w:t>
            </w:r>
            <w:r w:rsidRPr="00A3456A">
              <w:rPr>
                <w:rFonts w:ascii="Times New Roman" w:hAnsi="Times New Roman" w:cs="Times New Roman"/>
                <w:noProof/>
                <w:webHidden/>
                <w:sz w:val="24"/>
                <w:szCs w:val="24"/>
                <w:rPrChange w:id="77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75"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776" w:author="Stjepan Salopek (ssalopek)" w:date="2021-09-09T15:17:00Z"/>
              <w:rFonts w:ascii="Times New Roman" w:eastAsiaTheme="minorEastAsia" w:hAnsi="Times New Roman" w:cs="Times New Roman"/>
              <w:noProof/>
              <w:sz w:val="24"/>
              <w:szCs w:val="24"/>
              <w:rPrChange w:id="777" w:author="Stjepan Salopek (ssalopek)" w:date="2021-09-09T15:26:00Z">
                <w:rPr>
                  <w:del w:id="778" w:author="Stjepan Salopek (ssalopek)" w:date="2021-09-09T15:17:00Z"/>
                  <w:rFonts w:eastAsiaTheme="minorEastAsia"/>
                  <w:noProof/>
                </w:rPr>
              </w:rPrChange>
            </w:rPr>
            <w:pPrChange w:id="779" w:author="Stjepan Salopek (ssalopek)" w:date="2021-09-09T15:26:00Z">
              <w:pPr>
                <w:pStyle w:val="TOC1"/>
              </w:pPr>
            </w:pPrChange>
          </w:pPr>
          <w:del w:id="780" w:author="Stjepan Salopek (ssalopek)" w:date="2021-09-09T15:17:00Z">
            <w:r w:rsidRPr="008064B8" w:rsidDel="00C040F9">
              <w:rPr>
                <w:rPrChange w:id="781"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782"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783" w:author="Stjepan Salopek (ssalopek)" w:date="2021-09-09T15:17:00Z"/>
              <w:rFonts w:ascii="Times New Roman" w:eastAsiaTheme="minorEastAsia" w:hAnsi="Times New Roman" w:cs="Times New Roman"/>
              <w:noProof/>
              <w:sz w:val="24"/>
              <w:szCs w:val="24"/>
              <w:rPrChange w:id="784" w:author="Stjepan Salopek (ssalopek)" w:date="2021-09-09T15:26:00Z">
                <w:rPr>
                  <w:del w:id="785" w:author="Stjepan Salopek (ssalopek)" w:date="2021-09-09T15:17:00Z"/>
                  <w:rFonts w:eastAsiaTheme="minorEastAsia"/>
                  <w:noProof/>
                </w:rPr>
              </w:rPrChange>
            </w:rPr>
            <w:pPrChange w:id="786" w:author="Stjepan Salopek (ssalopek)" w:date="2021-09-09T15:26:00Z">
              <w:pPr>
                <w:pStyle w:val="TOC1"/>
              </w:pPr>
            </w:pPrChange>
          </w:pPr>
          <w:del w:id="787" w:author="Stjepan Salopek (ssalopek)" w:date="2021-09-09T15:17:00Z">
            <w:r w:rsidRPr="008064B8" w:rsidDel="00C040F9">
              <w:rPr>
                <w:rPrChange w:id="788"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789"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790" w:author="Stjepan Salopek (ssalopek)" w:date="2021-09-09T15:17:00Z"/>
              <w:rFonts w:ascii="Times New Roman" w:eastAsiaTheme="minorEastAsia" w:hAnsi="Times New Roman" w:cs="Times New Roman"/>
              <w:noProof/>
              <w:sz w:val="24"/>
              <w:szCs w:val="24"/>
              <w:rPrChange w:id="791" w:author="Stjepan Salopek (ssalopek)" w:date="2021-09-09T15:26:00Z">
                <w:rPr>
                  <w:del w:id="792" w:author="Stjepan Salopek (ssalopek)" w:date="2021-09-09T15:17:00Z"/>
                  <w:rFonts w:eastAsiaTheme="minorEastAsia"/>
                  <w:noProof/>
                </w:rPr>
              </w:rPrChange>
            </w:rPr>
            <w:pPrChange w:id="793" w:author="Stjepan Salopek (ssalopek)" w:date="2021-09-09T15:26:00Z">
              <w:pPr>
                <w:pStyle w:val="TOC1"/>
              </w:pPr>
            </w:pPrChange>
          </w:pPr>
          <w:del w:id="794" w:author="Stjepan Salopek (ssalopek)" w:date="2021-09-09T15:17:00Z">
            <w:r w:rsidRPr="008064B8" w:rsidDel="00C040F9">
              <w:rPr>
                <w:rPrChange w:id="795"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796"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797" w:author="Stjepan Salopek (ssalopek)" w:date="2021-09-09T15:17:00Z"/>
              <w:rFonts w:ascii="Times New Roman" w:eastAsiaTheme="minorEastAsia" w:hAnsi="Times New Roman" w:cs="Times New Roman"/>
              <w:noProof/>
              <w:sz w:val="24"/>
              <w:szCs w:val="24"/>
              <w:rPrChange w:id="798" w:author="Stjepan Salopek (ssalopek)" w:date="2021-09-09T15:26:00Z">
                <w:rPr>
                  <w:del w:id="799" w:author="Stjepan Salopek (ssalopek)" w:date="2021-09-09T15:17:00Z"/>
                  <w:rFonts w:eastAsiaTheme="minorEastAsia"/>
                  <w:noProof/>
                </w:rPr>
              </w:rPrChange>
            </w:rPr>
            <w:pPrChange w:id="800" w:author="Stjepan Salopek (ssalopek)" w:date="2021-09-09T15:26:00Z">
              <w:pPr>
                <w:pStyle w:val="TOC1"/>
              </w:pPr>
            </w:pPrChange>
          </w:pPr>
          <w:del w:id="801" w:author="Stjepan Salopek (ssalopek)" w:date="2021-09-09T15:17:00Z">
            <w:r w:rsidRPr="008064B8" w:rsidDel="00C040F9">
              <w:rPr>
                <w:rPrChange w:id="802"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03"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04" w:author="Stjepan Salopek (ssalopek)" w:date="2021-09-09T15:17:00Z"/>
              <w:rFonts w:ascii="Times New Roman" w:eastAsiaTheme="minorEastAsia" w:hAnsi="Times New Roman" w:cs="Times New Roman"/>
              <w:noProof/>
              <w:sz w:val="24"/>
              <w:szCs w:val="24"/>
              <w:rPrChange w:id="805" w:author="Stjepan Salopek (ssalopek)" w:date="2021-09-09T15:26:00Z">
                <w:rPr>
                  <w:del w:id="806" w:author="Stjepan Salopek (ssalopek)" w:date="2021-09-09T15:17:00Z"/>
                  <w:rFonts w:eastAsiaTheme="minorEastAsia"/>
                  <w:noProof/>
                </w:rPr>
              </w:rPrChange>
            </w:rPr>
            <w:pPrChange w:id="807" w:author="Stjepan Salopek (ssalopek)" w:date="2021-09-09T15:26:00Z">
              <w:pPr>
                <w:pStyle w:val="TOC1"/>
              </w:pPr>
            </w:pPrChange>
          </w:pPr>
          <w:del w:id="808" w:author="Stjepan Salopek (ssalopek)" w:date="2021-09-09T15:17:00Z">
            <w:r w:rsidRPr="008064B8" w:rsidDel="00C040F9">
              <w:rPr>
                <w:rPrChange w:id="809"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10"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11" w:author="Stjepan Salopek (ssalopek)" w:date="2021-09-09T15:17:00Z"/>
              <w:rFonts w:ascii="Times New Roman" w:eastAsiaTheme="minorEastAsia" w:hAnsi="Times New Roman" w:cs="Times New Roman"/>
              <w:noProof/>
              <w:sz w:val="24"/>
              <w:szCs w:val="24"/>
              <w:rPrChange w:id="812" w:author="Stjepan Salopek (ssalopek)" w:date="2021-09-09T15:26:00Z">
                <w:rPr>
                  <w:del w:id="813" w:author="Stjepan Salopek (ssalopek)" w:date="2021-09-09T15:17:00Z"/>
                  <w:rFonts w:eastAsiaTheme="minorEastAsia"/>
                  <w:noProof/>
                </w:rPr>
              </w:rPrChange>
            </w:rPr>
            <w:pPrChange w:id="814" w:author="Stjepan Salopek (ssalopek)" w:date="2021-09-09T15:26:00Z">
              <w:pPr>
                <w:pStyle w:val="TOC1"/>
              </w:pPr>
            </w:pPrChange>
          </w:pPr>
          <w:del w:id="815" w:author="Stjepan Salopek (ssalopek)" w:date="2021-09-09T15:17:00Z">
            <w:r w:rsidRPr="008064B8" w:rsidDel="00C040F9">
              <w:rPr>
                <w:rPrChange w:id="816"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17"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18" w:author="Stjepan Salopek (ssalopek)" w:date="2021-09-09T15:17:00Z"/>
              <w:rFonts w:ascii="Times New Roman" w:eastAsiaTheme="minorEastAsia" w:hAnsi="Times New Roman" w:cs="Times New Roman"/>
              <w:noProof/>
              <w:sz w:val="24"/>
              <w:szCs w:val="24"/>
              <w:rPrChange w:id="819" w:author="Stjepan Salopek (ssalopek)" w:date="2021-09-09T15:26:00Z">
                <w:rPr>
                  <w:del w:id="820" w:author="Stjepan Salopek (ssalopek)" w:date="2021-09-09T15:17:00Z"/>
                  <w:rFonts w:eastAsiaTheme="minorEastAsia"/>
                  <w:noProof/>
                </w:rPr>
              </w:rPrChange>
            </w:rPr>
            <w:pPrChange w:id="821" w:author="Stjepan Salopek (ssalopek)" w:date="2021-09-09T15:26:00Z">
              <w:pPr>
                <w:pStyle w:val="TOC1"/>
              </w:pPr>
            </w:pPrChange>
          </w:pPr>
          <w:del w:id="822" w:author="Stjepan Salopek (ssalopek)" w:date="2021-09-09T15:17:00Z">
            <w:r w:rsidRPr="008064B8" w:rsidDel="00C040F9">
              <w:rPr>
                <w:rPrChange w:id="823"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24"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25" w:author="Stjepan Salopek (ssalopek)" w:date="2021-09-09T15:17:00Z"/>
              <w:rFonts w:ascii="Times New Roman" w:eastAsiaTheme="minorEastAsia" w:hAnsi="Times New Roman" w:cs="Times New Roman"/>
              <w:noProof/>
              <w:sz w:val="24"/>
              <w:szCs w:val="24"/>
            </w:rPr>
          </w:pPr>
          <w:del w:id="826" w:author="Stjepan Salopek (ssalopek)" w:date="2021-09-09T15:17:00Z">
            <w:r w:rsidRPr="008064B8" w:rsidDel="00C040F9">
              <w:rPr>
                <w:rPrChange w:id="827"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28" w:author="Stjepan Salopek (ssalopek)" w:date="2021-09-09T15:17:00Z"/>
              <w:rFonts w:ascii="Times New Roman" w:eastAsiaTheme="minorEastAsia" w:hAnsi="Times New Roman" w:cs="Times New Roman"/>
              <w:noProof/>
              <w:sz w:val="24"/>
              <w:szCs w:val="24"/>
            </w:rPr>
          </w:pPr>
          <w:del w:id="829" w:author="Stjepan Salopek (ssalopek)" w:date="2021-09-09T15:17:00Z">
            <w:r w:rsidRPr="008064B8" w:rsidDel="00C040F9">
              <w:rPr>
                <w:rPrChange w:id="830"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31" w:author="Stjepan Salopek (ssalopek)" w:date="2021-09-09T15:17:00Z"/>
              <w:rFonts w:ascii="Times New Roman" w:eastAsiaTheme="minorEastAsia" w:hAnsi="Times New Roman" w:cs="Times New Roman"/>
              <w:noProof/>
              <w:sz w:val="24"/>
              <w:szCs w:val="24"/>
            </w:rPr>
          </w:pPr>
          <w:del w:id="832" w:author="Stjepan Salopek (ssalopek)" w:date="2021-09-09T15:17:00Z">
            <w:r w:rsidRPr="008064B8" w:rsidDel="00C040F9">
              <w:rPr>
                <w:rPrChange w:id="833"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34" w:author="Stjepan Salopek (ssalopek)" w:date="2021-09-09T15:17:00Z"/>
              <w:rFonts w:ascii="Times New Roman" w:eastAsiaTheme="minorEastAsia" w:hAnsi="Times New Roman" w:cs="Times New Roman"/>
              <w:noProof/>
              <w:sz w:val="24"/>
              <w:szCs w:val="24"/>
            </w:rPr>
          </w:pPr>
          <w:del w:id="835" w:author="Stjepan Salopek (ssalopek)" w:date="2021-09-09T15:17:00Z">
            <w:r w:rsidRPr="008064B8" w:rsidDel="00C040F9">
              <w:rPr>
                <w:rPrChange w:id="836"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37" w:author="Stjepan Salopek (ssalopek)" w:date="2021-09-09T15:17:00Z"/>
              <w:rFonts w:ascii="Times New Roman" w:eastAsiaTheme="minorEastAsia" w:hAnsi="Times New Roman" w:cs="Times New Roman"/>
              <w:noProof/>
              <w:sz w:val="24"/>
              <w:szCs w:val="24"/>
            </w:rPr>
          </w:pPr>
          <w:del w:id="838" w:author="Stjepan Salopek (ssalopek)" w:date="2021-09-09T15:17:00Z">
            <w:r w:rsidRPr="008064B8" w:rsidDel="00C040F9">
              <w:rPr>
                <w:rPrChange w:id="839"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40" w:author="Stjepan Salopek (ssalopek)" w:date="2021-09-09T15:17:00Z"/>
              <w:rFonts w:ascii="Times New Roman" w:eastAsiaTheme="minorEastAsia" w:hAnsi="Times New Roman" w:cs="Times New Roman"/>
              <w:noProof/>
              <w:sz w:val="24"/>
              <w:szCs w:val="24"/>
            </w:rPr>
          </w:pPr>
          <w:del w:id="841" w:author="Stjepan Salopek (ssalopek)" w:date="2021-09-09T15:17:00Z">
            <w:r w:rsidRPr="008064B8" w:rsidDel="00C040F9">
              <w:rPr>
                <w:rPrChange w:id="842"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43" w:author="Stjepan Salopek (ssalopek)" w:date="2021-09-09T15:17:00Z"/>
              <w:rFonts w:ascii="Times New Roman" w:eastAsiaTheme="minorEastAsia" w:hAnsi="Times New Roman" w:cs="Times New Roman"/>
              <w:noProof/>
              <w:sz w:val="24"/>
              <w:szCs w:val="24"/>
              <w:rPrChange w:id="844" w:author="Stjepan Salopek (ssalopek)" w:date="2021-09-09T15:26:00Z">
                <w:rPr>
                  <w:del w:id="845" w:author="Stjepan Salopek (ssalopek)" w:date="2021-09-09T15:17:00Z"/>
                  <w:rFonts w:eastAsiaTheme="minorEastAsia"/>
                  <w:noProof/>
                </w:rPr>
              </w:rPrChange>
            </w:rPr>
            <w:pPrChange w:id="846" w:author="Stjepan Salopek (ssalopek)" w:date="2021-09-09T15:26:00Z">
              <w:pPr>
                <w:pStyle w:val="TOC1"/>
              </w:pPr>
            </w:pPrChange>
          </w:pPr>
          <w:del w:id="847" w:author="Stjepan Salopek (ssalopek)" w:date="2021-09-09T15:17:00Z">
            <w:r w:rsidRPr="008064B8" w:rsidDel="00C040F9">
              <w:rPr>
                <w:rPrChange w:id="848"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49"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50" w:author="Stjepan Salopek (ssalopek)" w:date="2021-09-09T15:17:00Z"/>
              <w:rFonts w:ascii="Times New Roman" w:eastAsiaTheme="minorEastAsia" w:hAnsi="Times New Roman" w:cs="Times New Roman"/>
              <w:noProof/>
              <w:sz w:val="24"/>
              <w:szCs w:val="24"/>
            </w:rPr>
          </w:pPr>
          <w:del w:id="851" w:author="Stjepan Salopek (ssalopek)" w:date="2021-09-09T15:17:00Z">
            <w:r w:rsidRPr="008064B8" w:rsidDel="00C040F9">
              <w:rPr>
                <w:rPrChange w:id="852"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53" w:author="Stjepan Salopek (ssalopek)" w:date="2021-09-09T15:17:00Z"/>
              <w:rFonts w:ascii="Times New Roman" w:eastAsiaTheme="minorEastAsia" w:hAnsi="Times New Roman" w:cs="Times New Roman"/>
              <w:noProof/>
              <w:sz w:val="24"/>
              <w:szCs w:val="24"/>
              <w:rPrChange w:id="854" w:author="Stjepan Salopek (ssalopek)" w:date="2021-09-09T15:26:00Z">
                <w:rPr>
                  <w:del w:id="855" w:author="Stjepan Salopek (ssalopek)" w:date="2021-09-09T15:17:00Z"/>
                  <w:rFonts w:eastAsiaTheme="minorEastAsia"/>
                  <w:noProof/>
                </w:rPr>
              </w:rPrChange>
            </w:rPr>
            <w:pPrChange w:id="856" w:author="Stjepan Salopek (ssalopek)" w:date="2021-09-09T15:26:00Z">
              <w:pPr>
                <w:pStyle w:val="TOC3"/>
              </w:pPr>
            </w:pPrChange>
          </w:pPr>
          <w:del w:id="857" w:author="Stjepan Salopek (ssalopek)" w:date="2021-09-09T15:17:00Z">
            <w:r w:rsidRPr="008064B8" w:rsidDel="00C040F9">
              <w:rPr>
                <w:rPrChange w:id="858"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59"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60" w:author="Stjepan Salopek (ssalopek)" w:date="2021-09-09T15:17:00Z"/>
              <w:rFonts w:ascii="Times New Roman" w:eastAsiaTheme="minorEastAsia" w:hAnsi="Times New Roman" w:cs="Times New Roman"/>
              <w:noProof/>
              <w:sz w:val="24"/>
              <w:szCs w:val="24"/>
              <w:rPrChange w:id="861" w:author="Stjepan Salopek (ssalopek)" w:date="2021-09-09T15:26:00Z">
                <w:rPr>
                  <w:del w:id="862" w:author="Stjepan Salopek (ssalopek)" w:date="2021-09-09T15:17:00Z"/>
                  <w:rFonts w:eastAsiaTheme="minorEastAsia"/>
                  <w:noProof/>
                </w:rPr>
              </w:rPrChange>
            </w:rPr>
            <w:pPrChange w:id="863" w:author="Stjepan Salopek (ssalopek)" w:date="2021-09-09T15:26:00Z">
              <w:pPr>
                <w:pStyle w:val="TOC3"/>
              </w:pPr>
            </w:pPrChange>
          </w:pPr>
          <w:del w:id="864" w:author="Stjepan Salopek (ssalopek)" w:date="2021-09-09T15:17:00Z">
            <w:r w:rsidRPr="008064B8" w:rsidDel="00C040F9">
              <w:rPr>
                <w:rPrChange w:id="865"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66"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67" w:author="Stjepan Salopek (ssalopek)" w:date="2021-09-09T15:17:00Z"/>
              <w:rFonts w:ascii="Times New Roman" w:eastAsiaTheme="minorEastAsia" w:hAnsi="Times New Roman" w:cs="Times New Roman"/>
              <w:noProof/>
              <w:sz w:val="24"/>
              <w:szCs w:val="24"/>
              <w:rPrChange w:id="868" w:author="Stjepan Salopek (ssalopek)" w:date="2021-09-09T15:26:00Z">
                <w:rPr>
                  <w:del w:id="869" w:author="Stjepan Salopek (ssalopek)" w:date="2021-09-09T15:17:00Z"/>
                  <w:rFonts w:eastAsiaTheme="minorEastAsia"/>
                  <w:noProof/>
                </w:rPr>
              </w:rPrChange>
            </w:rPr>
            <w:pPrChange w:id="870" w:author="Stjepan Salopek (ssalopek)" w:date="2021-09-09T15:26:00Z">
              <w:pPr>
                <w:pStyle w:val="TOC3"/>
              </w:pPr>
            </w:pPrChange>
          </w:pPr>
          <w:del w:id="871" w:author="Stjepan Salopek (ssalopek)" w:date="2021-09-09T15:17:00Z">
            <w:r w:rsidRPr="008064B8" w:rsidDel="00C040F9">
              <w:rPr>
                <w:rPrChange w:id="872"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873"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874" w:author="Stjepan Salopek (ssalopek)" w:date="2021-09-09T15:17:00Z"/>
              <w:rFonts w:ascii="Times New Roman" w:eastAsiaTheme="minorEastAsia" w:hAnsi="Times New Roman" w:cs="Times New Roman"/>
              <w:noProof/>
              <w:sz w:val="24"/>
              <w:szCs w:val="24"/>
              <w:rPrChange w:id="875" w:author="Stjepan Salopek (ssalopek)" w:date="2021-09-09T15:26:00Z">
                <w:rPr>
                  <w:del w:id="876" w:author="Stjepan Salopek (ssalopek)" w:date="2021-09-09T15:17:00Z"/>
                  <w:rFonts w:eastAsiaTheme="minorEastAsia"/>
                  <w:noProof/>
                </w:rPr>
              </w:rPrChange>
            </w:rPr>
            <w:pPrChange w:id="877" w:author="Stjepan Salopek (ssalopek)" w:date="2021-09-09T15:26:00Z">
              <w:pPr>
                <w:pStyle w:val="TOC3"/>
              </w:pPr>
            </w:pPrChange>
          </w:pPr>
          <w:del w:id="878" w:author="Stjepan Salopek (ssalopek)" w:date="2021-09-09T15:17:00Z">
            <w:r w:rsidRPr="008064B8" w:rsidDel="00C040F9">
              <w:rPr>
                <w:rPrChange w:id="879"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880"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881" w:author="Stjepan Salopek (ssalopek)" w:date="2021-09-09T15:17:00Z"/>
              <w:rFonts w:ascii="Times New Roman" w:eastAsiaTheme="minorEastAsia" w:hAnsi="Times New Roman" w:cs="Times New Roman"/>
              <w:noProof/>
              <w:sz w:val="24"/>
              <w:szCs w:val="24"/>
              <w:rPrChange w:id="882" w:author="Stjepan Salopek (ssalopek)" w:date="2021-09-09T15:26:00Z">
                <w:rPr>
                  <w:del w:id="883" w:author="Stjepan Salopek (ssalopek)" w:date="2021-09-09T15:17:00Z"/>
                  <w:rFonts w:eastAsiaTheme="minorEastAsia"/>
                  <w:noProof/>
                </w:rPr>
              </w:rPrChange>
            </w:rPr>
            <w:pPrChange w:id="884" w:author="Stjepan Salopek (ssalopek)" w:date="2021-09-09T15:26:00Z">
              <w:pPr>
                <w:pStyle w:val="TOC3"/>
              </w:pPr>
            </w:pPrChange>
          </w:pPr>
          <w:del w:id="885" w:author="Stjepan Salopek (ssalopek)" w:date="2021-09-09T15:17:00Z">
            <w:r w:rsidRPr="008064B8" w:rsidDel="00C040F9">
              <w:rPr>
                <w:rPrChange w:id="886"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887"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888" w:author="Stjepan Salopek (ssalopek)" w:date="2021-09-09T15:17:00Z"/>
              <w:rFonts w:ascii="Times New Roman" w:eastAsiaTheme="minorEastAsia" w:hAnsi="Times New Roman" w:cs="Times New Roman"/>
              <w:noProof/>
              <w:sz w:val="24"/>
              <w:szCs w:val="24"/>
            </w:rPr>
          </w:pPr>
          <w:del w:id="889" w:author="Stjepan Salopek (ssalopek)" w:date="2021-09-09T15:17:00Z">
            <w:r w:rsidRPr="008064B8" w:rsidDel="00C040F9">
              <w:rPr>
                <w:rPrChange w:id="890"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891" w:author="Stjepan Salopek (ssalopek)" w:date="2021-09-09T15:17:00Z"/>
              <w:rFonts w:ascii="Times New Roman" w:eastAsiaTheme="minorEastAsia" w:hAnsi="Times New Roman" w:cs="Times New Roman"/>
              <w:noProof/>
              <w:sz w:val="24"/>
              <w:szCs w:val="24"/>
              <w:rPrChange w:id="892" w:author="Stjepan Salopek (ssalopek)" w:date="2021-09-09T15:26:00Z">
                <w:rPr>
                  <w:del w:id="893" w:author="Stjepan Salopek (ssalopek)" w:date="2021-09-09T15:17:00Z"/>
                  <w:rFonts w:eastAsiaTheme="minorEastAsia"/>
                  <w:noProof/>
                </w:rPr>
              </w:rPrChange>
            </w:rPr>
            <w:pPrChange w:id="894" w:author="Stjepan Salopek (ssalopek)" w:date="2021-09-09T15:26:00Z">
              <w:pPr>
                <w:pStyle w:val="TOC3"/>
              </w:pPr>
            </w:pPrChange>
          </w:pPr>
          <w:del w:id="895" w:author="Stjepan Salopek (ssalopek)" w:date="2021-09-09T15:17:00Z">
            <w:r w:rsidRPr="008064B8" w:rsidDel="00C040F9">
              <w:rPr>
                <w:rPrChange w:id="896"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897"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898" w:author="Stjepan Salopek (ssalopek)" w:date="2021-09-09T15:17:00Z"/>
              <w:rFonts w:ascii="Times New Roman" w:eastAsiaTheme="minorEastAsia" w:hAnsi="Times New Roman" w:cs="Times New Roman"/>
              <w:noProof/>
              <w:sz w:val="24"/>
              <w:szCs w:val="24"/>
              <w:rPrChange w:id="899" w:author="Stjepan Salopek (ssalopek)" w:date="2021-09-09T15:26:00Z">
                <w:rPr>
                  <w:del w:id="900" w:author="Stjepan Salopek (ssalopek)" w:date="2021-09-09T15:17:00Z"/>
                  <w:rFonts w:eastAsiaTheme="minorEastAsia"/>
                  <w:noProof/>
                </w:rPr>
              </w:rPrChange>
            </w:rPr>
            <w:pPrChange w:id="901" w:author="Stjepan Salopek (ssalopek)" w:date="2021-09-09T15:26:00Z">
              <w:pPr>
                <w:pStyle w:val="TOC3"/>
              </w:pPr>
            </w:pPrChange>
          </w:pPr>
          <w:del w:id="902" w:author="Stjepan Salopek (ssalopek)" w:date="2021-09-09T15:17:00Z">
            <w:r w:rsidRPr="008064B8" w:rsidDel="00C040F9">
              <w:rPr>
                <w:rPrChange w:id="903"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04"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05" w:author="Stjepan Salopek (ssalopek)" w:date="2021-09-09T15:17:00Z"/>
              <w:rFonts w:ascii="Times New Roman" w:eastAsiaTheme="minorEastAsia" w:hAnsi="Times New Roman" w:cs="Times New Roman"/>
              <w:noProof/>
              <w:sz w:val="24"/>
              <w:szCs w:val="24"/>
              <w:rPrChange w:id="906" w:author="Stjepan Salopek (ssalopek)" w:date="2021-09-09T15:26:00Z">
                <w:rPr>
                  <w:del w:id="907" w:author="Stjepan Salopek (ssalopek)" w:date="2021-09-09T15:17:00Z"/>
                  <w:rFonts w:eastAsiaTheme="minorEastAsia"/>
                  <w:noProof/>
                </w:rPr>
              </w:rPrChange>
            </w:rPr>
            <w:pPrChange w:id="908" w:author="Stjepan Salopek (ssalopek)" w:date="2021-09-09T15:26:00Z">
              <w:pPr>
                <w:pStyle w:val="TOC3"/>
              </w:pPr>
            </w:pPrChange>
          </w:pPr>
          <w:del w:id="909" w:author="Stjepan Salopek (ssalopek)" w:date="2021-09-09T15:17:00Z">
            <w:r w:rsidRPr="008064B8" w:rsidDel="00C040F9">
              <w:rPr>
                <w:rPrChange w:id="910"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11"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12" w:author="Stjepan Salopek (ssalopek)" w:date="2021-09-09T15:17:00Z"/>
              <w:rFonts w:ascii="Times New Roman" w:eastAsiaTheme="minorEastAsia" w:hAnsi="Times New Roman" w:cs="Times New Roman"/>
              <w:noProof/>
              <w:sz w:val="24"/>
              <w:szCs w:val="24"/>
              <w:rPrChange w:id="913" w:author="Stjepan Salopek (ssalopek)" w:date="2021-09-09T15:26:00Z">
                <w:rPr>
                  <w:del w:id="914" w:author="Stjepan Salopek (ssalopek)" w:date="2021-09-09T15:17:00Z"/>
                  <w:rFonts w:eastAsiaTheme="minorEastAsia"/>
                  <w:noProof/>
                </w:rPr>
              </w:rPrChange>
            </w:rPr>
            <w:pPrChange w:id="915" w:author="Stjepan Salopek (ssalopek)" w:date="2021-09-09T15:26:00Z">
              <w:pPr>
                <w:pStyle w:val="TOC3"/>
              </w:pPr>
            </w:pPrChange>
          </w:pPr>
          <w:del w:id="916" w:author="Stjepan Salopek (ssalopek)" w:date="2021-09-09T15:17:00Z">
            <w:r w:rsidRPr="008064B8" w:rsidDel="00C040F9">
              <w:rPr>
                <w:rPrChange w:id="917"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18"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19" w:author="Stjepan Salopek (ssalopek)" w:date="2021-09-09T15:17:00Z"/>
              <w:rFonts w:ascii="Times New Roman" w:eastAsiaTheme="minorEastAsia" w:hAnsi="Times New Roman" w:cs="Times New Roman"/>
              <w:noProof/>
              <w:sz w:val="24"/>
              <w:szCs w:val="24"/>
              <w:rPrChange w:id="920" w:author="Stjepan Salopek (ssalopek)" w:date="2021-09-09T15:26:00Z">
                <w:rPr>
                  <w:del w:id="921" w:author="Stjepan Salopek (ssalopek)" w:date="2021-09-09T15:17:00Z"/>
                  <w:rFonts w:eastAsiaTheme="minorEastAsia"/>
                  <w:noProof/>
                </w:rPr>
              </w:rPrChange>
            </w:rPr>
            <w:pPrChange w:id="922" w:author="Stjepan Salopek (ssalopek)" w:date="2021-09-09T15:26:00Z">
              <w:pPr>
                <w:pStyle w:val="TOC3"/>
              </w:pPr>
            </w:pPrChange>
          </w:pPr>
          <w:del w:id="923" w:author="Stjepan Salopek (ssalopek)" w:date="2021-09-09T15:17:00Z">
            <w:r w:rsidRPr="008064B8" w:rsidDel="00C040F9">
              <w:rPr>
                <w:rPrChange w:id="924"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25"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26" w:author="Stjepan Salopek (ssalopek)" w:date="2021-09-09T15:17:00Z"/>
              <w:rFonts w:ascii="Times New Roman" w:eastAsiaTheme="minorEastAsia" w:hAnsi="Times New Roman" w:cs="Times New Roman"/>
              <w:noProof/>
              <w:sz w:val="24"/>
              <w:szCs w:val="24"/>
            </w:rPr>
          </w:pPr>
          <w:del w:id="927" w:author="Stjepan Salopek (ssalopek)" w:date="2021-09-09T15:17:00Z">
            <w:r w:rsidRPr="008064B8" w:rsidDel="00C040F9">
              <w:rPr>
                <w:rPrChange w:id="928"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29" w:author="Stjepan Salopek (ssalopek)" w:date="2021-09-09T15:17:00Z"/>
              <w:rFonts w:ascii="Times New Roman" w:eastAsiaTheme="minorEastAsia" w:hAnsi="Times New Roman" w:cs="Times New Roman"/>
              <w:noProof/>
              <w:sz w:val="24"/>
              <w:szCs w:val="24"/>
            </w:rPr>
          </w:pPr>
          <w:del w:id="930" w:author="Stjepan Salopek (ssalopek)" w:date="2021-09-09T15:17:00Z">
            <w:r w:rsidRPr="008064B8" w:rsidDel="00C040F9">
              <w:rPr>
                <w:rPrChange w:id="931"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32" w:author="Stjepan Salopek (ssalopek)" w:date="2021-09-09T15:17:00Z"/>
              <w:rFonts w:ascii="Times New Roman" w:eastAsiaTheme="minorEastAsia" w:hAnsi="Times New Roman" w:cs="Times New Roman"/>
              <w:noProof/>
              <w:sz w:val="24"/>
              <w:szCs w:val="24"/>
              <w:rPrChange w:id="933" w:author="Stjepan Salopek (ssalopek)" w:date="2021-09-09T15:26:00Z">
                <w:rPr>
                  <w:del w:id="934" w:author="Stjepan Salopek (ssalopek)" w:date="2021-09-09T15:17:00Z"/>
                  <w:rFonts w:eastAsiaTheme="minorEastAsia"/>
                  <w:noProof/>
                </w:rPr>
              </w:rPrChange>
            </w:rPr>
            <w:pPrChange w:id="935" w:author="Stjepan Salopek (ssalopek)" w:date="2021-09-09T15:26:00Z">
              <w:pPr>
                <w:pStyle w:val="TOC1"/>
              </w:pPr>
            </w:pPrChange>
          </w:pPr>
          <w:del w:id="936" w:author="Stjepan Salopek (ssalopek)" w:date="2021-09-09T15:17:00Z">
            <w:r w:rsidRPr="008064B8" w:rsidDel="00C040F9">
              <w:rPr>
                <w:rPrChange w:id="937"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38"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39" w:author="Stjepan Salopek (ssalopek)" w:date="2021-09-09T15:17:00Z"/>
              <w:rFonts w:ascii="Times New Roman" w:eastAsiaTheme="minorEastAsia" w:hAnsi="Times New Roman" w:cs="Times New Roman"/>
              <w:noProof/>
              <w:sz w:val="24"/>
              <w:szCs w:val="24"/>
            </w:rPr>
          </w:pPr>
          <w:del w:id="940" w:author="Stjepan Salopek (ssalopek)" w:date="2021-09-09T15:17:00Z">
            <w:r w:rsidRPr="008064B8" w:rsidDel="00C040F9">
              <w:rPr>
                <w:rPrChange w:id="941"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42" w:author="Stjepan Salopek (ssalopek)" w:date="2021-09-09T15:17:00Z"/>
              <w:rFonts w:ascii="Times New Roman" w:eastAsiaTheme="minorEastAsia" w:hAnsi="Times New Roman" w:cs="Times New Roman"/>
              <w:noProof/>
              <w:sz w:val="24"/>
              <w:szCs w:val="24"/>
            </w:rPr>
          </w:pPr>
          <w:del w:id="943" w:author="Stjepan Salopek (ssalopek)" w:date="2021-09-09T15:17:00Z">
            <w:r w:rsidRPr="008064B8" w:rsidDel="00C040F9">
              <w:rPr>
                <w:rPrChange w:id="944"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45" w:author="Stjepan Salopek (ssalopek)" w:date="2021-09-09T15:17:00Z"/>
              <w:rFonts w:ascii="Times New Roman" w:eastAsiaTheme="minorEastAsia" w:hAnsi="Times New Roman" w:cs="Times New Roman"/>
              <w:noProof/>
              <w:sz w:val="24"/>
              <w:szCs w:val="24"/>
            </w:rPr>
          </w:pPr>
          <w:del w:id="946" w:author="Stjepan Salopek (ssalopek)" w:date="2021-09-09T15:17:00Z">
            <w:r w:rsidRPr="008064B8" w:rsidDel="00C040F9">
              <w:rPr>
                <w:rPrChange w:id="947"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48" w:author="Stjepan Salopek (ssalopek)" w:date="2021-09-09T15:17:00Z"/>
              <w:rFonts w:ascii="Times New Roman" w:eastAsiaTheme="minorEastAsia" w:hAnsi="Times New Roman" w:cs="Times New Roman"/>
              <w:noProof/>
              <w:sz w:val="24"/>
              <w:szCs w:val="24"/>
            </w:rPr>
          </w:pPr>
          <w:del w:id="949" w:author="Stjepan Salopek (ssalopek)" w:date="2021-09-09T15:17:00Z">
            <w:r w:rsidRPr="008064B8" w:rsidDel="00C040F9">
              <w:rPr>
                <w:rPrChange w:id="950"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51" w:author="Stjepan Salopek (ssalopek)" w:date="2021-09-09T15:17:00Z"/>
              <w:rFonts w:ascii="Times New Roman" w:eastAsiaTheme="minorEastAsia" w:hAnsi="Times New Roman" w:cs="Times New Roman"/>
              <w:noProof/>
              <w:sz w:val="24"/>
              <w:szCs w:val="24"/>
              <w:rPrChange w:id="952" w:author="Stjepan Salopek (ssalopek)" w:date="2021-09-09T15:26:00Z">
                <w:rPr>
                  <w:del w:id="953" w:author="Stjepan Salopek (ssalopek)" w:date="2021-09-09T15:17:00Z"/>
                  <w:rFonts w:eastAsiaTheme="minorEastAsia"/>
                  <w:noProof/>
                </w:rPr>
              </w:rPrChange>
            </w:rPr>
            <w:pPrChange w:id="954" w:author="Stjepan Salopek (ssalopek)" w:date="2021-09-09T15:26:00Z">
              <w:pPr>
                <w:pStyle w:val="TOC3"/>
              </w:pPr>
            </w:pPrChange>
          </w:pPr>
          <w:del w:id="955" w:author="Stjepan Salopek (ssalopek)" w:date="2021-09-09T15:17:00Z">
            <w:r w:rsidRPr="008064B8" w:rsidDel="00C040F9">
              <w:rPr>
                <w:rPrChange w:id="956"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57"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58" w:author="Stjepan Salopek (ssalopek)" w:date="2021-09-09T15:17:00Z"/>
              <w:rFonts w:ascii="Times New Roman" w:eastAsiaTheme="minorEastAsia" w:hAnsi="Times New Roman" w:cs="Times New Roman"/>
              <w:noProof/>
              <w:sz w:val="24"/>
              <w:szCs w:val="24"/>
              <w:rPrChange w:id="959" w:author="Stjepan Salopek (ssalopek)" w:date="2021-09-09T15:26:00Z">
                <w:rPr>
                  <w:del w:id="960" w:author="Stjepan Salopek (ssalopek)" w:date="2021-09-09T15:17:00Z"/>
                  <w:rFonts w:eastAsiaTheme="minorEastAsia"/>
                  <w:noProof/>
                </w:rPr>
              </w:rPrChange>
            </w:rPr>
            <w:pPrChange w:id="961" w:author="Stjepan Salopek (ssalopek)" w:date="2021-09-09T15:26:00Z">
              <w:pPr>
                <w:pStyle w:val="TOC3"/>
              </w:pPr>
            </w:pPrChange>
          </w:pPr>
          <w:del w:id="962" w:author="Stjepan Salopek (ssalopek)" w:date="2021-09-09T15:17:00Z">
            <w:r w:rsidRPr="008064B8" w:rsidDel="00C040F9">
              <w:rPr>
                <w:rPrChange w:id="963"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64"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65" w:author="Stjepan Salopek (ssalopek)" w:date="2021-09-09T15:17:00Z"/>
              <w:rFonts w:ascii="Times New Roman" w:eastAsiaTheme="minorEastAsia" w:hAnsi="Times New Roman" w:cs="Times New Roman"/>
              <w:noProof/>
              <w:sz w:val="24"/>
              <w:szCs w:val="24"/>
            </w:rPr>
          </w:pPr>
          <w:del w:id="966" w:author="Stjepan Salopek (ssalopek)" w:date="2021-09-09T15:17:00Z">
            <w:r w:rsidRPr="008064B8" w:rsidDel="00C040F9">
              <w:rPr>
                <w:rPrChange w:id="967"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68" w:author="Stjepan Salopek (ssalopek)" w:date="2021-09-09T15:17:00Z"/>
              <w:rFonts w:ascii="Times New Roman" w:eastAsiaTheme="minorEastAsia" w:hAnsi="Times New Roman" w:cs="Times New Roman"/>
              <w:noProof/>
              <w:sz w:val="24"/>
              <w:szCs w:val="24"/>
            </w:rPr>
          </w:pPr>
          <w:del w:id="969" w:author="Stjepan Salopek (ssalopek)" w:date="2021-09-09T15:17:00Z">
            <w:r w:rsidRPr="008064B8" w:rsidDel="00C040F9">
              <w:rPr>
                <w:rPrChange w:id="970"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71" w:author="Stjepan Salopek (ssalopek)" w:date="2021-09-09T15:17:00Z"/>
              <w:rFonts w:ascii="Times New Roman" w:eastAsiaTheme="minorEastAsia" w:hAnsi="Times New Roman" w:cs="Times New Roman"/>
              <w:noProof/>
              <w:sz w:val="24"/>
              <w:szCs w:val="24"/>
            </w:rPr>
          </w:pPr>
          <w:del w:id="972" w:author="Stjepan Salopek (ssalopek)" w:date="2021-09-09T15:17:00Z">
            <w:r w:rsidRPr="008064B8" w:rsidDel="00C040F9">
              <w:rPr>
                <w:rPrChange w:id="973"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74" w:author="Stjepan Salopek (ssalopek)" w:date="2021-09-09T15:17:00Z"/>
              <w:rFonts w:ascii="Times New Roman" w:eastAsiaTheme="minorEastAsia" w:hAnsi="Times New Roman" w:cs="Times New Roman"/>
              <w:noProof/>
              <w:sz w:val="24"/>
              <w:szCs w:val="24"/>
            </w:rPr>
          </w:pPr>
          <w:del w:id="975" w:author="Stjepan Salopek (ssalopek)" w:date="2021-09-09T15:17:00Z">
            <w:r w:rsidRPr="008064B8" w:rsidDel="00C040F9">
              <w:rPr>
                <w:rPrChange w:id="976"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77" w:author="Stjepan Salopek (ssalopek)" w:date="2021-09-09T15:17:00Z"/>
              <w:rFonts w:ascii="Times New Roman" w:eastAsiaTheme="minorEastAsia" w:hAnsi="Times New Roman" w:cs="Times New Roman"/>
              <w:noProof/>
              <w:sz w:val="24"/>
              <w:szCs w:val="24"/>
            </w:rPr>
          </w:pPr>
          <w:del w:id="978" w:author="Stjepan Salopek (ssalopek)" w:date="2021-09-09T15:17:00Z">
            <w:r w:rsidRPr="008064B8" w:rsidDel="00C040F9">
              <w:rPr>
                <w:rPrChange w:id="979"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980" w:author="Stjepan Salopek (ssalopek)" w:date="2021-09-09T15:17:00Z"/>
              <w:rFonts w:ascii="Times New Roman" w:eastAsiaTheme="minorEastAsia" w:hAnsi="Times New Roman" w:cs="Times New Roman"/>
              <w:noProof/>
              <w:sz w:val="24"/>
              <w:szCs w:val="24"/>
            </w:rPr>
          </w:pPr>
          <w:del w:id="981" w:author="Stjepan Salopek (ssalopek)" w:date="2021-09-09T15:17:00Z">
            <w:r w:rsidRPr="008064B8" w:rsidDel="00C040F9">
              <w:rPr>
                <w:rPrChange w:id="982"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983" w:author="Stjepan Salopek (ssalopek)" w:date="2021-09-09T15:17:00Z"/>
              <w:rFonts w:ascii="Times New Roman" w:eastAsiaTheme="minorEastAsia" w:hAnsi="Times New Roman" w:cs="Times New Roman"/>
              <w:noProof/>
              <w:sz w:val="24"/>
              <w:szCs w:val="24"/>
              <w:rPrChange w:id="984" w:author="Stjepan Salopek (ssalopek)" w:date="2021-09-09T15:26:00Z">
                <w:rPr>
                  <w:del w:id="985" w:author="Stjepan Salopek (ssalopek)" w:date="2021-09-09T15:17:00Z"/>
                  <w:rFonts w:eastAsiaTheme="minorEastAsia"/>
                  <w:noProof/>
                </w:rPr>
              </w:rPrChange>
            </w:rPr>
            <w:pPrChange w:id="986" w:author="Stjepan Salopek (ssalopek)" w:date="2021-09-09T15:26:00Z">
              <w:pPr>
                <w:pStyle w:val="TOC3"/>
              </w:pPr>
            </w:pPrChange>
          </w:pPr>
          <w:del w:id="987" w:author="Stjepan Salopek (ssalopek)" w:date="2021-09-09T15:17:00Z">
            <w:r w:rsidRPr="008064B8" w:rsidDel="00C040F9">
              <w:rPr>
                <w:rPrChange w:id="988"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989"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990" w:author="Stjepan Salopek (ssalopek)" w:date="2021-09-09T15:17:00Z"/>
              <w:rFonts w:ascii="Times New Roman" w:eastAsiaTheme="minorEastAsia" w:hAnsi="Times New Roman" w:cs="Times New Roman"/>
              <w:noProof/>
              <w:sz w:val="24"/>
              <w:szCs w:val="24"/>
              <w:rPrChange w:id="991" w:author="Stjepan Salopek (ssalopek)" w:date="2021-09-09T15:26:00Z">
                <w:rPr>
                  <w:del w:id="992" w:author="Stjepan Salopek (ssalopek)" w:date="2021-09-09T15:17:00Z"/>
                  <w:rFonts w:eastAsiaTheme="minorEastAsia"/>
                  <w:noProof/>
                </w:rPr>
              </w:rPrChange>
            </w:rPr>
            <w:pPrChange w:id="993" w:author="Stjepan Salopek (ssalopek)" w:date="2021-09-09T15:26:00Z">
              <w:pPr>
                <w:pStyle w:val="TOC3"/>
              </w:pPr>
            </w:pPrChange>
          </w:pPr>
          <w:del w:id="994" w:author="Stjepan Salopek (ssalopek)" w:date="2021-09-09T15:17:00Z">
            <w:r w:rsidRPr="008064B8" w:rsidDel="00C040F9">
              <w:rPr>
                <w:rPrChange w:id="995"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996"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997" w:author="Stjepan Salopek (ssalopek)" w:date="2021-09-09T15:17:00Z"/>
              <w:rFonts w:ascii="Times New Roman" w:eastAsiaTheme="minorEastAsia" w:hAnsi="Times New Roman" w:cs="Times New Roman"/>
              <w:noProof/>
              <w:sz w:val="24"/>
              <w:szCs w:val="24"/>
            </w:rPr>
          </w:pPr>
          <w:del w:id="998" w:author="Stjepan Salopek (ssalopek)" w:date="2021-09-09T15:17:00Z">
            <w:r w:rsidRPr="008064B8" w:rsidDel="00C040F9">
              <w:rPr>
                <w:rPrChange w:id="999"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00" w:author="Stjepan Salopek (ssalopek)" w:date="2021-09-09T15:17:00Z"/>
              <w:rFonts w:ascii="Times New Roman" w:eastAsiaTheme="minorEastAsia" w:hAnsi="Times New Roman" w:cs="Times New Roman"/>
              <w:noProof/>
              <w:sz w:val="24"/>
              <w:szCs w:val="24"/>
              <w:rPrChange w:id="1001" w:author="Stjepan Salopek (ssalopek)" w:date="2021-09-09T15:26:00Z">
                <w:rPr>
                  <w:del w:id="1002" w:author="Stjepan Salopek (ssalopek)" w:date="2021-09-09T15:17:00Z"/>
                  <w:rFonts w:eastAsiaTheme="minorEastAsia"/>
                  <w:noProof/>
                </w:rPr>
              </w:rPrChange>
            </w:rPr>
            <w:pPrChange w:id="1003" w:author="Stjepan Salopek (ssalopek)" w:date="2021-09-09T15:26:00Z">
              <w:pPr>
                <w:pStyle w:val="TOC1"/>
              </w:pPr>
            </w:pPrChange>
          </w:pPr>
          <w:del w:id="1004" w:author="Stjepan Salopek (ssalopek)" w:date="2021-09-09T15:17:00Z">
            <w:r w:rsidRPr="008064B8" w:rsidDel="00C040F9">
              <w:rPr>
                <w:rPrChange w:id="1005"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06"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07" w:author="Stjepan Salopek (ssalopek)" w:date="2021-09-09T15:17:00Z"/>
              <w:rFonts w:ascii="Times New Roman" w:eastAsiaTheme="minorEastAsia" w:hAnsi="Times New Roman" w:cs="Times New Roman"/>
              <w:noProof/>
              <w:sz w:val="24"/>
              <w:szCs w:val="24"/>
              <w:rPrChange w:id="1008" w:author="Stjepan Salopek (ssalopek)" w:date="2021-09-09T15:26:00Z">
                <w:rPr>
                  <w:del w:id="1009" w:author="Stjepan Salopek (ssalopek)" w:date="2021-09-09T15:17:00Z"/>
                  <w:rFonts w:eastAsiaTheme="minorEastAsia"/>
                  <w:noProof/>
                </w:rPr>
              </w:rPrChange>
            </w:rPr>
            <w:pPrChange w:id="1010" w:author="Stjepan Salopek (ssalopek)" w:date="2021-09-09T15:26:00Z">
              <w:pPr>
                <w:pStyle w:val="TOC1"/>
              </w:pPr>
            </w:pPrChange>
          </w:pPr>
          <w:del w:id="1011" w:author="Stjepan Salopek (ssalopek)" w:date="2021-09-09T15:17:00Z">
            <w:r w:rsidRPr="008064B8" w:rsidDel="00C040F9">
              <w:rPr>
                <w:rPrChange w:id="1012"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13"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14" w:name="_Toc82446245"/>
      <w:r>
        <w:lastRenderedPageBreak/>
        <w:t>Popis tablica</w:t>
      </w:r>
      <w:bookmarkEnd w:id="1014"/>
    </w:p>
    <w:p w14:paraId="221C5685" w14:textId="3E761708" w:rsidR="00A3456A" w:rsidRPr="00A3456A" w:rsidRDefault="00395B9F">
      <w:pPr>
        <w:pStyle w:val="TableofFigures"/>
        <w:tabs>
          <w:tab w:val="right" w:leader="dot" w:pos="9062"/>
        </w:tabs>
        <w:spacing w:line="360" w:lineRule="auto"/>
        <w:rPr>
          <w:ins w:id="1015" w:author="Stjepan Salopek (ssalopek)" w:date="2021-09-13T17:24:00Z"/>
          <w:rFonts w:ascii="Times New Roman" w:eastAsiaTheme="minorEastAsia" w:hAnsi="Times New Roman" w:cs="Times New Roman"/>
          <w:noProof/>
          <w:sz w:val="24"/>
          <w:szCs w:val="24"/>
          <w:lang/>
          <w:rPrChange w:id="1016" w:author="Stjepan Salopek (ssalopek)" w:date="2021-09-13T17:24:00Z">
            <w:rPr>
              <w:ins w:id="1017" w:author="Stjepan Salopek (ssalopek)" w:date="2021-09-13T17:24:00Z"/>
              <w:rFonts w:eastAsiaTheme="minorEastAsia"/>
              <w:noProof/>
              <w:lang/>
            </w:rPr>
          </w:rPrChange>
        </w:rPr>
        <w:pPrChange w:id="1018"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19" w:author="Stjepan Salopek (ssalopek)" w:date="2021-09-13T17:24:00Z">
        <w:r w:rsidR="00A3456A" w:rsidRPr="00A3456A">
          <w:rPr>
            <w:rStyle w:val="Hyperlink"/>
            <w:rFonts w:ascii="Times New Roman" w:hAnsi="Times New Roman" w:cs="Times New Roman"/>
            <w:noProof/>
            <w:sz w:val="24"/>
            <w:szCs w:val="24"/>
            <w:rPrChange w:id="1020"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21"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22"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23"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24"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25"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26"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27"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28" w:author="Stjepan Salopek (ssalopek)" w:date="2021-09-13T17:24:00Z">
              <w:rPr>
                <w:noProof/>
                <w:webHidden/>
              </w:rPr>
            </w:rPrChange>
          </w:rPr>
          <w:instrText xml:space="preserve"> PAGEREF _Toc82446292 \h </w:instrText>
        </w:r>
      </w:ins>
      <w:r w:rsidR="00A3456A" w:rsidRPr="00164BFB">
        <w:rPr>
          <w:rFonts w:ascii="Times New Roman" w:hAnsi="Times New Roman" w:cs="Times New Roman"/>
          <w:noProof/>
          <w:webHidden/>
          <w:sz w:val="24"/>
          <w:szCs w:val="24"/>
        </w:rPr>
      </w:r>
      <w:r w:rsidR="00A3456A" w:rsidRPr="00A3456A">
        <w:rPr>
          <w:rFonts w:ascii="Times New Roman" w:hAnsi="Times New Roman" w:cs="Times New Roman"/>
          <w:noProof/>
          <w:webHidden/>
          <w:sz w:val="24"/>
          <w:szCs w:val="24"/>
          <w:rPrChange w:id="1029" w:author="Stjepan Salopek (ssalopek)" w:date="2021-09-13T17:24:00Z">
            <w:rPr>
              <w:noProof/>
              <w:webHidden/>
            </w:rPr>
          </w:rPrChange>
        </w:rPr>
        <w:fldChar w:fldCharType="separate"/>
      </w:r>
      <w:ins w:id="1030" w:author="Stjepan Salopek (ssalopek)" w:date="2021-09-13T17:24:00Z">
        <w:r w:rsidR="00A3456A" w:rsidRPr="00A3456A">
          <w:rPr>
            <w:rFonts w:ascii="Times New Roman" w:hAnsi="Times New Roman" w:cs="Times New Roman"/>
            <w:noProof/>
            <w:webHidden/>
            <w:sz w:val="24"/>
            <w:szCs w:val="24"/>
            <w:rPrChange w:id="1031"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32"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33"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34" w:author="Stjepan Salopek (ssalopek)" w:date="2021-09-13T17:24:00Z"/>
          <w:rFonts w:eastAsiaTheme="minorEastAsia"/>
          <w:noProof/>
          <w:lang/>
        </w:rPr>
        <w:pPrChange w:id="1035" w:author="Stjepan Salopek (ssalopek)" w:date="2021-09-13T17:24:00Z">
          <w:pPr>
            <w:pStyle w:val="TableofFigures"/>
            <w:tabs>
              <w:tab w:val="right" w:leader="dot" w:pos="9062"/>
            </w:tabs>
          </w:pPr>
        </w:pPrChange>
      </w:pPr>
      <w:ins w:id="1036" w:author="Stjepan Salopek (ssalopek)" w:date="2021-09-13T17:24:00Z">
        <w:r w:rsidRPr="00A3456A">
          <w:rPr>
            <w:rStyle w:val="Hyperlink"/>
            <w:rFonts w:ascii="Times New Roman" w:hAnsi="Times New Roman" w:cs="Times New Roman"/>
            <w:noProof/>
            <w:sz w:val="24"/>
            <w:szCs w:val="24"/>
            <w:rPrChange w:id="1037"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38"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39"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40"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42"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43" w:author="Stjepan Salopek (ssalopek)" w:date="2021-09-13T17:24:00Z">
              <w:rPr>
                <w:noProof/>
                <w:webHidden/>
              </w:rPr>
            </w:rPrChange>
          </w:rPr>
          <w:tab/>
        </w:r>
        <w:r w:rsidRPr="00A3456A">
          <w:rPr>
            <w:rFonts w:ascii="Times New Roman" w:hAnsi="Times New Roman" w:cs="Times New Roman"/>
            <w:noProof/>
            <w:webHidden/>
            <w:sz w:val="24"/>
            <w:szCs w:val="24"/>
            <w:rPrChange w:id="1044"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45" w:author="Stjepan Salopek (ssalopek)" w:date="2021-09-13T17:24:00Z">
              <w:rPr>
                <w:noProof/>
                <w:webHidden/>
              </w:rPr>
            </w:rPrChange>
          </w:rPr>
          <w:instrText xml:space="preserve"> PAGEREF _Toc82446293 \h </w:instrText>
        </w:r>
      </w:ins>
      <w:r w:rsidRPr="00164BFB">
        <w:rPr>
          <w:rFonts w:ascii="Times New Roman" w:hAnsi="Times New Roman" w:cs="Times New Roman"/>
          <w:noProof/>
          <w:webHidden/>
          <w:sz w:val="24"/>
          <w:szCs w:val="24"/>
        </w:rPr>
      </w:r>
      <w:r w:rsidRPr="00A3456A">
        <w:rPr>
          <w:rFonts w:ascii="Times New Roman" w:hAnsi="Times New Roman" w:cs="Times New Roman"/>
          <w:noProof/>
          <w:webHidden/>
          <w:sz w:val="24"/>
          <w:szCs w:val="24"/>
          <w:rPrChange w:id="1046" w:author="Stjepan Salopek (ssalopek)" w:date="2021-09-13T17:24:00Z">
            <w:rPr>
              <w:noProof/>
              <w:webHidden/>
            </w:rPr>
          </w:rPrChange>
        </w:rPr>
        <w:fldChar w:fldCharType="separate"/>
      </w:r>
      <w:ins w:id="1047" w:author="Stjepan Salopek (ssalopek)" w:date="2021-09-13T17:24:00Z">
        <w:r w:rsidRPr="00A3456A">
          <w:rPr>
            <w:rFonts w:ascii="Times New Roman" w:hAnsi="Times New Roman" w:cs="Times New Roman"/>
            <w:noProof/>
            <w:webHidden/>
            <w:sz w:val="24"/>
            <w:szCs w:val="24"/>
            <w:rPrChange w:id="1048" w:author="Stjepan Salopek (ssalopek)" w:date="2021-09-13T17:24:00Z">
              <w:rPr>
                <w:noProof/>
                <w:webHidden/>
              </w:rPr>
            </w:rPrChange>
          </w:rPr>
          <w:t>40</w:t>
        </w:r>
        <w:r w:rsidRPr="00A3456A">
          <w:rPr>
            <w:rFonts w:ascii="Times New Roman" w:hAnsi="Times New Roman" w:cs="Times New Roman"/>
            <w:noProof/>
            <w:webHidden/>
            <w:sz w:val="24"/>
            <w:szCs w:val="24"/>
            <w:rPrChange w:id="104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50"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51" w:author="Stjepan Salopek (ssalopek)" w:date="2021-09-13T17:24:00Z"/>
          <w:rFonts w:ascii="Times New Roman" w:eastAsiaTheme="minorEastAsia" w:hAnsi="Times New Roman" w:cs="Times New Roman"/>
          <w:noProof/>
          <w:sz w:val="24"/>
          <w:szCs w:val="24"/>
          <w:lang/>
        </w:rPr>
      </w:pPr>
      <w:del w:id="1052"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53" w:author="Stjepan Salopek (ssalopek)" w:date="2021-09-09T15:20:00Z"/>
          <w:rFonts w:ascii="Times New Roman" w:eastAsiaTheme="minorEastAsia" w:hAnsi="Times New Roman" w:cs="Times New Roman"/>
          <w:noProof/>
          <w:sz w:val="24"/>
          <w:szCs w:val="24"/>
        </w:rPr>
      </w:pPr>
      <w:del w:id="1054"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55" w:author="Stjepan Salopek (ssalopek)" w:date="2021-09-09T15:20:00Z">
        <w:r w:rsidR="00395B9F" w:rsidRPr="00C040F9" w:rsidDel="00C040F9">
          <w:rPr>
            <w:rPrChange w:id="1056"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57" w:author="Stjepan Salopek (ssalopek)" w:date="2021-09-09T15:20:00Z"/>
          <w:rFonts w:eastAsiaTheme="minorEastAsia"/>
          <w:noProof/>
        </w:rPr>
      </w:pPr>
      <w:del w:id="1058" w:author="Stjepan Salopek (ssalopek)" w:date="2021-09-09T15:20:00Z">
        <w:r w:rsidRPr="00C040F9" w:rsidDel="00C040F9">
          <w:rPr>
            <w:rPrChange w:id="1059"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60" w:name="_Toc82446246"/>
      <w:r>
        <w:lastRenderedPageBreak/>
        <w:t>Popis slika</w:t>
      </w:r>
      <w:bookmarkEnd w:id="1060"/>
    </w:p>
    <w:p w14:paraId="40B5A65A" w14:textId="0FCE94C5" w:rsidR="00543E0C" w:rsidRPr="004D6649" w:rsidDel="00A3456A" w:rsidRDefault="005A2760" w:rsidP="00A3456A">
      <w:pPr>
        <w:pStyle w:val="TableofFigures"/>
        <w:tabs>
          <w:tab w:val="right" w:leader="dot" w:pos="9062"/>
        </w:tabs>
        <w:spacing w:line="360" w:lineRule="auto"/>
        <w:rPr>
          <w:del w:id="1061" w:author="Stjepan Salopek (ssalopek)" w:date="2021-09-13T17:24:00Z"/>
          <w:rFonts w:ascii="Times New Roman" w:eastAsiaTheme="minorEastAsia" w:hAnsi="Times New Roman" w:cs="Times New Roman"/>
          <w:noProof/>
          <w:sz w:val="24"/>
          <w:szCs w:val="24"/>
          <w:lang/>
        </w:rPr>
      </w:pPr>
      <w:del w:id="1062"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63"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64" w:author="Stjepan Salopek (ssalopek)" w:date="2021-09-13T17:24:00Z"/>
          <w:rFonts w:ascii="Times New Roman" w:eastAsiaTheme="minorEastAsia" w:hAnsi="Times New Roman" w:cs="Times New Roman"/>
          <w:noProof/>
          <w:sz w:val="24"/>
          <w:szCs w:val="24"/>
          <w:lang/>
        </w:rPr>
      </w:pPr>
      <w:del w:id="1065"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66" w:author="Stjepan Salopek (ssalopek)" w:date="2021-09-13T17:24:00Z"/>
          <w:rFonts w:ascii="Times New Roman" w:eastAsiaTheme="minorEastAsia" w:hAnsi="Times New Roman" w:cs="Times New Roman"/>
          <w:noProof/>
          <w:sz w:val="24"/>
          <w:szCs w:val="24"/>
          <w:lang/>
        </w:rPr>
      </w:pPr>
      <w:del w:id="1067"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68" w:author="Stjepan Salopek (ssalopek)" w:date="2021-09-13T17:24:00Z"/>
          <w:rFonts w:ascii="Times New Roman" w:eastAsiaTheme="minorEastAsia" w:hAnsi="Times New Roman" w:cs="Times New Roman"/>
          <w:noProof/>
          <w:sz w:val="24"/>
          <w:szCs w:val="24"/>
          <w:lang/>
        </w:rPr>
      </w:pPr>
      <w:del w:id="1069"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70" w:author="Stjepan Salopek (ssalopek)" w:date="2021-09-13T17:24:00Z"/>
          <w:rFonts w:ascii="Times New Roman" w:eastAsiaTheme="minorEastAsia" w:hAnsi="Times New Roman" w:cs="Times New Roman"/>
          <w:noProof/>
          <w:sz w:val="24"/>
          <w:szCs w:val="24"/>
          <w:lang/>
        </w:rPr>
      </w:pPr>
      <w:del w:id="1071"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72" w:author="Stjepan Salopek (ssalopek)" w:date="2021-09-13T17:24:00Z"/>
          <w:rFonts w:ascii="Times New Roman" w:eastAsiaTheme="minorEastAsia" w:hAnsi="Times New Roman" w:cs="Times New Roman"/>
          <w:noProof/>
          <w:sz w:val="24"/>
          <w:szCs w:val="24"/>
          <w:lang/>
        </w:rPr>
      </w:pPr>
      <w:del w:id="1073"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74" w:author="Stjepan Salopek (ssalopek)" w:date="2021-09-13T17:24:00Z"/>
          <w:rFonts w:ascii="Times New Roman" w:eastAsiaTheme="minorEastAsia" w:hAnsi="Times New Roman" w:cs="Times New Roman"/>
          <w:noProof/>
          <w:sz w:val="24"/>
          <w:szCs w:val="24"/>
          <w:lang/>
        </w:rPr>
      </w:pPr>
      <w:del w:id="1075"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76" w:author="Stjepan Salopek (ssalopek)" w:date="2021-09-13T17:24:00Z"/>
          <w:rFonts w:ascii="Times New Roman" w:eastAsiaTheme="minorEastAsia" w:hAnsi="Times New Roman" w:cs="Times New Roman"/>
          <w:noProof/>
          <w:sz w:val="24"/>
          <w:szCs w:val="24"/>
          <w:lang/>
        </w:rPr>
      </w:pPr>
      <w:del w:id="1077"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78" w:author="Stjepan Salopek (ssalopek)" w:date="2021-09-13T17:24:00Z"/>
          <w:rFonts w:ascii="Times New Roman" w:eastAsiaTheme="minorEastAsia" w:hAnsi="Times New Roman" w:cs="Times New Roman"/>
          <w:noProof/>
          <w:sz w:val="24"/>
          <w:szCs w:val="24"/>
          <w:lang/>
        </w:rPr>
      </w:pPr>
      <w:del w:id="1079"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080" w:author="Stjepan Salopek (ssalopek)" w:date="2021-09-13T17:24:00Z"/>
          <w:rFonts w:ascii="Times New Roman" w:eastAsiaTheme="minorEastAsia" w:hAnsi="Times New Roman" w:cs="Times New Roman"/>
          <w:noProof/>
          <w:sz w:val="24"/>
          <w:szCs w:val="24"/>
          <w:lang/>
        </w:rPr>
      </w:pPr>
      <w:del w:id="1081"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082" w:author="Stjepan Salopek (ssalopek)" w:date="2021-09-13T17:24:00Z"/>
          <w:rFonts w:ascii="Times New Roman" w:eastAsiaTheme="minorEastAsia" w:hAnsi="Times New Roman" w:cs="Times New Roman"/>
          <w:noProof/>
          <w:sz w:val="24"/>
          <w:szCs w:val="24"/>
          <w:lang/>
        </w:rPr>
      </w:pPr>
      <w:del w:id="1083"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lang/>
        </w:rPr>
      </w:pPr>
      <w:del w:id="1085"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lang/>
        </w:rPr>
      </w:pPr>
      <w:del w:id="1087"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lang/>
        </w:rPr>
      </w:pPr>
      <w:del w:id="1089"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lang/>
        </w:rPr>
      </w:pPr>
      <w:del w:id="1091"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092" w:author="Stjepan Salopek (ssalopek)" w:date="2021-09-09T15:29:00Z"/>
          <w:rFonts w:ascii="Times New Roman" w:eastAsiaTheme="minorEastAsia" w:hAnsi="Times New Roman" w:cs="Times New Roman"/>
          <w:noProof/>
          <w:sz w:val="24"/>
          <w:szCs w:val="24"/>
          <w:lang/>
        </w:rPr>
      </w:pPr>
      <w:del w:id="1093"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094" w:author="Stjepan Salopek (ssalopek)" w:date="2021-09-09T15:29:00Z"/>
          <w:rFonts w:ascii="Times New Roman" w:eastAsiaTheme="minorEastAsia" w:hAnsi="Times New Roman" w:cs="Times New Roman"/>
          <w:noProof/>
          <w:sz w:val="24"/>
          <w:szCs w:val="24"/>
          <w:lang/>
        </w:rPr>
      </w:pPr>
      <w:del w:id="1095"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096" w:author="Stjepan Salopek (ssalopek)" w:date="2021-09-09T15:29:00Z"/>
          <w:rFonts w:ascii="Times New Roman" w:eastAsiaTheme="minorEastAsia" w:hAnsi="Times New Roman" w:cs="Times New Roman"/>
          <w:noProof/>
          <w:sz w:val="24"/>
          <w:szCs w:val="24"/>
          <w:lang/>
        </w:rPr>
      </w:pPr>
      <w:del w:id="1097"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098" w:author="Stjepan Salopek (ssalopek)" w:date="2021-09-09T15:29:00Z"/>
          <w:rFonts w:ascii="Times New Roman" w:eastAsiaTheme="minorEastAsia" w:hAnsi="Times New Roman" w:cs="Times New Roman"/>
          <w:noProof/>
          <w:sz w:val="24"/>
          <w:szCs w:val="24"/>
          <w:lang/>
        </w:rPr>
      </w:pPr>
      <w:del w:id="1099"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00" w:author="Stjepan Salopek (ssalopek)" w:date="2021-09-09T15:29:00Z"/>
          <w:rFonts w:ascii="Times New Roman" w:eastAsiaTheme="minorEastAsia" w:hAnsi="Times New Roman" w:cs="Times New Roman"/>
          <w:noProof/>
          <w:sz w:val="24"/>
          <w:szCs w:val="24"/>
          <w:lang/>
        </w:rPr>
      </w:pPr>
      <w:del w:id="1101"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02" w:author="Stjepan Salopek (ssalopek)" w:date="2021-09-09T15:29:00Z"/>
          <w:rFonts w:ascii="Times New Roman" w:eastAsiaTheme="minorEastAsia" w:hAnsi="Times New Roman" w:cs="Times New Roman"/>
          <w:noProof/>
          <w:sz w:val="24"/>
          <w:szCs w:val="24"/>
          <w:lang/>
        </w:rPr>
      </w:pPr>
      <w:del w:id="1103"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04" w:author="Stjepan Salopek (ssalopek)" w:date="2021-09-09T15:29:00Z"/>
          <w:rFonts w:ascii="Times New Roman" w:eastAsiaTheme="minorEastAsia" w:hAnsi="Times New Roman" w:cs="Times New Roman"/>
          <w:noProof/>
          <w:sz w:val="24"/>
          <w:szCs w:val="24"/>
          <w:lang/>
        </w:rPr>
      </w:pPr>
      <w:del w:id="1105"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06" w:author="Stjepan Salopek (ssalopek)" w:date="2021-09-09T15:29:00Z"/>
          <w:rFonts w:ascii="Times New Roman" w:eastAsiaTheme="minorEastAsia" w:hAnsi="Times New Roman" w:cs="Times New Roman"/>
          <w:noProof/>
          <w:sz w:val="24"/>
          <w:szCs w:val="24"/>
          <w:lang/>
        </w:rPr>
      </w:pPr>
      <w:del w:id="1107"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08" w:author="Stjepan Salopek (ssalopek)" w:date="2021-09-09T15:29:00Z"/>
          <w:rFonts w:ascii="Times New Roman" w:eastAsiaTheme="minorEastAsia" w:hAnsi="Times New Roman" w:cs="Times New Roman"/>
          <w:noProof/>
          <w:sz w:val="24"/>
          <w:szCs w:val="24"/>
          <w:lang/>
        </w:rPr>
      </w:pPr>
      <w:del w:id="1109"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10" w:author="Stjepan Salopek (ssalopek)" w:date="2021-09-09T15:29:00Z"/>
          <w:rFonts w:ascii="Times New Roman" w:eastAsiaTheme="minorEastAsia" w:hAnsi="Times New Roman" w:cs="Times New Roman"/>
          <w:noProof/>
          <w:sz w:val="24"/>
          <w:szCs w:val="24"/>
          <w:lang/>
        </w:rPr>
      </w:pPr>
      <w:del w:id="1111"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lang/>
        </w:rPr>
      </w:pPr>
      <w:del w:id="1113"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lang/>
        </w:rPr>
      </w:pPr>
      <w:del w:id="1115"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lang/>
        </w:rPr>
      </w:pPr>
      <w:del w:id="1117"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lang/>
        </w:rPr>
      </w:pPr>
      <w:del w:id="1119"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lang/>
        </w:rPr>
      </w:pPr>
      <w:del w:id="1121"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lang/>
        </w:rPr>
      </w:pPr>
      <w:del w:id="1123"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lang/>
        </w:rPr>
      </w:pPr>
      <w:del w:id="1125"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lang/>
        </w:rPr>
      </w:pPr>
      <w:del w:id="1127"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28" w:author="Stjepan Salopek (ssalopek)" w:date="2022-01-25T18:56:00Z">
        <w:r w:rsidRPr="004D6649" w:rsidDel="004D6649">
          <w:rPr>
            <w:rFonts w:ascii="Times New Roman" w:hAnsi="Times New Roman" w:cs="Times New Roman"/>
            <w:rPrChange w:id="1129" w:author="Stjepan Salopek (ssalopek)" w:date="2022-01-25T18:57:00Z">
              <w:rPr/>
            </w:rPrChange>
          </w:rPr>
          <w:fldChar w:fldCharType="end"/>
        </w:r>
      </w:del>
      <w:r w:rsidR="004D6649" w:rsidRPr="004D6649">
        <w:rPr>
          <w:rFonts w:ascii="Times New Roman" w:hAnsi="Times New Roman" w:cs="Times New Roman"/>
          <w:rPrChange w:id="1130" w:author="Stjepan Salopek (ssalopek)" w:date="2022-01-25T18:57:00Z">
            <w:rPr/>
          </w:rPrChange>
        </w:rPr>
        <w:fldChar w:fldCharType="begin"/>
      </w:r>
      <w:r w:rsidR="004D6649" w:rsidRPr="004D6649">
        <w:rPr>
          <w:rFonts w:ascii="Times New Roman" w:hAnsi="Times New Roman" w:cs="Times New Roman"/>
          <w:rPrChange w:id="1131" w:author="Stjepan Salopek (ssalopek)" w:date="2022-01-25T18:57:00Z">
            <w:rPr/>
          </w:rPrChange>
        </w:rPr>
        <w:instrText xml:space="preserve"> TOC \h \z \c "Slika" </w:instrText>
      </w:r>
      <w:r w:rsidR="004D6649" w:rsidRPr="004D6649">
        <w:rPr>
          <w:rFonts w:ascii="Times New Roman" w:hAnsi="Times New Roman" w:cs="Times New Roman"/>
          <w:rPrChange w:id="1132" w:author="Stjepan Salopek (ssalopek)" w:date="2022-01-25T18:57:00Z">
            <w:rPr/>
          </w:rPrChange>
        </w:rPr>
        <w:fldChar w:fldCharType="separate"/>
      </w:r>
    </w:p>
    <w:p w14:paraId="26CA3C5C" w14:textId="42B60343"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Pr="00D42B44">
          <w:rPr>
            <w:rStyle w:val="Hyperlink"/>
            <w:rFonts w:ascii="Times New Roman" w:hAnsi="Times New Roman" w:cs="Times New Roman"/>
            <w:noProof/>
            <w:sz w:val="24"/>
            <w:szCs w:val="24"/>
          </w:rPr>
          <w:t>Slika 1. Odnos umjetne inteligencije i strojnog učenja</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_Toc94044599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10</w:t>
        </w:r>
        <w:r w:rsidRPr="00D42B44">
          <w:rPr>
            <w:rFonts w:ascii="Times New Roman" w:hAnsi="Times New Roman" w:cs="Times New Roman"/>
            <w:noProof/>
            <w:webHidden/>
            <w:sz w:val="24"/>
            <w:szCs w:val="24"/>
          </w:rPr>
          <w:fldChar w:fldCharType="end"/>
        </w:r>
      </w:hyperlink>
    </w:p>
    <w:p w14:paraId="377A4F6B" w14:textId="0F403700"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Pr="00D42B44">
          <w:rPr>
            <w:rStyle w:val="Hyperlink"/>
            <w:rFonts w:ascii="Times New Roman" w:hAnsi="Times New Roman" w:cs="Times New Roman"/>
            <w:noProof/>
            <w:sz w:val="24"/>
            <w:szCs w:val="24"/>
            <w:lang w:val="en-US"/>
          </w:rPr>
          <w:t>[6]</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_Toc94044600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12</w:t>
        </w:r>
        <w:r w:rsidRPr="00D42B44">
          <w:rPr>
            <w:rFonts w:ascii="Times New Roman" w:hAnsi="Times New Roman" w:cs="Times New Roman"/>
            <w:noProof/>
            <w:webHidden/>
            <w:sz w:val="24"/>
            <w:szCs w:val="24"/>
          </w:rPr>
          <w:fldChar w:fldCharType="end"/>
        </w:r>
      </w:hyperlink>
    </w:p>
    <w:p w14:paraId="6A4585F9" w14:textId="4CE8280E"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Pr="00D42B44">
          <w:rPr>
            <w:rStyle w:val="Hyperlink"/>
            <w:rFonts w:ascii="Times New Roman" w:hAnsi="Times New Roman" w:cs="Times New Roman"/>
            <w:noProof/>
            <w:sz w:val="24"/>
            <w:szCs w:val="24"/>
          </w:rPr>
          <w:t>Slika 3. Primjer prepoznavanja brojeva neuronskom mrežom</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_Toc94044601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14</w:t>
        </w:r>
        <w:r w:rsidRPr="00D42B44">
          <w:rPr>
            <w:rFonts w:ascii="Times New Roman" w:hAnsi="Times New Roman" w:cs="Times New Roman"/>
            <w:noProof/>
            <w:webHidden/>
            <w:sz w:val="24"/>
            <w:szCs w:val="24"/>
          </w:rPr>
          <w:fldChar w:fldCharType="end"/>
        </w:r>
      </w:hyperlink>
    </w:p>
    <w:p w14:paraId="083193F4" w14:textId="275ACD69"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Pr="00D42B44">
          <w:rPr>
            <w:rStyle w:val="Hyperlink"/>
            <w:rFonts w:ascii="Times New Roman" w:hAnsi="Times New Roman" w:cs="Times New Roman"/>
            <w:noProof/>
            <w:sz w:val="24"/>
            <w:szCs w:val="24"/>
          </w:rPr>
          <w:t>Slika 4. Primjer jednostavne feedforward mreže</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_Toc94044602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15</w:t>
        </w:r>
        <w:r w:rsidRPr="00D42B44">
          <w:rPr>
            <w:rFonts w:ascii="Times New Roman" w:hAnsi="Times New Roman" w:cs="Times New Roman"/>
            <w:noProof/>
            <w:webHidden/>
            <w:sz w:val="24"/>
            <w:szCs w:val="24"/>
          </w:rPr>
          <w:fldChar w:fldCharType="end"/>
        </w:r>
      </w:hyperlink>
    </w:p>
    <w:p w14:paraId="710599BB" w14:textId="0D7E1711"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Pr="00D42B44">
          <w:rPr>
            <w:rStyle w:val="Hyperlink"/>
            <w:rFonts w:ascii="Times New Roman" w:hAnsi="Times New Roman" w:cs="Times New Roman"/>
            <w:noProof/>
            <w:sz w:val="24"/>
            <w:szCs w:val="24"/>
          </w:rPr>
          <w:t>Slika 5. Primjer prepoznavanja lica strojnim učenjem</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_Toc94044603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17</w:t>
        </w:r>
        <w:r w:rsidRPr="00D42B44">
          <w:rPr>
            <w:rFonts w:ascii="Times New Roman" w:hAnsi="Times New Roman" w:cs="Times New Roman"/>
            <w:noProof/>
            <w:webHidden/>
            <w:sz w:val="24"/>
            <w:szCs w:val="24"/>
          </w:rPr>
          <w:fldChar w:fldCharType="end"/>
        </w:r>
      </w:hyperlink>
    </w:p>
    <w:p w14:paraId="7EE78D92" w14:textId="57EE793F"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Pr="00D42B44">
          <w:rPr>
            <w:rStyle w:val="Hyperlink"/>
            <w:rFonts w:ascii="Times New Roman" w:hAnsi="Times New Roman" w:cs="Times New Roman"/>
            <w:noProof/>
            <w:sz w:val="24"/>
            <w:szCs w:val="24"/>
          </w:rPr>
          <w:t>Slika 6. Strojno učenje u Google tražilici</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_Toc94044604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17</w:t>
        </w:r>
        <w:r w:rsidRPr="00D42B44">
          <w:rPr>
            <w:rFonts w:ascii="Times New Roman" w:hAnsi="Times New Roman" w:cs="Times New Roman"/>
            <w:noProof/>
            <w:webHidden/>
            <w:sz w:val="24"/>
            <w:szCs w:val="24"/>
          </w:rPr>
          <w:fldChar w:fldCharType="end"/>
        </w:r>
      </w:hyperlink>
    </w:p>
    <w:p w14:paraId="142F16F3" w14:textId="04E14CE6"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Pr="00D42B44">
          <w:rPr>
            <w:rStyle w:val="Hyperlink"/>
            <w:rFonts w:ascii="Times New Roman" w:hAnsi="Times New Roman" w:cs="Times New Roman"/>
            <w:noProof/>
            <w:sz w:val="24"/>
            <w:szCs w:val="24"/>
          </w:rPr>
          <w:t>Slika 7. Vremenski prikaz pretraživanja riječi "tensorflow" (crveno) i "pytorch" (plavo)</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_Toc94044605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20</w:t>
        </w:r>
        <w:r w:rsidRPr="00D42B44">
          <w:rPr>
            <w:rFonts w:ascii="Times New Roman" w:hAnsi="Times New Roman" w:cs="Times New Roman"/>
            <w:noProof/>
            <w:webHidden/>
            <w:sz w:val="24"/>
            <w:szCs w:val="24"/>
          </w:rPr>
          <w:fldChar w:fldCharType="end"/>
        </w:r>
      </w:hyperlink>
    </w:p>
    <w:p w14:paraId="6D9013F5" w14:textId="55959B86"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Pr="00D42B44">
          <w:rPr>
            <w:rStyle w:val="Hyperlink"/>
            <w:rFonts w:ascii="Times New Roman" w:hAnsi="Times New Roman" w:cs="Times New Roman"/>
            <w:noProof/>
            <w:sz w:val="24"/>
            <w:szCs w:val="24"/>
          </w:rPr>
          <w:t>Slika 8. Propagacija neuronske mreže</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_Toc94044606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22</w:t>
        </w:r>
        <w:r w:rsidRPr="00D42B44">
          <w:rPr>
            <w:rFonts w:ascii="Times New Roman" w:hAnsi="Times New Roman" w:cs="Times New Roman"/>
            <w:noProof/>
            <w:webHidden/>
            <w:sz w:val="24"/>
            <w:szCs w:val="24"/>
          </w:rPr>
          <w:fldChar w:fldCharType="end"/>
        </w:r>
      </w:hyperlink>
    </w:p>
    <w:p w14:paraId="4B5A9A3C" w14:textId="3E5E8EB5"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Pr="00D42B44">
          <w:rPr>
            <w:rStyle w:val="Hyperlink"/>
            <w:rFonts w:ascii="Times New Roman" w:hAnsi="Times New Roman" w:cs="Times New Roman"/>
            <w:noProof/>
            <w:sz w:val="24"/>
            <w:szCs w:val="24"/>
          </w:rPr>
          <w:t>Slika 9. Ovisnost neurona u neuronskoj mreži</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_Toc94044607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23</w:t>
        </w:r>
        <w:r w:rsidRPr="00D42B44">
          <w:rPr>
            <w:rFonts w:ascii="Times New Roman" w:hAnsi="Times New Roman" w:cs="Times New Roman"/>
            <w:noProof/>
            <w:webHidden/>
            <w:sz w:val="24"/>
            <w:szCs w:val="24"/>
          </w:rPr>
          <w:fldChar w:fldCharType="end"/>
        </w:r>
      </w:hyperlink>
    </w:p>
    <w:p w14:paraId="6DDBCFED" w14:textId="5C84C5BC"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Pr="00D42B44">
          <w:rPr>
            <w:rStyle w:val="Hyperlink"/>
            <w:rFonts w:ascii="Times New Roman" w:hAnsi="Times New Roman" w:cs="Times New Roman"/>
            <w:noProof/>
            <w:sz w:val="24"/>
            <w:szCs w:val="24"/>
          </w:rPr>
          <w:t>Slika 10. Skica modela prepoznavanja teksta</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_Toc94044608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24</w:t>
        </w:r>
        <w:r w:rsidRPr="00D42B44">
          <w:rPr>
            <w:rFonts w:ascii="Times New Roman" w:hAnsi="Times New Roman" w:cs="Times New Roman"/>
            <w:noProof/>
            <w:webHidden/>
            <w:sz w:val="24"/>
            <w:szCs w:val="24"/>
          </w:rPr>
          <w:fldChar w:fldCharType="end"/>
        </w:r>
      </w:hyperlink>
    </w:p>
    <w:p w14:paraId="24C4B906" w14:textId="23EBA484"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Pr="00D42B44">
          <w:rPr>
            <w:rStyle w:val="Hyperlink"/>
            <w:rFonts w:ascii="Times New Roman" w:hAnsi="Times New Roman" w:cs="Times New Roman"/>
            <w:noProof/>
            <w:sz w:val="24"/>
            <w:szCs w:val="24"/>
          </w:rPr>
          <w:t>Slika 11. Rad u Colaborytoryju</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_Toc94044609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28</w:t>
        </w:r>
        <w:r w:rsidRPr="00D42B44">
          <w:rPr>
            <w:rFonts w:ascii="Times New Roman" w:hAnsi="Times New Roman" w:cs="Times New Roman"/>
            <w:noProof/>
            <w:webHidden/>
            <w:sz w:val="24"/>
            <w:szCs w:val="24"/>
          </w:rPr>
          <w:fldChar w:fldCharType="end"/>
        </w:r>
      </w:hyperlink>
    </w:p>
    <w:p w14:paraId="29FAF3D2" w14:textId="1D0AD441" w:rsidR="00D42B44" w:rsidRPr="00D42B44" w:rsidRDefault="00D42B44"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Pr="00D42B44">
          <w:rPr>
            <w:rStyle w:val="Hyperlink"/>
            <w:rFonts w:ascii="Times New Roman" w:hAnsi="Times New Roman" w:cs="Times New Roman"/>
            <w:noProof/>
            <w:sz w:val="24"/>
            <w:szCs w:val="24"/>
          </w:rPr>
          <w:t>Slika 12. Otvaranje slika matplotlib bibliotekom</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_Toc94044610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38</w:t>
        </w:r>
        <w:r w:rsidRPr="00D42B44">
          <w:rPr>
            <w:rFonts w:ascii="Times New Roman" w:hAnsi="Times New Roman" w:cs="Times New Roman"/>
            <w:noProof/>
            <w:webHidden/>
            <w:sz w:val="24"/>
            <w:szCs w:val="24"/>
          </w:rPr>
          <w:fldChar w:fldCharType="end"/>
        </w:r>
      </w:hyperlink>
    </w:p>
    <w:p w14:paraId="1B68948F" w14:textId="4DD7F35F" w:rsidR="00D42B44" w:rsidRPr="00D42B44" w:rsidRDefault="00D42B44" w:rsidP="00D42B44">
      <w:pPr>
        <w:pStyle w:val="TableofFigures"/>
        <w:tabs>
          <w:tab w:val="right" w:leader="dot" w:pos="9062"/>
        </w:tabs>
        <w:spacing w:line="360" w:lineRule="auto"/>
        <w:rPr>
          <w:rFonts w:eastAsiaTheme="minorEastAsia"/>
          <w:noProof/>
          <w:sz w:val="20"/>
          <w:szCs w:val="20"/>
          <w:lang w:val="en-US"/>
        </w:rPr>
      </w:pPr>
      <w:hyperlink w:anchor="_Toc94044611" w:history="1">
        <w:r w:rsidRPr="00D42B44">
          <w:rPr>
            <w:rStyle w:val="Hyperlink"/>
            <w:rFonts w:ascii="Times New Roman" w:hAnsi="Times New Roman" w:cs="Times New Roman"/>
            <w:noProof/>
            <w:sz w:val="24"/>
            <w:szCs w:val="24"/>
          </w:rPr>
          <w:t>Slika 13. Primjer Tensorboard alata</w:t>
        </w:r>
        <w:r w:rsidRPr="00D42B44">
          <w:rPr>
            <w:rFonts w:ascii="Times New Roman" w:hAnsi="Times New Roman" w:cs="Times New Roman"/>
            <w:noProof/>
            <w:webHidden/>
            <w:sz w:val="24"/>
            <w:szCs w:val="24"/>
          </w:rPr>
          <w:tab/>
        </w:r>
        <w:r w:rsidRPr="00D42B44">
          <w:rPr>
            <w:rFonts w:ascii="Times New Roman" w:hAnsi="Times New Roman" w:cs="Times New Roman"/>
            <w:noProof/>
            <w:webHidden/>
            <w:sz w:val="24"/>
            <w:szCs w:val="24"/>
          </w:rPr>
          <w:fldChar w:fldCharType="begin"/>
        </w:r>
        <w:r w:rsidRPr="00D42B44">
          <w:rPr>
            <w:rFonts w:ascii="Times New Roman" w:hAnsi="Times New Roman" w:cs="Times New Roman"/>
            <w:noProof/>
            <w:webHidden/>
            <w:sz w:val="24"/>
            <w:szCs w:val="24"/>
          </w:rPr>
          <w:instrText xml:space="preserve"> PAGEREF _Toc94044611 \h </w:instrText>
        </w:r>
        <w:r w:rsidRPr="00D42B44">
          <w:rPr>
            <w:rFonts w:ascii="Times New Roman" w:hAnsi="Times New Roman" w:cs="Times New Roman"/>
            <w:noProof/>
            <w:webHidden/>
            <w:sz w:val="24"/>
            <w:szCs w:val="24"/>
          </w:rPr>
        </w:r>
        <w:r w:rsidRPr="00D42B44">
          <w:rPr>
            <w:rFonts w:ascii="Times New Roman" w:hAnsi="Times New Roman" w:cs="Times New Roman"/>
            <w:noProof/>
            <w:webHidden/>
            <w:sz w:val="24"/>
            <w:szCs w:val="24"/>
          </w:rPr>
          <w:fldChar w:fldCharType="separate"/>
        </w:r>
        <w:r w:rsidRPr="00D42B44">
          <w:rPr>
            <w:rFonts w:ascii="Times New Roman" w:hAnsi="Times New Roman" w:cs="Times New Roman"/>
            <w:noProof/>
            <w:webHidden/>
            <w:sz w:val="24"/>
            <w:szCs w:val="24"/>
          </w:rPr>
          <w:t>39</w:t>
        </w:r>
        <w:r w:rsidRPr="00D42B44">
          <w:rPr>
            <w:rFonts w:ascii="Times New Roman" w:hAnsi="Times New Roman" w:cs="Times New Roman"/>
            <w:noProof/>
            <w:webHidden/>
            <w:sz w:val="24"/>
            <w:szCs w:val="24"/>
          </w:rPr>
          <w:fldChar w:fldCharType="end"/>
        </w:r>
      </w:hyperlink>
    </w:p>
    <w:p w14:paraId="0234B895" w14:textId="6FCD97E5" w:rsidR="00710A41" w:rsidRDefault="004D6649" w:rsidP="004D6649">
      <w:pPr>
        <w:pStyle w:val="TableofFigures"/>
        <w:tabs>
          <w:tab w:val="right" w:leader="dot" w:pos="9062"/>
        </w:tabs>
        <w:spacing w:line="360" w:lineRule="auto"/>
        <w:rPr>
          <w:ins w:id="1133" w:author="Stjepan Salopek (ssalopek)" w:date="2021-09-09T16:28:00Z"/>
        </w:rPr>
        <w:pPrChange w:id="1134" w:author="Stjepan Salopek (ssalopek)" w:date="2022-01-25T18:57:00Z">
          <w:pPr>
            <w:pStyle w:val="TableofFigures"/>
            <w:tabs>
              <w:tab w:val="right" w:leader="dot" w:pos="9062"/>
            </w:tabs>
          </w:pPr>
        </w:pPrChange>
      </w:pPr>
      <w:r w:rsidRPr="004D6649">
        <w:rPr>
          <w:rFonts w:ascii="Times New Roman" w:hAnsi="Times New Roman" w:cs="Times New Roman"/>
          <w:rPrChange w:id="1135" w:author="Stjepan Salopek (ssalopek)" w:date="2022-01-25T18:57:00Z">
            <w:rPr/>
          </w:rPrChange>
        </w:rPr>
        <w:fldChar w:fldCharType="end"/>
      </w:r>
      <w:r w:rsidR="00900CE7" w:rsidRPr="00BB5304">
        <w:br w:type="page"/>
      </w:r>
    </w:p>
    <w:p w14:paraId="38693C6E" w14:textId="77777777" w:rsidR="00710A41" w:rsidRDefault="00910053">
      <w:pPr>
        <w:pStyle w:val="1Naslov"/>
        <w:rPr>
          <w:ins w:id="1136" w:author="Stjepan Salopek (ssalopek)" w:date="2021-09-09T16:29:00Z"/>
        </w:rPr>
        <w:pPrChange w:id="1137" w:author="Stjepan Salopek (ssalopek)" w:date="2021-09-09T16:29:00Z">
          <w:pPr>
            <w:pStyle w:val="TableofFigures"/>
            <w:tabs>
              <w:tab w:val="right" w:leader="dot" w:pos="9062"/>
            </w:tabs>
          </w:pPr>
        </w:pPrChange>
      </w:pPr>
      <w:bookmarkStart w:id="1138" w:name="_Toc82446247"/>
      <w:r w:rsidRPr="00910053">
        <w:lastRenderedPageBreak/>
        <w:t>Popis prikaza programskog kôda</w:t>
      </w:r>
      <w:bookmarkEnd w:id="1138"/>
    </w:p>
    <w:p w14:paraId="0FB83E6C" w14:textId="37A8FF53" w:rsidR="00A3456A" w:rsidRPr="00A3456A" w:rsidRDefault="00910053">
      <w:pPr>
        <w:pStyle w:val="TableofFigures"/>
        <w:tabs>
          <w:tab w:val="right" w:leader="dot" w:pos="9062"/>
        </w:tabs>
        <w:spacing w:line="360" w:lineRule="auto"/>
        <w:rPr>
          <w:ins w:id="1139" w:author="Stjepan Salopek (ssalopek)" w:date="2021-09-13T17:25:00Z"/>
          <w:rFonts w:ascii="Times New Roman" w:eastAsiaTheme="minorEastAsia" w:hAnsi="Times New Roman" w:cs="Times New Roman"/>
          <w:noProof/>
          <w:sz w:val="24"/>
          <w:szCs w:val="24"/>
          <w:lang/>
          <w:rPrChange w:id="1140" w:author="Stjepan Salopek (ssalopek)" w:date="2021-09-13T17:25:00Z">
            <w:rPr>
              <w:ins w:id="1141" w:author="Stjepan Salopek (ssalopek)" w:date="2021-09-13T17:25:00Z"/>
              <w:rFonts w:eastAsiaTheme="minorEastAsia"/>
              <w:noProof/>
              <w:lang/>
            </w:rPr>
          </w:rPrChange>
        </w:rPr>
        <w:pPrChange w:id="1142" w:author="Stjepan Salopek (ssalopek)" w:date="2021-09-13T17:25:00Z">
          <w:pPr>
            <w:pStyle w:val="TableofFigures"/>
            <w:tabs>
              <w:tab w:val="right" w:leader="dot" w:pos="9062"/>
            </w:tabs>
          </w:pPr>
        </w:pPrChange>
      </w:pPr>
      <w:r w:rsidRPr="00A3456A">
        <w:rPr>
          <w:rFonts w:ascii="Times New Roman" w:eastAsiaTheme="minorEastAsia" w:hAnsi="Times New Roman" w:cs="Times New Roman"/>
          <w:spacing w:val="15"/>
          <w:sz w:val="24"/>
          <w:szCs w:val="24"/>
          <w:rPrChange w:id="1143"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44"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45" w:author="Stjepan Salopek (ssalopek)" w:date="2021-09-13T17:25:00Z">
        <w:r w:rsidR="00A3456A" w:rsidRPr="00A3456A">
          <w:rPr>
            <w:rFonts w:ascii="Times New Roman" w:hAnsi="Times New Roman" w:cs="Times New Roman"/>
            <w:noProof/>
            <w:sz w:val="24"/>
            <w:szCs w:val="24"/>
            <w:rPrChange w:id="1146"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47" w:author="Stjepan Salopek (ssalopek)" w:date="2021-09-13T17:25:00Z">
              <w:rPr>
                <w:noProof/>
              </w:rPr>
            </w:rPrChange>
          </w:rPr>
          <w:tab/>
        </w:r>
        <w:r w:rsidR="00A3456A" w:rsidRPr="00A3456A">
          <w:rPr>
            <w:rFonts w:ascii="Times New Roman" w:hAnsi="Times New Roman" w:cs="Times New Roman"/>
            <w:noProof/>
            <w:sz w:val="24"/>
            <w:szCs w:val="24"/>
            <w:rPrChange w:id="1148"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49" w:author="Stjepan Salopek (ssalopek)" w:date="2021-09-13T17:25:00Z">
              <w:rPr>
                <w:noProof/>
              </w:rPr>
            </w:rPrChange>
          </w:rPr>
          <w:instrText xml:space="preserve"> PAGEREF _Toc82446327 \h </w:instrText>
        </w:r>
      </w:ins>
      <w:r w:rsidR="00A3456A" w:rsidRPr="00164BFB">
        <w:rPr>
          <w:rFonts w:ascii="Times New Roman" w:hAnsi="Times New Roman" w:cs="Times New Roman"/>
          <w:noProof/>
          <w:sz w:val="24"/>
          <w:szCs w:val="24"/>
        </w:rPr>
      </w:r>
      <w:r w:rsidR="00A3456A" w:rsidRPr="00A3456A">
        <w:rPr>
          <w:rFonts w:ascii="Times New Roman" w:hAnsi="Times New Roman" w:cs="Times New Roman"/>
          <w:noProof/>
          <w:sz w:val="24"/>
          <w:szCs w:val="24"/>
          <w:rPrChange w:id="1150" w:author="Stjepan Salopek (ssalopek)" w:date="2021-09-13T17:25:00Z">
            <w:rPr>
              <w:noProof/>
            </w:rPr>
          </w:rPrChange>
        </w:rPr>
        <w:fldChar w:fldCharType="separate"/>
      </w:r>
      <w:ins w:id="1151" w:author="Stjepan Salopek (ssalopek)" w:date="2021-09-13T17:25:00Z">
        <w:r w:rsidR="00A3456A" w:rsidRPr="00A3456A">
          <w:rPr>
            <w:rFonts w:ascii="Times New Roman" w:hAnsi="Times New Roman" w:cs="Times New Roman"/>
            <w:noProof/>
            <w:sz w:val="24"/>
            <w:szCs w:val="24"/>
            <w:rPrChange w:id="1152" w:author="Stjepan Salopek (ssalopek)" w:date="2021-09-13T17:25:00Z">
              <w:rPr>
                <w:noProof/>
              </w:rPr>
            </w:rPrChange>
          </w:rPr>
          <w:t>25</w:t>
        </w:r>
        <w:r w:rsidR="00A3456A" w:rsidRPr="00A3456A">
          <w:rPr>
            <w:rFonts w:ascii="Times New Roman" w:hAnsi="Times New Roman" w:cs="Times New Roman"/>
            <w:noProof/>
            <w:sz w:val="24"/>
            <w:szCs w:val="24"/>
            <w:rPrChange w:id="1153"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54" w:author="Stjepan Salopek (ssalopek)" w:date="2021-09-13T17:25:00Z"/>
          <w:rFonts w:ascii="Times New Roman" w:eastAsiaTheme="minorEastAsia" w:hAnsi="Times New Roman" w:cs="Times New Roman"/>
          <w:noProof/>
          <w:sz w:val="24"/>
          <w:szCs w:val="24"/>
          <w:lang/>
          <w:rPrChange w:id="1155" w:author="Stjepan Salopek (ssalopek)" w:date="2021-09-13T17:25:00Z">
            <w:rPr>
              <w:ins w:id="1156" w:author="Stjepan Salopek (ssalopek)" w:date="2021-09-13T17:25:00Z"/>
              <w:rFonts w:eastAsiaTheme="minorEastAsia"/>
              <w:noProof/>
              <w:lang/>
            </w:rPr>
          </w:rPrChange>
        </w:rPr>
        <w:pPrChange w:id="1157" w:author="Stjepan Salopek (ssalopek)" w:date="2021-09-13T17:25:00Z">
          <w:pPr>
            <w:pStyle w:val="TableofFigures"/>
            <w:tabs>
              <w:tab w:val="right" w:leader="dot" w:pos="9062"/>
            </w:tabs>
          </w:pPr>
        </w:pPrChange>
      </w:pPr>
      <w:ins w:id="1158" w:author="Stjepan Salopek (ssalopek)" w:date="2021-09-13T17:25:00Z">
        <w:r w:rsidRPr="00A3456A">
          <w:rPr>
            <w:rFonts w:ascii="Times New Roman" w:hAnsi="Times New Roman" w:cs="Times New Roman"/>
            <w:noProof/>
            <w:sz w:val="24"/>
            <w:szCs w:val="24"/>
            <w:rPrChange w:id="1159"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60" w:author="Stjepan Salopek (ssalopek)" w:date="2021-09-13T17:25:00Z">
              <w:rPr>
                <w:noProof/>
              </w:rPr>
            </w:rPrChange>
          </w:rPr>
          <w:tab/>
        </w:r>
        <w:r w:rsidRPr="00A3456A">
          <w:rPr>
            <w:rFonts w:ascii="Times New Roman" w:hAnsi="Times New Roman" w:cs="Times New Roman"/>
            <w:noProof/>
            <w:sz w:val="24"/>
            <w:szCs w:val="24"/>
            <w:rPrChange w:id="1161" w:author="Stjepan Salopek (ssalopek)" w:date="2021-09-13T17:25:00Z">
              <w:rPr>
                <w:noProof/>
              </w:rPr>
            </w:rPrChange>
          </w:rPr>
          <w:fldChar w:fldCharType="begin"/>
        </w:r>
        <w:r w:rsidRPr="00A3456A">
          <w:rPr>
            <w:rFonts w:ascii="Times New Roman" w:hAnsi="Times New Roman" w:cs="Times New Roman"/>
            <w:noProof/>
            <w:sz w:val="24"/>
            <w:szCs w:val="24"/>
            <w:rPrChange w:id="1162" w:author="Stjepan Salopek (ssalopek)" w:date="2021-09-13T17:25:00Z">
              <w:rPr>
                <w:noProof/>
              </w:rPr>
            </w:rPrChange>
          </w:rPr>
          <w:instrText xml:space="preserve"> PAGEREF _Toc82446328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163" w:author="Stjepan Salopek (ssalopek)" w:date="2021-09-13T17:25:00Z">
            <w:rPr>
              <w:noProof/>
            </w:rPr>
          </w:rPrChange>
        </w:rPr>
        <w:fldChar w:fldCharType="separate"/>
      </w:r>
      <w:ins w:id="1164" w:author="Stjepan Salopek (ssalopek)" w:date="2021-09-13T17:25:00Z">
        <w:r w:rsidRPr="00A3456A">
          <w:rPr>
            <w:rFonts w:ascii="Times New Roman" w:hAnsi="Times New Roman" w:cs="Times New Roman"/>
            <w:noProof/>
            <w:sz w:val="24"/>
            <w:szCs w:val="24"/>
            <w:rPrChange w:id="1165" w:author="Stjepan Salopek (ssalopek)" w:date="2021-09-13T17:25:00Z">
              <w:rPr>
                <w:noProof/>
              </w:rPr>
            </w:rPrChange>
          </w:rPr>
          <w:t>26</w:t>
        </w:r>
        <w:r w:rsidRPr="00A3456A">
          <w:rPr>
            <w:rFonts w:ascii="Times New Roman" w:hAnsi="Times New Roman" w:cs="Times New Roman"/>
            <w:noProof/>
            <w:sz w:val="24"/>
            <w:szCs w:val="24"/>
            <w:rPrChange w:id="1166"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67" w:author="Stjepan Salopek (ssalopek)" w:date="2021-09-13T17:25:00Z"/>
          <w:rFonts w:ascii="Times New Roman" w:eastAsiaTheme="minorEastAsia" w:hAnsi="Times New Roman" w:cs="Times New Roman"/>
          <w:noProof/>
          <w:sz w:val="24"/>
          <w:szCs w:val="24"/>
          <w:lang/>
          <w:rPrChange w:id="1168" w:author="Stjepan Salopek (ssalopek)" w:date="2021-09-13T17:25:00Z">
            <w:rPr>
              <w:ins w:id="1169" w:author="Stjepan Salopek (ssalopek)" w:date="2021-09-13T17:25:00Z"/>
              <w:rFonts w:eastAsiaTheme="minorEastAsia"/>
              <w:noProof/>
              <w:lang/>
            </w:rPr>
          </w:rPrChange>
        </w:rPr>
        <w:pPrChange w:id="1170" w:author="Stjepan Salopek (ssalopek)" w:date="2021-09-13T17:25:00Z">
          <w:pPr>
            <w:pStyle w:val="TableofFigures"/>
            <w:tabs>
              <w:tab w:val="right" w:leader="dot" w:pos="9062"/>
            </w:tabs>
          </w:pPr>
        </w:pPrChange>
      </w:pPr>
      <w:ins w:id="1171" w:author="Stjepan Salopek (ssalopek)" w:date="2021-09-13T17:25:00Z">
        <w:r w:rsidRPr="00A3456A">
          <w:rPr>
            <w:rFonts w:ascii="Times New Roman" w:hAnsi="Times New Roman" w:cs="Times New Roman"/>
            <w:noProof/>
            <w:sz w:val="24"/>
            <w:szCs w:val="24"/>
            <w:rPrChange w:id="1172"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73" w:author="Stjepan Salopek (ssalopek)" w:date="2021-09-13T17:25:00Z">
              <w:rPr>
                <w:noProof/>
              </w:rPr>
            </w:rPrChange>
          </w:rPr>
          <w:tab/>
        </w:r>
        <w:r w:rsidRPr="00A3456A">
          <w:rPr>
            <w:rFonts w:ascii="Times New Roman" w:hAnsi="Times New Roman" w:cs="Times New Roman"/>
            <w:noProof/>
            <w:sz w:val="24"/>
            <w:szCs w:val="24"/>
            <w:rPrChange w:id="1174" w:author="Stjepan Salopek (ssalopek)" w:date="2021-09-13T17:25:00Z">
              <w:rPr>
                <w:noProof/>
              </w:rPr>
            </w:rPrChange>
          </w:rPr>
          <w:fldChar w:fldCharType="begin"/>
        </w:r>
        <w:r w:rsidRPr="00A3456A">
          <w:rPr>
            <w:rFonts w:ascii="Times New Roman" w:hAnsi="Times New Roman" w:cs="Times New Roman"/>
            <w:noProof/>
            <w:sz w:val="24"/>
            <w:szCs w:val="24"/>
            <w:rPrChange w:id="1175" w:author="Stjepan Salopek (ssalopek)" w:date="2021-09-13T17:25:00Z">
              <w:rPr>
                <w:noProof/>
              </w:rPr>
            </w:rPrChange>
          </w:rPr>
          <w:instrText xml:space="preserve"> PAGEREF _Toc82446329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176" w:author="Stjepan Salopek (ssalopek)" w:date="2021-09-13T17:25:00Z">
            <w:rPr>
              <w:noProof/>
            </w:rPr>
          </w:rPrChange>
        </w:rPr>
        <w:fldChar w:fldCharType="separate"/>
      </w:r>
      <w:ins w:id="1177" w:author="Stjepan Salopek (ssalopek)" w:date="2021-09-13T17:25:00Z">
        <w:r w:rsidRPr="00A3456A">
          <w:rPr>
            <w:rFonts w:ascii="Times New Roman" w:hAnsi="Times New Roman" w:cs="Times New Roman"/>
            <w:noProof/>
            <w:sz w:val="24"/>
            <w:szCs w:val="24"/>
            <w:rPrChange w:id="1178" w:author="Stjepan Salopek (ssalopek)" w:date="2021-09-13T17:25:00Z">
              <w:rPr>
                <w:noProof/>
              </w:rPr>
            </w:rPrChange>
          </w:rPr>
          <w:t>26</w:t>
        </w:r>
        <w:r w:rsidRPr="00A3456A">
          <w:rPr>
            <w:rFonts w:ascii="Times New Roman" w:hAnsi="Times New Roman" w:cs="Times New Roman"/>
            <w:noProof/>
            <w:sz w:val="24"/>
            <w:szCs w:val="24"/>
            <w:rPrChange w:id="1179"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180" w:author="Stjepan Salopek (ssalopek)" w:date="2021-09-13T17:25:00Z"/>
          <w:rFonts w:ascii="Times New Roman" w:eastAsiaTheme="minorEastAsia" w:hAnsi="Times New Roman" w:cs="Times New Roman"/>
          <w:noProof/>
          <w:sz w:val="24"/>
          <w:szCs w:val="24"/>
          <w:lang/>
          <w:rPrChange w:id="1181" w:author="Stjepan Salopek (ssalopek)" w:date="2021-09-13T17:25:00Z">
            <w:rPr>
              <w:ins w:id="1182" w:author="Stjepan Salopek (ssalopek)" w:date="2021-09-13T17:25:00Z"/>
              <w:rFonts w:eastAsiaTheme="minorEastAsia"/>
              <w:noProof/>
              <w:lang/>
            </w:rPr>
          </w:rPrChange>
        </w:rPr>
        <w:pPrChange w:id="1183" w:author="Stjepan Salopek (ssalopek)" w:date="2021-09-13T17:25:00Z">
          <w:pPr>
            <w:pStyle w:val="TableofFigures"/>
            <w:tabs>
              <w:tab w:val="right" w:leader="dot" w:pos="9062"/>
            </w:tabs>
          </w:pPr>
        </w:pPrChange>
      </w:pPr>
      <w:ins w:id="1184" w:author="Stjepan Salopek (ssalopek)" w:date="2021-09-13T17:25:00Z">
        <w:r w:rsidRPr="00A3456A">
          <w:rPr>
            <w:rFonts w:ascii="Times New Roman" w:hAnsi="Times New Roman" w:cs="Times New Roman"/>
            <w:noProof/>
            <w:sz w:val="24"/>
            <w:szCs w:val="24"/>
            <w:rPrChange w:id="1185"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186" w:author="Stjepan Salopek (ssalopek)" w:date="2021-09-13T17:25:00Z">
              <w:rPr>
                <w:noProof/>
              </w:rPr>
            </w:rPrChange>
          </w:rPr>
          <w:tab/>
        </w:r>
        <w:r w:rsidRPr="00A3456A">
          <w:rPr>
            <w:rFonts w:ascii="Times New Roman" w:hAnsi="Times New Roman" w:cs="Times New Roman"/>
            <w:noProof/>
            <w:sz w:val="24"/>
            <w:szCs w:val="24"/>
            <w:rPrChange w:id="1187" w:author="Stjepan Salopek (ssalopek)" w:date="2021-09-13T17:25:00Z">
              <w:rPr>
                <w:noProof/>
              </w:rPr>
            </w:rPrChange>
          </w:rPr>
          <w:fldChar w:fldCharType="begin"/>
        </w:r>
        <w:r w:rsidRPr="00A3456A">
          <w:rPr>
            <w:rFonts w:ascii="Times New Roman" w:hAnsi="Times New Roman" w:cs="Times New Roman"/>
            <w:noProof/>
            <w:sz w:val="24"/>
            <w:szCs w:val="24"/>
            <w:rPrChange w:id="1188" w:author="Stjepan Salopek (ssalopek)" w:date="2021-09-13T17:25:00Z">
              <w:rPr>
                <w:noProof/>
              </w:rPr>
            </w:rPrChange>
          </w:rPr>
          <w:instrText xml:space="preserve"> PAGEREF _Toc82446330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189" w:author="Stjepan Salopek (ssalopek)" w:date="2021-09-13T17:25:00Z">
            <w:rPr>
              <w:noProof/>
            </w:rPr>
          </w:rPrChange>
        </w:rPr>
        <w:fldChar w:fldCharType="separate"/>
      </w:r>
      <w:ins w:id="1190" w:author="Stjepan Salopek (ssalopek)" w:date="2021-09-13T17:25:00Z">
        <w:r w:rsidRPr="00A3456A">
          <w:rPr>
            <w:rFonts w:ascii="Times New Roman" w:hAnsi="Times New Roman" w:cs="Times New Roman"/>
            <w:noProof/>
            <w:sz w:val="24"/>
            <w:szCs w:val="24"/>
            <w:rPrChange w:id="1191" w:author="Stjepan Salopek (ssalopek)" w:date="2021-09-13T17:25:00Z">
              <w:rPr>
                <w:noProof/>
              </w:rPr>
            </w:rPrChange>
          </w:rPr>
          <w:t>27</w:t>
        </w:r>
        <w:r w:rsidRPr="00A3456A">
          <w:rPr>
            <w:rFonts w:ascii="Times New Roman" w:hAnsi="Times New Roman" w:cs="Times New Roman"/>
            <w:noProof/>
            <w:sz w:val="24"/>
            <w:szCs w:val="24"/>
            <w:rPrChange w:id="1192"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193" w:author="Stjepan Salopek (ssalopek)" w:date="2021-09-13T17:25:00Z"/>
          <w:rFonts w:ascii="Times New Roman" w:eastAsiaTheme="minorEastAsia" w:hAnsi="Times New Roman" w:cs="Times New Roman"/>
          <w:noProof/>
          <w:sz w:val="24"/>
          <w:szCs w:val="24"/>
          <w:lang/>
          <w:rPrChange w:id="1194" w:author="Stjepan Salopek (ssalopek)" w:date="2021-09-13T17:25:00Z">
            <w:rPr>
              <w:ins w:id="1195" w:author="Stjepan Salopek (ssalopek)" w:date="2021-09-13T17:25:00Z"/>
              <w:rFonts w:eastAsiaTheme="minorEastAsia"/>
              <w:noProof/>
              <w:lang/>
            </w:rPr>
          </w:rPrChange>
        </w:rPr>
        <w:pPrChange w:id="1196" w:author="Stjepan Salopek (ssalopek)" w:date="2021-09-13T17:25:00Z">
          <w:pPr>
            <w:pStyle w:val="TableofFigures"/>
            <w:tabs>
              <w:tab w:val="right" w:leader="dot" w:pos="9062"/>
            </w:tabs>
          </w:pPr>
        </w:pPrChange>
      </w:pPr>
      <w:ins w:id="1197" w:author="Stjepan Salopek (ssalopek)" w:date="2021-09-13T17:25:00Z">
        <w:r w:rsidRPr="00A3456A">
          <w:rPr>
            <w:rFonts w:ascii="Times New Roman" w:hAnsi="Times New Roman" w:cs="Times New Roman"/>
            <w:noProof/>
            <w:sz w:val="24"/>
            <w:szCs w:val="24"/>
            <w:rPrChange w:id="1198"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199" w:author="Stjepan Salopek (ssalopek)" w:date="2021-09-13T17:25:00Z">
              <w:rPr>
                <w:noProof/>
              </w:rPr>
            </w:rPrChange>
          </w:rPr>
          <w:tab/>
        </w:r>
        <w:r w:rsidRPr="00A3456A">
          <w:rPr>
            <w:rFonts w:ascii="Times New Roman" w:hAnsi="Times New Roman" w:cs="Times New Roman"/>
            <w:noProof/>
            <w:sz w:val="24"/>
            <w:szCs w:val="24"/>
            <w:rPrChange w:id="1200" w:author="Stjepan Salopek (ssalopek)" w:date="2021-09-13T17:25:00Z">
              <w:rPr>
                <w:noProof/>
              </w:rPr>
            </w:rPrChange>
          </w:rPr>
          <w:fldChar w:fldCharType="begin"/>
        </w:r>
        <w:r w:rsidRPr="00A3456A">
          <w:rPr>
            <w:rFonts w:ascii="Times New Roman" w:hAnsi="Times New Roman" w:cs="Times New Roman"/>
            <w:noProof/>
            <w:sz w:val="24"/>
            <w:szCs w:val="24"/>
            <w:rPrChange w:id="1201" w:author="Stjepan Salopek (ssalopek)" w:date="2021-09-13T17:25:00Z">
              <w:rPr>
                <w:noProof/>
              </w:rPr>
            </w:rPrChange>
          </w:rPr>
          <w:instrText xml:space="preserve"> PAGEREF _Toc82446331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02" w:author="Stjepan Salopek (ssalopek)" w:date="2021-09-13T17:25:00Z">
            <w:rPr>
              <w:noProof/>
            </w:rPr>
          </w:rPrChange>
        </w:rPr>
        <w:fldChar w:fldCharType="separate"/>
      </w:r>
      <w:ins w:id="1203" w:author="Stjepan Salopek (ssalopek)" w:date="2021-09-13T17:25:00Z">
        <w:r w:rsidRPr="00A3456A">
          <w:rPr>
            <w:rFonts w:ascii="Times New Roman" w:hAnsi="Times New Roman" w:cs="Times New Roman"/>
            <w:noProof/>
            <w:sz w:val="24"/>
            <w:szCs w:val="24"/>
            <w:rPrChange w:id="1204" w:author="Stjepan Salopek (ssalopek)" w:date="2021-09-13T17:25:00Z">
              <w:rPr>
                <w:noProof/>
              </w:rPr>
            </w:rPrChange>
          </w:rPr>
          <w:t>30</w:t>
        </w:r>
        <w:r w:rsidRPr="00A3456A">
          <w:rPr>
            <w:rFonts w:ascii="Times New Roman" w:hAnsi="Times New Roman" w:cs="Times New Roman"/>
            <w:noProof/>
            <w:sz w:val="24"/>
            <w:szCs w:val="24"/>
            <w:rPrChange w:id="1205"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06" w:author="Stjepan Salopek (ssalopek)" w:date="2021-09-13T17:25:00Z"/>
          <w:rFonts w:ascii="Times New Roman" w:eastAsiaTheme="minorEastAsia" w:hAnsi="Times New Roman" w:cs="Times New Roman"/>
          <w:noProof/>
          <w:sz w:val="24"/>
          <w:szCs w:val="24"/>
          <w:lang/>
          <w:rPrChange w:id="1207" w:author="Stjepan Salopek (ssalopek)" w:date="2021-09-13T17:25:00Z">
            <w:rPr>
              <w:ins w:id="1208" w:author="Stjepan Salopek (ssalopek)" w:date="2021-09-13T17:25:00Z"/>
              <w:rFonts w:eastAsiaTheme="minorEastAsia"/>
              <w:noProof/>
              <w:lang/>
            </w:rPr>
          </w:rPrChange>
        </w:rPr>
        <w:pPrChange w:id="1209" w:author="Stjepan Salopek (ssalopek)" w:date="2021-09-13T17:25:00Z">
          <w:pPr>
            <w:pStyle w:val="TableofFigures"/>
            <w:tabs>
              <w:tab w:val="right" w:leader="dot" w:pos="9062"/>
            </w:tabs>
          </w:pPr>
        </w:pPrChange>
      </w:pPr>
      <w:ins w:id="1210" w:author="Stjepan Salopek (ssalopek)" w:date="2021-09-13T17:25:00Z">
        <w:r w:rsidRPr="00A3456A">
          <w:rPr>
            <w:rFonts w:ascii="Times New Roman" w:hAnsi="Times New Roman" w:cs="Times New Roman"/>
            <w:noProof/>
            <w:sz w:val="24"/>
            <w:szCs w:val="24"/>
            <w:rPrChange w:id="1211"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12" w:author="Stjepan Salopek (ssalopek)" w:date="2021-09-13T17:25:00Z">
              <w:rPr>
                <w:noProof/>
              </w:rPr>
            </w:rPrChange>
          </w:rPr>
          <w:tab/>
        </w:r>
        <w:r w:rsidRPr="00A3456A">
          <w:rPr>
            <w:rFonts w:ascii="Times New Roman" w:hAnsi="Times New Roman" w:cs="Times New Roman"/>
            <w:noProof/>
            <w:sz w:val="24"/>
            <w:szCs w:val="24"/>
            <w:rPrChange w:id="1213" w:author="Stjepan Salopek (ssalopek)" w:date="2021-09-13T17:25:00Z">
              <w:rPr>
                <w:noProof/>
              </w:rPr>
            </w:rPrChange>
          </w:rPr>
          <w:fldChar w:fldCharType="begin"/>
        </w:r>
        <w:r w:rsidRPr="00A3456A">
          <w:rPr>
            <w:rFonts w:ascii="Times New Roman" w:hAnsi="Times New Roman" w:cs="Times New Roman"/>
            <w:noProof/>
            <w:sz w:val="24"/>
            <w:szCs w:val="24"/>
            <w:rPrChange w:id="1214" w:author="Stjepan Salopek (ssalopek)" w:date="2021-09-13T17:25:00Z">
              <w:rPr>
                <w:noProof/>
              </w:rPr>
            </w:rPrChange>
          </w:rPr>
          <w:instrText xml:space="preserve"> PAGEREF _Toc82446332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15" w:author="Stjepan Salopek (ssalopek)" w:date="2021-09-13T17:25:00Z">
            <w:rPr>
              <w:noProof/>
            </w:rPr>
          </w:rPrChange>
        </w:rPr>
        <w:fldChar w:fldCharType="separate"/>
      </w:r>
      <w:ins w:id="1216" w:author="Stjepan Salopek (ssalopek)" w:date="2021-09-13T17:25:00Z">
        <w:r w:rsidRPr="00A3456A">
          <w:rPr>
            <w:rFonts w:ascii="Times New Roman" w:hAnsi="Times New Roman" w:cs="Times New Roman"/>
            <w:noProof/>
            <w:sz w:val="24"/>
            <w:szCs w:val="24"/>
            <w:rPrChange w:id="1217" w:author="Stjepan Salopek (ssalopek)" w:date="2021-09-13T17:25:00Z">
              <w:rPr>
                <w:noProof/>
              </w:rPr>
            </w:rPrChange>
          </w:rPr>
          <w:t>32</w:t>
        </w:r>
        <w:r w:rsidRPr="00A3456A">
          <w:rPr>
            <w:rFonts w:ascii="Times New Roman" w:hAnsi="Times New Roman" w:cs="Times New Roman"/>
            <w:noProof/>
            <w:sz w:val="24"/>
            <w:szCs w:val="24"/>
            <w:rPrChange w:id="1218"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19" w:author="Stjepan Salopek (ssalopek)" w:date="2021-09-13T17:25:00Z"/>
          <w:rFonts w:ascii="Times New Roman" w:eastAsiaTheme="minorEastAsia" w:hAnsi="Times New Roman" w:cs="Times New Roman"/>
          <w:noProof/>
          <w:sz w:val="24"/>
          <w:szCs w:val="24"/>
          <w:lang/>
          <w:rPrChange w:id="1220" w:author="Stjepan Salopek (ssalopek)" w:date="2021-09-13T17:25:00Z">
            <w:rPr>
              <w:ins w:id="1221" w:author="Stjepan Salopek (ssalopek)" w:date="2021-09-13T17:25:00Z"/>
              <w:rFonts w:eastAsiaTheme="minorEastAsia"/>
              <w:noProof/>
              <w:lang/>
            </w:rPr>
          </w:rPrChange>
        </w:rPr>
        <w:pPrChange w:id="1222" w:author="Stjepan Salopek (ssalopek)" w:date="2021-09-13T17:25:00Z">
          <w:pPr>
            <w:pStyle w:val="TableofFigures"/>
            <w:tabs>
              <w:tab w:val="right" w:leader="dot" w:pos="9062"/>
            </w:tabs>
          </w:pPr>
        </w:pPrChange>
      </w:pPr>
      <w:ins w:id="1223" w:author="Stjepan Salopek (ssalopek)" w:date="2021-09-13T17:25:00Z">
        <w:r w:rsidRPr="00A3456A">
          <w:rPr>
            <w:rFonts w:ascii="Times New Roman" w:hAnsi="Times New Roman" w:cs="Times New Roman"/>
            <w:noProof/>
            <w:sz w:val="24"/>
            <w:szCs w:val="24"/>
            <w:rPrChange w:id="1224"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25" w:author="Stjepan Salopek (ssalopek)" w:date="2021-09-13T17:25:00Z">
              <w:rPr>
                <w:noProof/>
              </w:rPr>
            </w:rPrChange>
          </w:rPr>
          <w:tab/>
        </w:r>
        <w:r w:rsidRPr="00A3456A">
          <w:rPr>
            <w:rFonts w:ascii="Times New Roman" w:hAnsi="Times New Roman" w:cs="Times New Roman"/>
            <w:noProof/>
            <w:sz w:val="24"/>
            <w:szCs w:val="24"/>
            <w:rPrChange w:id="1226" w:author="Stjepan Salopek (ssalopek)" w:date="2021-09-13T17:25:00Z">
              <w:rPr>
                <w:noProof/>
              </w:rPr>
            </w:rPrChange>
          </w:rPr>
          <w:fldChar w:fldCharType="begin"/>
        </w:r>
        <w:r w:rsidRPr="00A3456A">
          <w:rPr>
            <w:rFonts w:ascii="Times New Roman" w:hAnsi="Times New Roman" w:cs="Times New Roman"/>
            <w:noProof/>
            <w:sz w:val="24"/>
            <w:szCs w:val="24"/>
            <w:rPrChange w:id="1227" w:author="Stjepan Salopek (ssalopek)" w:date="2021-09-13T17:25:00Z">
              <w:rPr>
                <w:noProof/>
              </w:rPr>
            </w:rPrChange>
          </w:rPr>
          <w:instrText xml:space="preserve"> PAGEREF _Toc82446333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28" w:author="Stjepan Salopek (ssalopek)" w:date="2021-09-13T17:25:00Z">
            <w:rPr>
              <w:noProof/>
            </w:rPr>
          </w:rPrChange>
        </w:rPr>
        <w:fldChar w:fldCharType="separate"/>
      </w:r>
      <w:ins w:id="1229" w:author="Stjepan Salopek (ssalopek)" w:date="2021-09-13T17:25:00Z">
        <w:r w:rsidRPr="00A3456A">
          <w:rPr>
            <w:rFonts w:ascii="Times New Roman" w:hAnsi="Times New Roman" w:cs="Times New Roman"/>
            <w:noProof/>
            <w:sz w:val="24"/>
            <w:szCs w:val="24"/>
            <w:rPrChange w:id="1230" w:author="Stjepan Salopek (ssalopek)" w:date="2021-09-13T17:25:00Z">
              <w:rPr>
                <w:noProof/>
              </w:rPr>
            </w:rPrChange>
          </w:rPr>
          <w:t>33</w:t>
        </w:r>
        <w:r w:rsidRPr="00A3456A">
          <w:rPr>
            <w:rFonts w:ascii="Times New Roman" w:hAnsi="Times New Roman" w:cs="Times New Roman"/>
            <w:noProof/>
            <w:sz w:val="24"/>
            <w:szCs w:val="24"/>
            <w:rPrChange w:id="1231"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32" w:author="Stjepan Salopek (ssalopek)" w:date="2021-09-13T17:25:00Z"/>
          <w:rFonts w:ascii="Times New Roman" w:eastAsiaTheme="minorEastAsia" w:hAnsi="Times New Roman" w:cs="Times New Roman"/>
          <w:noProof/>
          <w:sz w:val="24"/>
          <w:szCs w:val="24"/>
          <w:lang/>
          <w:rPrChange w:id="1233" w:author="Stjepan Salopek (ssalopek)" w:date="2021-09-13T17:25:00Z">
            <w:rPr>
              <w:ins w:id="1234" w:author="Stjepan Salopek (ssalopek)" w:date="2021-09-13T17:25:00Z"/>
              <w:rFonts w:eastAsiaTheme="minorEastAsia"/>
              <w:noProof/>
              <w:lang/>
            </w:rPr>
          </w:rPrChange>
        </w:rPr>
        <w:pPrChange w:id="1235" w:author="Stjepan Salopek (ssalopek)" w:date="2021-09-13T17:25:00Z">
          <w:pPr>
            <w:pStyle w:val="TableofFigures"/>
            <w:tabs>
              <w:tab w:val="right" w:leader="dot" w:pos="9062"/>
            </w:tabs>
          </w:pPr>
        </w:pPrChange>
      </w:pPr>
      <w:ins w:id="1236" w:author="Stjepan Salopek (ssalopek)" w:date="2021-09-13T17:25:00Z">
        <w:r w:rsidRPr="00A3456A">
          <w:rPr>
            <w:rFonts w:ascii="Times New Roman" w:hAnsi="Times New Roman" w:cs="Times New Roman"/>
            <w:noProof/>
            <w:sz w:val="24"/>
            <w:szCs w:val="24"/>
            <w:rPrChange w:id="1237"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38" w:author="Stjepan Salopek (ssalopek)" w:date="2021-09-13T17:25:00Z">
              <w:rPr>
                <w:noProof/>
              </w:rPr>
            </w:rPrChange>
          </w:rPr>
          <w:tab/>
        </w:r>
        <w:r w:rsidRPr="00A3456A">
          <w:rPr>
            <w:rFonts w:ascii="Times New Roman" w:hAnsi="Times New Roman" w:cs="Times New Roman"/>
            <w:noProof/>
            <w:sz w:val="24"/>
            <w:szCs w:val="24"/>
            <w:rPrChange w:id="1239" w:author="Stjepan Salopek (ssalopek)" w:date="2021-09-13T17:25:00Z">
              <w:rPr>
                <w:noProof/>
              </w:rPr>
            </w:rPrChange>
          </w:rPr>
          <w:fldChar w:fldCharType="begin"/>
        </w:r>
        <w:r w:rsidRPr="00A3456A">
          <w:rPr>
            <w:rFonts w:ascii="Times New Roman" w:hAnsi="Times New Roman" w:cs="Times New Roman"/>
            <w:noProof/>
            <w:sz w:val="24"/>
            <w:szCs w:val="24"/>
            <w:rPrChange w:id="1240" w:author="Stjepan Salopek (ssalopek)" w:date="2021-09-13T17:25:00Z">
              <w:rPr>
                <w:noProof/>
              </w:rPr>
            </w:rPrChange>
          </w:rPr>
          <w:instrText xml:space="preserve"> PAGEREF _Toc82446334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41" w:author="Stjepan Salopek (ssalopek)" w:date="2021-09-13T17:25:00Z">
            <w:rPr>
              <w:noProof/>
            </w:rPr>
          </w:rPrChange>
        </w:rPr>
        <w:fldChar w:fldCharType="separate"/>
      </w:r>
      <w:ins w:id="1242" w:author="Stjepan Salopek (ssalopek)" w:date="2021-09-13T17:25:00Z">
        <w:r w:rsidRPr="00A3456A">
          <w:rPr>
            <w:rFonts w:ascii="Times New Roman" w:hAnsi="Times New Roman" w:cs="Times New Roman"/>
            <w:noProof/>
            <w:sz w:val="24"/>
            <w:szCs w:val="24"/>
            <w:rPrChange w:id="1243" w:author="Stjepan Salopek (ssalopek)" w:date="2021-09-13T17:25:00Z">
              <w:rPr>
                <w:noProof/>
              </w:rPr>
            </w:rPrChange>
          </w:rPr>
          <w:t>34</w:t>
        </w:r>
        <w:r w:rsidRPr="00A3456A">
          <w:rPr>
            <w:rFonts w:ascii="Times New Roman" w:hAnsi="Times New Roman" w:cs="Times New Roman"/>
            <w:noProof/>
            <w:sz w:val="24"/>
            <w:szCs w:val="24"/>
            <w:rPrChange w:id="1244"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45" w:author="Stjepan Salopek (ssalopek)" w:date="2021-09-13T17:25:00Z"/>
          <w:rFonts w:ascii="Times New Roman" w:eastAsiaTheme="minorEastAsia" w:hAnsi="Times New Roman" w:cs="Times New Roman"/>
          <w:noProof/>
          <w:sz w:val="24"/>
          <w:szCs w:val="24"/>
          <w:lang/>
          <w:rPrChange w:id="1246" w:author="Stjepan Salopek (ssalopek)" w:date="2021-09-13T17:25:00Z">
            <w:rPr>
              <w:ins w:id="1247" w:author="Stjepan Salopek (ssalopek)" w:date="2021-09-13T17:25:00Z"/>
              <w:rFonts w:eastAsiaTheme="minorEastAsia"/>
              <w:noProof/>
              <w:lang/>
            </w:rPr>
          </w:rPrChange>
        </w:rPr>
        <w:pPrChange w:id="1248" w:author="Stjepan Salopek (ssalopek)" w:date="2021-09-13T17:25:00Z">
          <w:pPr>
            <w:pStyle w:val="TableofFigures"/>
            <w:tabs>
              <w:tab w:val="right" w:leader="dot" w:pos="9062"/>
            </w:tabs>
          </w:pPr>
        </w:pPrChange>
      </w:pPr>
      <w:ins w:id="1249" w:author="Stjepan Salopek (ssalopek)" w:date="2021-09-13T17:25:00Z">
        <w:r w:rsidRPr="00A3456A">
          <w:rPr>
            <w:rFonts w:ascii="Times New Roman" w:hAnsi="Times New Roman" w:cs="Times New Roman"/>
            <w:noProof/>
            <w:sz w:val="24"/>
            <w:szCs w:val="24"/>
            <w:rPrChange w:id="1250"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51" w:author="Stjepan Salopek (ssalopek)" w:date="2021-09-13T17:25:00Z">
              <w:rPr>
                <w:noProof/>
              </w:rPr>
            </w:rPrChange>
          </w:rPr>
          <w:tab/>
        </w:r>
        <w:r w:rsidRPr="00A3456A">
          <w:rPr>
            <w:rFonts w:ascii="Times New Roman" w:hAnsi="Times New Roman" w:cs="Times New Roman"/>
            <w:noProof/>
            <w:sz w:val="24"/>
            <w:szCs w:val="24"/>
            <w:rPrChange w:id="1252" w:author="Stjepan Salopek (ssalopek)" w:date="2021-09-13T17:25:00Z">
              <w:rPr>
                <w:noProof/>
              </w:rPr>
            </w:rPrChange>
          </w:rPr>
          <w:fldChar w:fldCharType="begin"/>
        </w:r>
        <w:r w:rsidRPr="00A3456A">
          <w:rPr>
            <w:rFonts w:ascii="Times New Roman" w:hAnsi="Times New Roman" w:cs="Times New Roman"/>
            <w:noProof/>
            <w:sz w:val="24"/>
            <w:szCs w:val="24"/>
            <w:rPrChange w:id="1253" w:author="Stjepan Salopek (ssalopek)" w:date="2021-09-13T17:25:00Z">
              <w:rPr>
                <w:noProof/>
              </w:rPr>
            </w:rPrChange>
          </w:rPr>
          <w:instrText xml:space="preserve"> PAGEREF _Toc82446335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54" w:author="Stjepan Salopek (ssalopek)" w:date="2021-09-13T17:25:00Z">
            <w:rPr>
              <w:noProof/>
            </w:rPr>
          </w:rPrChange>
        </w:rPr>
        <w:fldChar w:fldCharType="separate"/>
      </w:r>
      <w:ins w:id="1255" w:author="Stjepan Salopek (ssalopek)" w:date="2021-09-13T17:25:00Z">
        <w:r w:rsidRPr="00A3456A">
          <w:rPr>
            <w:rFonts w:ascii="Times New Roman" w:hAnsi="Times New Roman" w:cs="Times New Roman"/>
            <w:noProof/>
            <w:sz w:val="24"/>
            <w:szCs w:val="24"/>
            <w:rPrChange w:id="1256" w:author="Stjepan Salopek (ssalopek)" w:date="2021-09-13T17:25:00Z">
              <w:rPr>
                <w:noProof/>
              </w:rPr>
            </w:rPrChange>
          </w:rPr>
          <w:t>35</w:t>
        </w:r>
        <w:r w:rsidRPr="00A3456A">
          <w:rPr>
            <w:rFonts w:ascii="Times New Roman" w:hAnsi="Times New Roman" w:cs="Times New Roman"/>
            <w:noProof/>
            <w:sz w:val="24"/>
            <w:szCs w:val="24"/>
            <w:rPrChange w:id="1257"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58" w:author="Stjepan Salopek (ssalopek)" w:date="2021-09-13T17:25:00Z"/>
          <w:rFonts w:ascii="Times New Roman" w:eastAsiaTheme="minorEastAsia" w:hAnsi="Times New Roman" w:cs="Times New Roman"/>
          <w:noProof/>
          <w:sz w:val="24"/>
          <w:szCs w:val="24"/>
          <w:lang/>
          <w:rPrChange w:id="1259" w:author="Stjepan Salopek (ssalopek)" w:date="2021-09-13T17:25:00Z">
            <w:rPr>
              <w:ins w:id="1260" w:author="Stjepan Salopek (ssalopek)" w:date="2021-09-13T17:25:00Z"/>
              <w:rFonts w:eastAsiaTheme="minorEastAsia"/>
              <w:noProof/>
              <w:lang/>
            </w:rPr>
          </w:rPrChange>
        </w:rPr>
        <w:pPrChange w:id="1261" w:author="Stjepan Salopek (ssalopek)" w:date="2021-09-13T17:25:00Z">
          <w:pPr>
            <w:pStyle w:val="TableofFigures"/>
            <w:tabs>
              <w:tab w:val="right" w:leader="dot" w:pos="9062"/>
            </w:tabs>
          </w:pPr>
        </w:pPrChange>
      </w:pPr>
      <w:ins w:id="1262" w:author="Stjepan Salopek (ssalopek)" w:date="2021-09-13T17:25:00Z">
        <w:r w:rsidRPr="00A3456A">
          <w:rPr>
            <w:rFonts w:ascii="Times New Roman" w:hAnsi="Times New Roman" w:cs="Times New Roman"/>
            <w:noProof/>
            <w:sz w:val="24"/>
            <w:szCs w:val="24"/>
            <w:rPrChange w:id="1263"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64" w:author="Stjepan Salopek (ssalopek)" w:date="2021-09-13T17:25:00Z">
              <w:rPr>
                <w:noProof/>
              </w:rPr>
            </w:rPrChange>
          </w:rPr>
          <w:tab/>
        </w:r>
        <w:r w:rsidRPr="00A3456A">
          <w:rPr>
            <w:rFonts w:ascii="Times New Roman" w:hAnsi="Times New Roman" w:cs="Times New Roman"/>
            <w:noProof/>
            <w:sz w:val="24"/>
            <w:szCs w:val="24"/>
            <w:rPrChange w:id="1265" w:author="Stjepan Salopek (ssalopek)" w:date="2021-09-13T17:25:00Z">
              <w:rPr>
                <w:noProof/>
              </w:rPr>
            </w:rPrChange>
          </w:rPr>
          <w:fldChar w:fldCharType="begin"/>
        </w:r>
        <w:r w:rsidRPr="00A3456A">
          <w:rPr>
            <w:rFonts w:ascii="Times New Roman" w:hAnsi="Times New Roman" w:cs="Times New Roman"/>
            <w:noProof/>
            <w:sz w:val="24"/>
            <w:szCs w:val="24"/>
            <w:rPrChange w:id="1266" w:author="Stjepan Salopek (ssalopek)" w:date="2021-09-13T17:25:00Z">
              <w:rPr>
                <w:noProof/>
              </w:rPr>
            </w:rPrChange>
          </w:rPr>
          <w:instrText xml:space="preserve"> PAGEREF _Toc82446336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67" w:author="Stjepan Salopek (ssalopek)" w:date="2021-09-13T17:25:00Z">
            <w:rPr>
              <w:noProof/>
            </w:rPr>
          </w:rPrChange>
        </w:rPr>
        <w:fldChar w:fldCharType="separate"/>
      </w:r>
      <w:ins w:id="1268" w:author="Stjepan Salopek (ssalopek)" w:date="2021-09-13T17:25:00Z">
        <w:r w:rsidRPr="00A3456A">
          <w:rPr>
            <w:rFonts w:ascii="Times New Roman" w:hAnsi="Times New Roman" w:cs="Times New Roman"/>
            <w:noProof/>
            <w:sz w:val="24"/>
            <w:szCs w:val="24"/>
            <w:rPrChange w:id="1269" w:author="Stjepan Salopek (ssalopek)" w:date="2021-09-13T17:25:00Z">
              <w:rPr>
                <w:noProof/>
              </w:rPr>
            </w:rPrChange>
          </w:rPr>
          <w:t>35</w:t>
        </w:r>
        <w:r w:rsidRPr="00A3456A">
          <w:rPr>
            <w:rFonts w:ascii="Times New Roman" w:hAnsi="Times New Roman" w:cs="Times New Roman"/>
            <w:noProof/>
            <w:sz w:val="24"/>
            <w:szCs w:val="24"/>
            <w:rPrChange w:id="1270"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271" w:author="Stjepan Salopek (ssalopek)" w:date="2021-09-13T17:25:00Z"/>
          <w:rFonts w:ascii="Times New Roman" w:eastAsiaTheme="minorEastAsia" w:hAnsi="Times New Roman" w:cs="Times New Roman"/>
          <w:noProof/>
          <w:sz w:val="24"/>
          <w:szCs w:val="24"/>
          <w:lang/>
          <w:rPrChange w:id="1272" w:author="Stjepan Salopek (ssalopek)" w:date="2021-09-13T17:25:00Z">
            <w:rPr>
              <w:ins w:id="1273" w:author="Stjepan Salopek (ssalopek)" w:date="2021-09-13T17:25:00Z"/>
              <w:rFonts w:eastAsiaTheme="minorEastAsia"/>
              <w:noProof/>
              <w:lang/>
            </w:rPr>
          </w:rPrChange>
        </w:rPr>
        <w:pPrChange w:id="1274" w:author="Stjepan Salopek (ssalopek)" w:date="2021-09-13T17:25:00Z">
          <w:pPr>
            <w:pStyle w:val="TableofFigures"/>
            <w:tabs>
              <w:tab w:val="right" w:leader="dot" w:pos="9062"/>
            </w:tabs>
          </w:pPr>
        </w:pPrChange>
      </w:pPr>
      <w:ins w:id="1275" w:author="Stjepan Salopek (ssalopek)" w:date="2021-09-13T17:25:00Z">
        <w:r w:rsidRPr="00A3456A">
          <w:rPr>
            <w:rFonts w:ascii="Times New Roman" w:hAnsi="Times New Roman" w:cs="Times New Roman"/>
            <w:noProof/>
            <w:sz w:val="24"/>
            <w:szCs w:val="24"/>
            <w:rPrChange w:id="1276"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277" w:author="Stjepan Salopek (ssalopek)" w:date="2021-09-13T17:25:00Z">
              <w:rPr>
                <w:noProof/>
              </w:rPr>
            </w:rPrChange>
          </w:rPr>
          <w:tab/>
        </w:r>
        <w:r w:rsidRPr="00A3456A">
          <w:rPr>
            <w:rFonts w:ascii="Times New Roman" w:hAnsi="Times New Roman" w:cs="Times New Roman"/>
            <w:noProof/>
            <w:sz w:val="24"/>
            <w:szCs w:val="24"/>
            <w:rPrChange w:id="1278" w:author="Stjepan Salopek (ssalopek)" w:date="2021-09-13T17:25:00Z">
              <w:rPr>
                <w:noProof/>
              </w:rPr>
            </w:rPrChange>
          </w:rPr>
          <w:fldChar w:fldCharType="begin"/>
        </w:r>
        <w:r w:rsidRPr="00A3456A">
          <w:rPr>
            <w:rFonts w:ascii="Times New Roman" w:hAnsi="Times New Roman" w:cs="Times New Roman"/>
            <w:noProof/>
            <w:sz w:val="24"/>
            <w:szCs w:val="24"/>
            <w:rPrChange w:id="1279" w:author="Stjepan Salopek (ssalopek)" w:date="2021-09-13T17:25:00Z">
              <w:rPr>
                <w:noProof/>
              </w:rPr>
            </w:rPrChange>
          </w:rPr>
          <w:instrText xml:space="preserve"> PAGEREF _Toc82446337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80" w:author="Stjepan Salopek (ssalopek)" w:date="2021-09-13T17:25:00Z">
            <w:rPr>
              <w:noProof/>
            </w:rPr>
          </w:rPrChange>
        </w:rPr>
        <w:fldChar w:fldCharType="separate"/>
      </w:r>
      <w:ins w:id="1281" w:author="Stjepan Salopek (ssalopek)" w:date="2021-09-13T17:25:00Z">
        <w:r w:rsidRPr="00A3456A">
          <w:rPr>
            <w:rFonts w:ascii="Times New Roman" w:hAnsi="Times New Roman" w:cs="Times New Roman"/>
            <w:noProof/>
            <w:sz w:val="24"/>
            <w:szCs w:val="24"/>
            <w:rPrChange w:id="1282" w:author="Stjepan Salopek (ssalopek)" w:date="2021-09-13T17:25:00Z">
              <w:rPr>
                <w:noProof/>
              </w:rPr>
            </w:rPrChange>
          </w:rPr>
          <w:t>36</w:t>
        </w:r>
        <w:r w:rsidRPr="00A3456A">
          <w:rPr>
            <w:rFonts w:ascii="Times New Roman" w:hAnsi="Times New Roman" w:cs="Times New Roman"/>
            <w:noProof/>
            <w:sz w:val="24"/>
            <w:szCs w:val="24"/>
            <w:rPrChange w:id="1283"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284" w:author="Stjepan Salopek (ssalopek)" w:date="2021-09-13T17:25:00Z"/>
          <w:rFonts w:ascii="Times New Roman" w:eastAsiaTheme="minorEastAsia" w:hAnsi="Times New Roman" w:cs="Times New Roman"/>
          <w:noProof/>
          <w:sz w:val="24"/>
          <w:szCs w:val="24"/>
          <w:lang/>
          <w:rPrChange w:id="1285" w:author="Stjepan Salopek (ssalopek)" w:date="2021-09-13T17:25:00Z">
            <w:rPr>
              <w:ins w:id="1286" w:author="Stjepan Salopek (ssalopek)" w:date="2021-09-13T17:25:00Z"/>
              <w:rFonts w:eastAsiaTheme="minorEastAsia"/>
              <w:noProof/>
              <w:lang/>
            </w:rPr>
          </w:rPrChange>
        </w:rPr>
        <w:pPrChange w:id="1287" w:author="Stjepan Salopek (ssalopek)" w:date="2021-09-13T17:25:00Z">
          <w:pPr>
            <w:pStyle w:val="TableofFigures"/>
            <w:tabs>
              <w:tab w:val="right" w:leader="dot" w:pos="9062"/>
            </w:tabs>
          </w:pPr>
        </w:pPrChange>
      </w:pPr>
      <w:ins w:id="1288" w:author="Stjepan Salopek (ssalopek)" w:date="2021-09-13T17:25:00Z">
        <w:r w:rsidRPr="00A3456A">
          <w:rPr>
            <w:rFonts w:ascii="Times New Roman" w:hAnsi="Times New Roman" w:cs="Times New Roman"/>
            <w:noProof/>
            <w:sz w:val="24"/>
            <w:szCs w:val="24"/>
            <w:rPrChange w:id="1289"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290" w:author="Stjepan Salopek (ssalopek)" w:date="2021-09-13T17:25:00Z">
              <w:rPr>
                <w:noProof/>
              </w:rPr>
            </w:rPrChange>
          </w:rPr>
          <w:tab/>
        </w:r>
        <w:r w:rsidRPr="00A3456A">
          <w:rPr>
            <w:rFonts w:ascii="Times New Roman" w:hAnsi="Times New Roman" w:cs="Times New Roman"/>
            <w:noProof/>
            <w:sz w:val="24"/>
            <w:szCs w:val="24"/>
            <w:rPrChange w:id="1291" w:author="Stjepan Salopek (ssalopek)" w:date="2021-09-13T17:25:00Z">
              <w:rPr>
                <w:noProof/>
              </w:rPr>
            </w:rPrChange>
          </w:rPr>
          <w:fldChar w:fldCharType="begin"/>
        </w:r>
        <w:r w:rsidRPr="00A3456A">
          <w:rPr>
            <w:rFonts w:ascii="Times New Roman" w:hAnsi="Times New Roman" w:cs="Times New Roman"/>
            <w:noProof/>
            <w:sz w:val="24"/>
            <w:szCs w:val="24"/>
            <w:rPrChange w:id="1292" w:author="Stjepan Salopek (ssalopek)" w:date="2021-09-13T17:25:00Z">
              <w:rPr>
                <w:noProof/>
              </w:rPr>
            </w:rPrChange>
          </w:rPr>
          <w:instrText xml:space="preserve"> PAGEREF _Toc82446338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293" w:author="Stjepan Salopek (ssalopek)" w:date="2021-09-13T17:25:00Z">
            <w:rPr>
              <w:noProof/>
            </w:rPr>
          </w:rPrChange>
        </w:rPr>
        <w:fldChar w:fldCharType="separate"/>
      </w:r>
      <w:ins w:id="1294" w:author="Stjepan Salopek (ssalopek)" w:date="2021-09-13T17:25:00Z">
        <w:r w:rsidRPr="00A3456A">
          <w:rPr>
            <w:rFonts w:ascii="Times New Roman" w:hAnsi="Times New Roman" w:cs="Times New Roman"/>
            <w:noProof/>
            <w:sz w:val="24"/>
            <w:szCs w:val="24"/>
            <w:rPrChange w:id="1295" w:author="Stjepan Salopek (ssalopek)" w:date="2021-09-13T17:25:00Z">
              <w:rPr>
                <w:noProof/>
              </w:rPr>
            </w:rPrChange>
          </w:rPr>
          <w:t>37</w:t>
        </w:r>
        <w:r w:rsidRPr="00A3456A">
          <w:rPr>
            <w:rFonts w:ascii="Times New Roman" w:hAnsi="Times New Roman" w:cs="Times New Roman"/>
            <w:noProof/>
            <w:sz w:val="24"/>
            <w:szCs w:val="24"/>
            <w:rPrChange w:id="1296"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297" w:author="Stjepan Salopek (ssalopek)" w:date="2021-09-13T17:25:00Z"/>
          <w:rFonts w:ascii="Times New Roman" w:eastAsiaTheme="minorEastAsia" w:hAnsi="Times New Roman" w:cs="Times New Roman"/>
          <w:noProof/>
          <w:sz w:val="24"/>
          <w:szCs w:val="24"/>
          <w:lang/>
          <w:rPrChange w:id="1298" w:author="Stjepan Salopek (ssalopek)" w:date="2021-09-13T17:25:00Z">
            <w:rPr>
              <w:ins w:id="1299" w:author="Stjepan Salopek (ssalopek)" w:date="2021-09-13T17:25:00Z"/>
              <w:rFonts w:eastAsiaTheme="minorEastAsia"/>
              <w:noProof/>
              <w:lang/>
            </w:rPr>
          </w:rPrChange>
        </w:rPr>
        <w:pPrChange w:id="1300" w:author="Stjepan Salopek (ssalopek)" w:date="2021-09-13T17:25:00Z">
          <w:pPr>
            <w:pStyle w:val="TableofFigures"/>
            <w:tabs>
              <w:tab w:val="right" w:leader="dot" w:pos="9062"/>
            </w:tabs>
          </w:pPr>
        </w:pPrChange>
      </w:pPr>
      <w:ins w:id="1301" w:author="Stjepan Salopek (ssalopek)" w:date="2021-09-13T17:25:00Z">
        <w:r w:rsidRPr="00A3456A">
          <w:rPr>
            <w:rFonts w:ascii="Times New Roman" w:hAnsi="Times New Roman" w:cs="Times New Roman"/>
            <w:noProof/>
            <w:sz w:val="24"/>
            <w:szCs w:val="24"/>
            <w:rPrChange w:id="1302"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03" w:author="Stjepan Salopek (ssalopek)" w:date="2021-09-13T17:25:00Z">
              <w:rPr>
                <w:noProof/>
              </w:rPr>
            </w:rPrChange>
          </w:rPr>
          <w:tab/>
        </w:r>
        <w:r w:rsidRPr="00A3456A">
          <w:rPr>
            <w:rFonts w:ascii="Times New Roman" w:hAnsi="Times New Roman" w:cs="Times New Roman"/>
            <w:noProof/>
            <w:sz w:val="24"/>
            <w:szCs w:val="24"/>
            <w:rPrChange w:id="1304" w:author="Stjepan Salopek (ssalopek)" w:date="2021-09-13T17:25:00Z">
              <w:rPr>
                <w:noProof/>
              </w:rPr>
            </w:rPrChange>
          </w:rPr>
          <w:fldChar w:fldCharType="begin"/>
        </w:r>
        <w:r w:rsidRPr="00A3456A">
          <w:rPr>
            <w:rFonts w:ascii="Times New Roman" w:hAnsi="Times New Roman" w:cs="Times New Roman"/>
            <w:noProof/>
            <w:sz w:val="24"/>
            <w:szCs w:val="24"/>
            <w:rPrChange w:id="1305" w:author="Stjepan Salopek (ssalopek)" w:date="2021-09-13T17:25:00Z">
              <w:rPr>
                <w:noProof/>
              </w:rPr>
            </w:rPrChange>
          </w:rPr>
          <w:instrText xml:space="preserve"> PAGEREF _Toc82446339 \h </w:instrText>
        </w:r>
      </w:ins>
      <w:r w:rsidRPr="00164BFB">
        <w:rPr>
          <w:rFonts w:ascii="Times New Roman" w:hAnsi="Times New Roman" w:cs="Times New Roman"/>
          <w:noProof/>
          <w:sz w:val="24"/>
          <w:szCs w:val="24"/>
        </w:rPr>
      </w:r>
      <w:r w:rsidRPr="00A3456A">
        <w:rPr>
          <w:rFonts w:ascii="Times New Roman" w:hAnsi="Times New Roman" w:cs="Times New Roman"/>
          <w:noProof/>
          <w:sz w:val="24"/>
          <w:szCs w:val="24"/>
          <w:rPrChange w:id="1306" w:author="Stjepan Salopek (ssalopek)" w:date="2021-09-13T17:25:00Z">
            <w:rPr>
              <w:noProof/>
            </w:rPr>
          </w:rPrChange>
        </w:rPr>
        <w:fldChar w:fldCharType="separate"/>
      </w:r>
      <w:ins w:id="1307" w:author="Stjepan Salopek (ssalopek)" w:date="2021-09-13T17:25:00Z">
        <w:r w:rsidRPr="00A3456A">
          <w:rPr>
            <w:rFonts w:ascii="Times New Roman" w:hAnsi="Times New Roman" w:cs="Times New Roman"/>
            <w:noProof/>
            <w:sz w:val="24"/>
            <w:szCs w:val="24"/>
            <w:rPrChange w:id="1308" w:author="Stjepan Salopek (ssalopek)" w:date="2021-09-13T17:25:00Z">
              <w:rPr>
                <w:noProof/>
              </w:rPr>
            </w:rPrChange>
          </w:rPr>
          <w:t>39</w:t>
        </w:r>
        <w:r w:rsidRPr="00A3456A">
          <w:rPr>
            <w:rFonts w:ascii="Times New Roman" w:hAnsi="Times New Roman" w:cs="Times New Roman"/>
            <w:noProof/>
            <w:sz w:val="24"/>
            <w:szCs w:val="24"/>
            <w:rPrChange w:id="1309"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10" w:author="Stjepan Salopek (ssalopek)" w:date="2021-09-09T16:32:00Z"/>
          <w:rFonts w:ascii="Times New Roman" w:eastAsiaTheme="minorEastAsia" w:hAnsi="Times New Roman" w:cs="Times New Roman"/>
          <w:noProof/>
          <w:sz w:val="24"/>
          <w:szCs w:val="24"/>
          <w:lang/>
        </w:rPr>
      </w:pPr>
      <w:del w:id="1311"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12" w:author="Stjepan Salopek (ssalopek)" w:date="2021-09-09T16:32:00Z"/>
          <w:rFonts w:ascii="Times New Roman" w:eastAsiaTheme="minorEastAsia" w:hAnsi="Times New Roman" w:cs="Times New Roman"/>
          <w:noProof/>
          <w:sz w:val="24"/>
          <w:szCs w:val="24"/>
          <w:lang/>
        </w:rPr>
      </w:pPr>
      <w:del w:id="1313"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14" w:author="Stjepan Salopek (ssalopek)" w:date="2021-09-09T16:32:00Z"/>
          <w:rFonts w:ascii="Times New Roman" w:eastAsiaTheme="minorEastAsia" w:hAnsi="Times New Roman" w:cs="Times New Roman"/>
          <w:noProof/>
          <w:sz w:val="24"/>
          <w:szCs w:val="24"/>
          <w:lang/>
        </w:rPr>
      </w:pPr>
      <w:del w:id="1315"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16" w:author="Stjepan Salopek (ssalopek)" w:date="2021-09-09T16:32:00Z"/>
          <w:rFonts w:ascii="Times New Roman" w:eastAsiaTheme="minorEastAsia" w:hAnsi="Times New Roman" w:cs="Times New Roman"/>
          <w:noProof/>
          <w:sz w:val="24"/>
          <w:szCs w:val="24"/>
          <w:lang/>
        </w:rPr>
      </w:pPr>
      <w:del w:id="1317"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18" w:author="Stjepan Salopek (ssalopek)" w:date="2021-09-09T16:32:00Z"/>
          <w:rFonts w:ascii="Times New Roman" w:eastAsiaTheme="minorEastAsia" w:hAnsi="Times New Roman" w:cs="Times New Roman"/>
          <w:noProof/>
          <w:sz w:val="24"/>
          <w:szCs w:val="24"/>
          <w:lang/>
        </w:rPr>
      </w:pPr>
      <w:del w:id="1319"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20" w:author="Stjepan Salopek (ssalopek)" w:date="2021-09-09T16:32:00Z"/>
          <w:rFonts w:ascii="Times New Roman" w:eastAsiaTheme="minorEastAsia" w:hAnsi="Times New Roman" w:cs="Times New Roman"/>
          <w:noProof/>
          <w:sz w:val="24"/>
          <w:szCs w:val="24"/>
          <w:lang/>
        </w:rPr>
      </w:pPr>
      <w:del w:id="1321"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22" w:author="Stjepan Salopek (ssalopek)" w:date="2021-09-09T16:32:00Z"/>
          <w:rFonts w:ascii="Times New Roman" w:eastAsiaTheme="minorEastAsia" w:hAnsi="Times New Roman" w:cs="Times New Roman"/>
          <w:noProof/>
          <w:sz w:val="24"/>
          <w:szCs w:val="24"/>
          <w:lang/>
        </w:rPr>
      </w:pPr>
      <w:del w:id="1323"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24" w:author="Stjepan Salopek (ssalopek)" w:date="2021-09-09T16:32:00Z"/>
          <w:rFonts w:ascii="Times New Roman" w:eastAsiaTheme="minorEastAsia" w:hAnsi="Times New Roman" w:cs="Times New Roman"/>
          <w:noProof/>
          <w:sz w:val="24"/>
          <w:szCs w:val="24"/>
          <w:lang/>
        </w:rPr>
      </w:pPr>
      <w:del w:id="1325"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26" w:author="Stjepan Salopek (ssalopek)" w:date="2021-09-09T16:32:00Z"/>
          <w:rFonts w:ascii="Times New Roman" w:eastAsiaTheme="minorEastAsia" w:hAnsi="Times New Roman" w:cs="Times New Roman"/>
          <w:noProof/>
          <w:sz w:val="24"/>
          <w:szCs w:val="24"/>
          <w:lang/>
        </w:rPr>
      </w:pPr>
      <w:del w:id="1327"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28" w:author="Stjepan Salopek (ssalopek)" w:date="2021-09-09T16:32:00Z"/>
          <w:rFonts w:ascii="Times New Roman" w:eastAsiaTheme="minorEastAsia" w:hAnsi="Times New Roman" w:cs="Times New Roman"/>
          <w:noProof/>
          <w:sz w:val="24"/>
          <w:szCs w:val="24"/>
          <w:lang/>
        </w:rPr>
      </w:pPr>
      <w:del w:id="1329"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30" w:author="Stjepan Salopek (ssalopek)" w:date="2021-09-09T16:32:00Z"/>
          <w:rFonts w:ascii="Times New Roman" w:eastAsiaTheme="minorEastAsia" w:hAnsi="Times New Roman" w:cs="Times New Roman"/>
          <w:noProof/>
          <w:sz w:val="24"/>
          <w:szCs w:val="24"/>
          <w:lang/>
        </w:rPr>
      </w:pPr>
      <w:del w:id="1331"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32" w:author="Stjepan Salopek (ssalopek)" w:date="2021-09-09T16:32:00Z"/>
          <w:rFonts w:ascii="Times New Roman" w:eastAsiaTheme="minorEastAsia" w:hAnsi="Times New Roman" w:cs="Times New Roman"/>
          <w:noProof/>
          <w:sz w:val="24"/>
          <w:szCs w:val="24"/>
          <w:lang/>
        </w:rPr>
      </w:pPr>
      <w:del w:id="1333"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34" w:author="Stjepan Salopek (ssalopek)" w:date="2021-09-09T16:28:00Z"/>
          <w:rFonts w:cs="Times New Roman"/>
          <w:noProof/>
          <w:sz w:val="24"/>
          <w:szCs w:val="24"/>
        </w:rPr>
        <w:pPrChange w:id="1335"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36" w:author="Stjepan Salopek (ssalopek)" w:date="2021-09-09T16:28:00Z"/>
          <w:rFonts w:cs="Times New Roman"/>
          <w:noProof/>
          <w:sz w:val="24"/>
          <w:szCs w:val="24"/>
        </w:rPr>
        <w:pPrChange w:id="1337"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38" w:author="Stjepan Salopek (ssalopek)" w:date="2021-09-09T16:28:00Z"/>
          <w:rFonts w:ascii="Times New Roman" w:eastAsiaTheme="minorEastAsia" w:hAnsi="Times New Roman" w:cs="Times New Roman"/>
          <w:noProof/>
          <w:sz w:val="24"/>
          <w:szCs w:val="24"/>
        </w:rPr>
      </w:pPr>
      <w:del w:id="1339"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40" w:author="Stjepan Salopek (ssalopek)" w:date="2021-09-09T16:28:00Z"/>
          <w:rFonts w:ascii="Times New Roman" w:eastAsiaTheme="minorEastAsia" w:hAnsi="Times New Roman" w:cs="Times New Roman"/>
          <w:noProof/>
          <w:sz w:val="24"/>
          <w:szCs w:val="24"/>
        </w:rPr>
      </w:pPr>
      <w:del w:id="1341"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42" w:author="Stjepan Salopek (ssalopek)" w:date="2021-09-09T16:28:00Z"/>
          <w:rFonts w:ascii="Times New Roman" w:eastAsiaTheme="minorEastAsia" w:hAnsi="Times New Roman" w:cs="Times New Roman"/>
          <w:noProof/>
          <w:sz w:val="24"/>
          <w:szCs w:val="24"/>
        </w:rPr>
      </w:pPr>
      <w:del w:id="1343"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44" w:author="Stjepan Salopek (ssalopek)" w:date="2021-09-09T16:28:00Z"/>
          <w:rFonts w:ascii="Times New Roman" w:eastAsiaTheme="minorEastAsia" w:hAnsi="Times New Roman" w:cs="Times New Roman"/>
          <w:noProof/>
          <w:sz w:val="24"/>
          <w:szCs w:val="24"/>
        </w:rPr>
      </w:pPr>
      <w:del w:id="1345"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46" w:author="Stjepan Salopek (ssalopek)" w:date="2021-09-09T16:28:00Z"/>
          <w:rFonts w:ascii="Times New Roman" w:eastAsiaTheme="minorEastAsia" w:hAnsi="Times New Roman" w:cs="Times New Roman"/>
          <w:noProof/>
          <w:sz w:val="24"/>
          <w:szCs w:val="24"/>
        </w:rPr>
      </w:pPr>
      <w:del w:id="1347"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48" w:author="Stjepan Salopek (ssalopek)" w:date="2021-09-09T16:28:00Z"/>
          <w:rFonts w:ascii="Times New Roman" w:eastAsiaTheme="minorEastAsia" w:hAnsi="Times New Roman" w:cs="Times New Roman"/>
          <w:noProof/>
          <w:sz w:val="24"/>
          <w:szCs w:val="24"/>
        </w:rPr>
      </w:pPr>
      <w:del w:id="1349"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50" w:author="Stjepan Salopek (ssalopek)" w:date="2021-09-09T16:28:00Z"/>
          <w:rFonts w:ascii="Times New Roman" w:eastAsiaTheme="minorEastAsia" w:hAnsi="Times New Roman" w:cs="Times New Roman"/>
          <w:noProof/>
          <w:sz w:val="24"/>
          <w:szCs w:val="24"/>
        </w:rPr>
      </w:pPr>
      <w:del w:id="1351"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52" w:author="Stjepan Salopek (ssalopek)" w:date="2021-09-09T16:28:00Z"/>
          <w:rFonts w:ascii="Times New Roman" w:eastAsiaTheme="minorEastAsia" w:hAnsi="Times New Roman" w:cs="Times New Roman"/>
          <w:noProof/>
          <w:sz w:val="24"/>
          <w:szCs w:val="24"/>
        </w:rPr>
      </w:pPr>
      <w:del w:id="1353"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54" w:author="Stjepan Salopek (ssalopek)" w:date="2021-09-09T16:28:00Z"/>
          <w:rFonts w:ascii="Times New Roman" w:eastAsiaTheme="minorEastAsia" w:hAnsi="Times New Roman" w:cs="Times New Roman"/>
          <w:noProof/>
          <w:sz w:val="24"/>
          <w:szCs w:val="24"/>
        </w:rPr>
      </w:pPr>
      <w:del w:id="1355"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56" w:author="Stjepan Salopek (ssalopek)" w:date="2021-09-09T16:28:00Z"/>
          <w:rFonts w:ascii="Times New Roman" w:eastAsiaTheme="minorEastAsia" w:hAnsi="Times New Roman" w:cs="Times New Roman"/>
          <w:noProof/>
          <w:sz w:val="24"/>
          <w:szCs w:val="24"/>
        </w:rPr>
      </w:pPr>
      <w:del w:id="1357"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58" w:author="Stjepan Salopek (ssalopek)" w:date="2021-09-09T16:28:00Z"/>
          <w:rFonts w:ascii="Times New Roman" w:eastAsiaTheme="minorEastAsia" w:hAnsi="Times New Roman" w:cs="Times New Roman"/>
          <w:noProof/>
          <w:sz w:val="24"/>
          <w:szCs w:val="24"/>
        </w:rPr>
      </w:pPr>
      <w:del w:id="1359"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60" w:author="Stjepan Salopek (ssalopek)" w:date="2021-09-09T16:28:00Z"/>
          <w:rFonts w:ascii="Times New Roman" w:eastAsiaTheme="minorEastAsia" w:hAnsi="Times New Roman" w:cs="Times New Roman"/>
          <w:noProof/>
          <w:sz w:val="24"/>
          <w:szCs w:val="24"/>
        </w:rPr>
      </w:pPr>
      <w:del w:id="1361"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62" w:author="Stjepan Salopek (ssalopek)" w:date="2021-09-09T16:32:00Z"/>
        </w:rPr>
        <w:pPrChange w:id="1363"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64" w:author="Stjepan Salopek (ssalopek)" w:date="2021-09-13T17:25:00Z">
          <w:pPr/>
        </w:pPrChange>
      </w:pPr>
      <w:r>
        <w:br w:type="page"/>
      </w:r>
    </w:p>
    <w:p w14:paraId="37F15FDE" w14:textId="03BC04AB" w:rsidR="00EA255A" w:rsidRDefault="00900CE7" w:rsidP="00900CE7">
      <w:pPr>
        <w:pStyle w:val="1Naslov"/>
      </w:pPr>
      <w:bookmarkStart w:id="1365" w:name="_Toc82446248"/>
      <w:commentRangeStart w:id="1366"/>
      <w:r>
        <w:lastRenderedPageBreak/>
        <w:t>1</w:t>
      </w:r>
      <w:commentRangeEnd w:id="1366"/>
      <w:r w:rsidR="00DB770D">
        <w:rPr>
          <w:rStyle w:val="CommentReference"/>
          <w:rFonts w:asciiTheme="minorHAnsi" w:eastAsiaTheme="minorHAnsi" w:hAnsiTheme="minorHAnsi" w:cstheme="minorBidi"/>
        </w:rPr>
        <w:commentReference w:id="1366"/>
      </w:r>
      <w:ins w:id="1367" w:author="Stjepan Salopek (ssalopek)" w:date="2021-09-09T14:12:00Z">
        <w:r w:rsidR="00093114">
          <w:t>.</w:t>
        </w:r>
      </w:ins>
      <w:r>
        <w:t xml:space="preserve"> UVOD</w:t>
      </w:r>
      <w:bookmarkEnd w:id="1365"/>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368" w:name="_Toc82446249"/>
      <w:r>
        <w:lastRenderedPageBreak/>
        <w:t>2</w:t>
      </w:r>
      <w:ins w:id="1369" w:author="Stjepan Salopek (ssalopek)" w:date="2021-09-09T14:12:00Z">
        <w:r w:rsidR="00093114">
          <w:t>.</w:t>
        </w:r>
      </w:ins>
      <w:r>
        <w:t xml:space="preserve"> O UMJETNOJ INTELIGENCIJI</w:t>
      </w:r>
      <w:bookmarkEnd w:id="1368"/>
    </w:p>
    <w:p w14:paraId="43E70154" w14:textId="21FA76C7" w:rsidR="00303848" w:rsidRDefault="00D231A9" w:rsidP="00303848">
      <w:pPr>
        <w:pStyle w:val="2Podnaslov"/>
      </w:pPr>
      <w:del w:id="1370"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71" w:author="Stjepan Salopek (ssalopek)" w:date="2021-09-09T14:13:00Z">
                        <w:pPr>
                          <w:pStyle w:val="4Tekst"/>
                          <w:jc w:val="center"/>
                        </w:pPr>
                      </w:pPrChange>
                    </w:pPr>
                    <w:del w:id="1372"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373" w:name="_Toc82446250"/>
      <w:r w:rsidR="0062607B">
        <w:t>2.1</w:t>
      </w:r>
      <w:ins w:id="1374" w:author="Stjepan Salopek (ssalopek)" w:date="2021-09-09T14:13:00Z">
        <w:r w:rsidR="00093114">
          <w:t>.</w:t>
        </w:r>
      </w:ins>
      <w:r w:rsidR="0062607B">
        <w:t xml:space="preserve"> </w:t>
      </w:r>
      <w:r w:rsidR="00303848">
        <w:t>Osnovne definicije</w:t>
      </w:r>
      <w:bookmarkEnd w:id="1373"/>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3B149FEE" w:rsidR="00931795" w:rsidRPr="00931795" w:rsidRDefault="00931795" w:rsidP="00931795">
      <w:pPr>
        <w:pStyle w:val="4Tekst"/>
        <w:jc w:val="center"/>
      </w:pPr>
      <w:bookmarkStart w:id="1375" w:name="_Toc94044599"/>
      <w:r>
        <w:t xml:space="preserve">Slika </w:t>
      </w:r>
      <w:fldSimple w:instr=" SEQ Slika \* ARABIC ">
        <w:r w:rsidR="00D42B44">
          <w:rPr>
            <w:noProof/>
          </w:rPr>
          <w:t>1</w:t>
        </w:r>
      </w:fldSimple>
      <w:r>
        <w:t>. Odnos umjetne inteligencije i strojnog učenja</w:t>
      </w:r>
      <w:bookmarkEnd w:id="1375"/>
    </w:p>
    <w:p w14:paraId="07BA7B29" w14:textId="036690ED" w:rsidR="00771844" w:rsidRDefault="00DB770D" w:rsidP="000E7388">
      <w:pPr>
        <w:pStyle w:val="4Tekst"/>
      </w:pPr>
      <w:commentRangeStart w:id="1376"/>
      <w:commentRangeEnd w:id="1376"/>
      <w:r>
        <w:rPr>
          <w:rStyle w:val="CommentReference"/>
          <w:rFonts w:asciiTheme="minorHAnsi" w:eastAsiaTheme="minorHAnsi" w:hAnsiTheme="minorHAnsi"/>
          <w:spacing w:val="0"/>
        </w:rPr>
        <w:commentReference w:id="1376"/>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377"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378"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379" w:author="Stjepan Salopek (ssalopek)" w:date="2021-09-09T14:15:00Z">
        <w:r w:rsidR="00303848" w:rsidDel="00093114">
          <w:delText>.</w:delText>
        </w:r>
      </w:del>
      <w:commentRangeStart w:id="1380"/>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380"/>
      <w:r>
        <w:rPr>
          <w:rStyle w:val="CommentReference"/>
          <w:rFonts w:asciiTheme="minorHAnsi" w:eastAsiaTheme="minorHAnsi" w:hAnsiTheme="minorHAnsi"/>
          <w:spacing w:val="0"/>
        </w:rPr>
        <w:commentReference w:id="1380"/>
      </w:r>
      <w:ins w:id="1381"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382" w:name="_Toc82446251"/>
      <w:r>
        <w:t>2.2</w:t>
      </w:r>
      <w:ins w:id="1383" w:author="Stjepan Salopek (ssalopek)" w:date="2021-09-09T14:13:00Z">
        <w:r w:rsidR="00093114">
          <w:t>.</w:t>
        </w:r>
      </w:ins>
      <w:r>
        <w:t xml:space="preserve"> </w:t>
      </w:r>
      <w:r w:rsidR="002F10C2">
        <w:t>Strojno učenje na tržištu</w:t>
      </w:r>
      <w:bookmarkEnd w:id="1382"/>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proofErr w:type="spellStart"/>
      <w:r w:rsidR="002F10C2">
        <w:rPr>
          <w:i/>
          <w:iCs/>
        </w:rPr>
        <w:t>indeed</w:t>
      </w:r>
      <w:proofErr w:type="spellEnd"/>
      <w:r w:rsidR="002F10C2">
        <w:t xml:space="preserve">, prosječna plaća inženjera strojnog učenja u </w:t>
      </w:r>
      <w:proofErr w:type="spellStart"/>
      <w:r w:rsidR="002F10C2">
        <w:t>SADu</w:t>
      </w:r>
      <w:proofErr w:type="spellEnd"/>
      <w:r w:rsidR="002F10C2">
        <w:t xml:space="preserve">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384"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385" w:author="Stjepan Salopek (ssalopek)" w:date="2021-09-09T14:15:00Z">
        <w:r w:rsidR="00093114">
          <w:t>.</w:t>
        </w:r>
      </w:ins>
      <w:del w:id="1386"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387"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388"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389"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390"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391"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392"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393"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394"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395"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396"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397"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398"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399"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00"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01"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02"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1403" w:name="_Toc63094049"/>
      <w:bookmarkStart w:id="1404" w:name="_Toc82446292"/>
      <w:r>
        <w:t xml:space="preserve">Tablica </w:t>
      </w:r>
      <w:commentRangeStart w:id="1405"/>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1405"/>
      <w:r w:rsidR="00DB770D">
        <w:rPr>
          <w:rStyle w:val="CommentReference"/>
          <w:rFonts w:asciiTheme="minorHAnsi" w:eastAsiaTheme="minorHAnsi" w:hAnsiTheme="minorHAnsi"/>
          <w:spacing w:val="0"/>
        </w:rPr>
        <w:commentReference w:id="1405"/>
      </w:r>
      <w:ins w:id="1406" w:author="Stjepan Salopek (ssalopek)" w:date="2021-09-09T14:19:00Z">
        <w:r w:rsidR="00093114">
          <w:rPr>
            <w:noProof/>
          </w:rPr>
          <w:t>.</w:t>
        </w:r>
      </w:ins>
      <w:r>
        <w:t xml:space="preserve"> </w:t>
      </w:r>
      <w:r w:rsidRPr="002650F2">
        <w:t>Srednje prosječne plaće inženjera strojnog učenja i podataka po državama</w:t>
      </w:r>
      <w:bookmarkEnd w:id="1403"/>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04"/>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07" w:author="Stjepan Salopek (ssalopek)" w:date="2021-09-09T14:33:00Z"/>
        </w:rPr>
      </w:pPr>
      <w:commentRangeStart w:id="1408"/>
      <w:del w:id="1409"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08"/>
      <w:ins w:id="1410"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6389EA0E" w:rsidR="00CB09D3" w:rsidRDefault="00CB09D3">
      <w:pPr>
        <w:pStyle w:val="4Tekst"/>
        <w:jc w:val="center"/>
        <w:rPr>
          <w:ins w:id="1411" w:author="Stjepan Salopek (ssalopek)" w:date="2021-09-09T14:33:00Z"/>
        </w:rPr>
        <w:pPrChange w:id="1412" w:author="Stjepan Salopek (ssalopek)" w:date="2021-09-09T14:33:00Z">
          <w:pPr>
            <w:pStyle w:val="Caption"/>
          </w:pPr>
        </w:pPrChange>
      </w:pPr>
      <w:bookmarkStart w:id="1413" w:name="_Toc82446301"/>
      <w:bookmarkStart w:id="1414" w:name="_Toc94044600"/>
      <w:ins w:id="1415" w:author="Stjepan Salopek (ssalopek)" w:date="2021-09-09T14:33:00Z">
        <w:r>
          <w:t xml:space="preserve">Slika </w:t>
        </w:r>
        <w:r>
          <w:fldChar w:fldCharType="begin"/>
        </w:r>
        <w:r>
          <w:instrText xml:space="preserve"> SEQ Slika \* ARABIC </w:instrText>
        </w:r>
      </w:ins>
      <w:r>
        <w:fldChar w:fldCharType="separate"/>
      </w:r>
      <w:r w:rsidR="00D42B44">
        <w:rPr>
          <w:noProof/>
        </w:rPr>
        <w:t>2</w:t>
      </w:r>
      <w:ins w:id="1416" w:author="Stjepan Salopek (ssalopek)" w:date="2021-09-09T14:33:00Z">
        <w:r>
          <w:fldChar w:fldCharType="end"/>
        </w:r>
      </w:ins>
      <w:ins w:id="1417" w:author="Stjepan Salopek (ssalopek)" w:date="2021-09-09T14:36:00Z">
        <w:r>
          <w:t>.</w:t>
        </w:r>
      </w:ins>
      <w:ins w:id="1418"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19" w:author="Stjepan Salopek (ssalopek)" w:date="2021-09-09T14:35:00Z"/>
      <w:sdt>
        <w:sdtPr>
          <w:id w:val="810224015"/>
          <w:citation/>
        </w:sdtPr>
        <w:sdtEndPr/>
        <w:sdtContent>
          <w:customXmlInsRangeEnd w:id="1419"/>
          <w:ins w:id="1420" w:author="Stjepan Salopek (ssalopek)" w:date="2021-09-09T14:35:00Z">
            <w:r>
              <w:fldChar w:fldCharType="begin"/>
            </w:r>
            <w:r>
              <w:rPr>
                <w:lang w:val="en-US"/>
              </w:rPr>
              <w:instrText xml:space="preserve"> CITATION Bob18 \l 1033 </w:instrText>
            </w:r>
          </w:ins>
          <w:r>
            <w:fldChar w:fldCharType="separate"/>
          </w:r>
          <w:ins w:id="1421" w:author="Stjepan Salopek (ssalopek)" w:date="2021-09-09T14:35:00Z">
            <w:r w:rsidRPr="00CB09D3">
              <w:rPr>
                <w:noProof/>
                <w:lang w:val="en-US"/>
                <w:rPrChange w:id="1422" w:author="Stjepan Salopek (ssalopek)" w:date="2021-09-09T14:35:00Z">
                  <w:rPr>
                    <w:rFonts w:eastAsia="Times New Roman"/>
                    <w:i w:val="0"/>
                    <w:iCs w:val="0"/>
                  </w:rPr>
                </w:rPrChange>
              </w:rPr>
              <w:t>[6]</w:t>
            </w:r>
            <w:r>
              <w:fldChar w:fldCharType="end"/>
            </w:r>
          </w:ins>
          <w:customXmlInsRangeStart w:id="1423" w:author="Stjepan Salopek (ssalopek)" w:date="2021-09-09T14:35:00Z"/>
        </w:sdtContent>
      </w:sdt>
      <w:customXmlInsRangeEnd w:id="1423"/>
      <w:bookmarkEnd w:id="1413"/>
      <w:bookmarkEnd w:id="1414"/>
    </w:p>
    <w:p w14:paraId="4375D859" w14:textId="7B22B1C2" w:rsidR="00EC3E66" w:rsidDel="00CB09D3" w:rsidRDefault="00DB770D" w:rsidP="00EC3E66">
      <w:pPr>
        <w:pStyle w:val="4Tekst"/>
        <w:keepNext/>
        <w:rPr>
          <w:del w:id="1424" w:author="Stjepan Salopek (ssalopek)" w:date="2021-09-09T14:35:00Z"/>
        </w:rPr>
      </w:pPr>
      <w:r>
        <w:rPr>
          <w:rStyle w:val="CommentReference"/>
          <w:rFonts w:asciiTheme="minorHAnsi" w:eastAsiaTheme="minorHAnsi" w:hAnsiTheme="minorHAnsi"/>
          <w:spacing w:val="0"/>
        </w:rPr>
        <w:commentReference w:id="1408"/>
      </w:r>
    </w:p>
    <w:p w14:paraId="3B74D920" w14:textId="6144DE35" w:rsidR="00C467F2" w:rsidDel="00CB09D3" w:rsidRDefault="00EC3E66" w:rsidP="00EC3E66">
      <w:pPr>
        <w:pStyle w:val="4Tekst"/>
        <w:jc w:val="center"/>
        <w:rPr>
          <w:del w:id="1425" w:author="Stjepan Salopek (ssalopek)" w:date="2021-09-09T14:35:00Z"/>
        </w:rPr>
      </w:pPr>
      <w:del w:id="1426"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27" w:author="Stjepan Salopek (ssalopek)" w:date="2021-09-09T14:33:00Z">
        <w:r w:rsidR="00093114" w:rsidDel="00CB09D3">
          <w:rPr>
            <w:noProof/>
          </w:rPr>
          <w:delText>2</w:delText>
        </w:r>
      </w:del>
      <w:del w:id="1428"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29" w:author="Stjepan Salopek (ssalopek)" w:date="2021-09-09T14:35:00Z"/>
      <w:sdt>
        <w:sdtPr>
          <w:id w:val="-894277769"/>
          <w:citation/>
        </w:sdtPr>
        <w:sdtEndPr/>
        <w:sdtContent>
          <w:customXmlDelRangeEnd w:id="1429"/>
          <w:del w:id="1430"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31" w:author="Stjepan Salopek (ssalopek)" w:date="2021-09-09T14:35:00Z"/>
        </w:sdtContent>
      </w:sdt>
      <w:customXmlDelRangeEnd w:id="1431"/>
    </w:p>
    <w:p w14:paraId="4FDF7A42" w14:textId="600E764F" w:rsidR="00EC3E66" w:rsidRPr="009F3447" w:rsidRDefault="00F06AA9">
      <w:pPr>
        <w:pStyle w:val="4Tekst"/>
        <w:keepNext/>
        <w:pPrChange w:id="1432"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33"/>
      <w:r w:rsidR="00C1410F">
        <w:t>eng</w:t>
      </w:r>
      <w:ins w:id="1434" w:author="Tin Kramberger (tkramberg)" w:date="2021-09-06T19:00:00Z">
        <w:r w:rsidR="00DB770D">
          <w:t>l</w:t>
        </w:r>
      </w:ins>
      <w:r w:rsidR="00C1410F">
        <w:t>.</w:t>
      </w:r>
      <w:commentRangeEnd w:id="1433"/>
      <w:r w:rsidR="00DB770D">
        <w:rPr>
          <w:rStyle w:val="CommentReference"/>
          <w:rFonts w:asciiTheme="minorHAnsi" w:eastAsiaTheme="minorHAnsi" w:hAnsiTheme="minorHAnsi"/>
          <w:spacing w:val="0"/>
        </w:rPr>
        <w:commentReference w:id="1433"/>
      </w:r>
      <w:r w:rsidR="00C1410F">
        <w:t xml:space="preserve"> </w:t>
      </w:r>
      <w:proofErr w:type="spellStart"/>
      <w:r w:rsidR="00CB09D3" w:rsidRPr="00B308E7">
        <w:rPr>
          <w:i/>
          <w:iCs/>
        </w:rPr>
        <w:t>F</w:t>
      </w:r>
      <w:r w:rsidR="00C1410F" w:rsidRPr="00B308E7">
        <w:rPr>
          <w:i/>
          <w:iCs/>
        </w:rPr>
        <w:t>reelancing</w:t>
      </w:r>
      <w:proofErr w:type="spellEnd"/>
      <w:r w:rsidR="00C1410F">
        <w:t>).</w:t>
      </w:r>
      <w:r w:rsidR="001C1FF4">
        <w:t xml:space="preserve"> </w:t>
      </w:r>
    </w:p>
    <w:p w14:paraId="0FF4396E" w14:textId="2A88C60F" w:rsidR="00E33B17" w:rsidRDefault="0062607B" w:rsidP="00634DC9">
      <w:pPr>
        <w:pStyle w:val="2Podnaslov"/>
      </w:pPr>
      <w:bookmarkStart w:id="1435" w:name="_Toc82446252"/>
      <w:r>
        <w:t>2.3</w:t>
      </w:r>
      <w:ins w:id="1436"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35"/>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37" w:name="_Toc82446253"/>
      <w:r>
        <w:t>2.4</w:t>
      </w:r>
      <w:ins w:id="1438" w:author="Stjepan Salopek (ssalopek)" w:date="2021-09-09T14:36:00Z">
        <w:r w:rsidR="00CB09D3">
          <w:t>.</w:t>
        </w:r>
      </w:ins>
      <w:r>
        <w:t xml:space="preserve"> </w:t>
      </w:r>
      <w:r w:rsidR="00AD6865">
        <w:t>Implementacija strojnog učenja</w:t>
      </w:r>
      <w:r w:rsidR="002940C1">
        <w:t xml:space="preserve"> neuronskim mrežama</w:t>
      </w:r>
      <w:bookmarkEnd w:id="1437"/>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39" w:name="_Toc82446302"/>
      <w:bookmarkStart w:id="1440" w:name="_Toc94044601"/>
      <w:r>
        <w:t xml:space="preserve">Slika </w:t>
      </w:r>
      <w:fldSimple w:instr=" SEQ Slika \* ARABIC ">
        <w:ins w:id="1441" w:author="Stjepan Salopek (ssalopek)" w:date="2021-09-09T14:50:00Z">
          <w:r w:rsidR="001019C5">
            <w:rPr>
              <w:noProof/>
            </w:rPr>
            <w:t>3</w:t>
          </w:r>
        </w:ins>
        <w:del w:id="1442" w:author="Stjepan Salopek (ssalopek)" w:date="2021-09-09T14:33:00Z">
          <w:r w:rsidR="00093114" w:rsidDel="00CB09D3">
            <w:rPr>
              <w:noProof/>
            </w:rPr>
            <w:delText>3</w:delText>
          </w:r>
        </w:del>
      </w:fldSimple>
      <w:ins w:id="1443" w:author="Stjepan Salopek (ssalopek)" w:date="2021-09-09T14:36:00Z">
        <w:r w:rsidR="00CB09D3">
          <w:rPr>
            <w:noProof/>
          </w:rPr>
          <w:t>.</w:t>
        </w:r>
      </w:ins>
      <w:r>
        <w:t xml:space="preserve"> </w:t>
      </w:r>
      <w:r w:rsidR="005845DA">
        <w:t>Primjer prepoznavanja brojeva neuronskom mrežom</w:t>
      </w:r>
      <w:bookmarkEnd w:id="1439"/>
      <w:bookmarkEnd w:id="1440"/>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44" w:name="_Toc82446254"/>
      <w:r>
        <w:lastRenderedPageBreak/>
        <w:t>2.5</w:t>
      </w:r>
      <w:ins w:id="1445" w:author="Stjepan Salopek (ssalopek)" w:date="2021-09-09T14:36:00Z">
        <w:r w:rsidR="00CB09D3">
          <w:t>.</w:t>
        </w:r>
      </w:ins>
      <w:r>
        <w:t xml:space="preserve"> </w:t>
      </w:r>
      <w:r w:rsidR="00297C79">
        <w:t>Vrste neuronskih mreža</w:t>
      </w:r>
      <w:bookmarkEnd w:id="1444"/>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46"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47"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48" w:author="Stjepan Salopek (ssalopek)" w:date="2021-09-09T14:41:00Z">
        <w:r w:rsidR="00CB09D3" w:rsidRPr="00CB09D3">
          <w:rPr>
            <w:noProof/>
          </w:rPr>
          <w:t xml:space="preserve"> </w:t>
        </w:r>
      </w:ins>
    </w:p>
    <w:p w14:paraId="0137656B" w14:textId="0E7FD618" w:rsidR="00487F9F" w:rsidRDefault="00CB09D3" w:rsidP="002A2D1A">
      <w:pPr>
        <w:pStyle w:val="4Tekst"/>
      </w:pPr>
      <w:del w:id="1449"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50" w:author="Stjepan Salopek (ssalopek)" w:date="2021-09-09T14:37:00Z">
        <w:r w:rsidR="00D231A9">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51"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52" w:author="Stjepan Salopek (ssalopek)" w:date="2021-09-09T14:33:00Z">
                      <w:r w:rsidR="00093114" w:rsidDel="00CB09D3">
                        <w:rPr>
                          <w:noProof/>
                        </w:rPr>
                        <w:delText>4</w:delText>
                      </w:r>
                    </w:del>
                    <w:del w:id="1453"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proofErr w:type="spellStart"/>
      <w:r w:rsidR="00770F87">
        <w:rPr>
          <w:i/>
          <w:iCs/>
        </w:rPr>
        <w:t>Feedforward</w:t>
      </w:r>
      <w:proofErr w:type="spellEnd"/>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proofErr w:type="spellStart"/>
      <w:r w:rsidR="0044095E">
        <w:t>Feedforward</w:t>
      </w:r>
      <w:proofErr w:type="spellEnd"/>
      <w:r w:rsidR="0044095E">
        <w:t xml:space="preserve"> neuronske mreže često koriste mehanizam </w:t>
      </w:r>
      <w:proofErr w:type="spellStart"/>
      <w:r w:rsidR="0044095E">
        <w:t>unazadne</w:t>
      </w:r>
      <w:proofErr w:type="spellEnd"/>
      <w:r w:rsidR="0044095E">
        <w:t xml:space="preserve"> pr</w:t>
      </w:r>
      <w:r w:rsidR="00263EA4">
        <w:t>opagacije (eng</w:t>
      </w:r>
      <w:ins w:id="1454" w:author="Stjepan Salopek (ssalopek)" w:date="2021-09-09T14:42:00Z">
        <w:r>
          <w:t>l</w:t>
        </w:r>
      </w:ins>
      <w:r w:rsidR="00263EA4">
        <w:t xml:space="preserve">. </w:t>
      </w:r>
      <w:proofErr w:type="spellStart"/>
      <w:r w:rsidR="00263EA4">
        <w:rPr>
          <w:i/>
          <w:iCs/>
        </w:rPr>
        <w:t>back-propagation</w:t>
      </w:r>
      <w:proofErr w:type="spellEnd"/>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w:t>
      </w:r>
      <w:proofErr w:type="spellStart"/>
      <w:r w:rsidR="00965929">
        <w:t>konvolucijska</w:t>
      </w:r>
      <w:proofErr w:type="spellEnd"/>
      <w:r w:rsidR="00965929">
        <w:t xml:space="preserve">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55"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56" w:name="_Toc94044602"/>
      <w:r>
        <w:t xml:space="preserve">Slika </w:t>
      </w:r>
      <w:fldSimple w:instr=" SEQ Slika \* ARABIC ">
        <w:r>
          <w:rPr>
            <w:noProof/>
          </w:rPr>
          <w:t>4</w:t>
        </w:r>
      </w:fldSimple>
      <w:r>
        <w:t xml:space="preserve">. Primjer jednostavne </w:t>
      </w:r>
      <w:proofErr w:type="spellStart"/>
      <w:r>
        <w:t>feedforward</w:t>
      </w:r>
      <w:proofErr w:type="spellEnd"/>
      <w:r>
        <w:t xml:space="preserve"> mreže</w:t>
      </w:r>
      <w:bookmarkEnd w:id="1456"/>
    </w:p>
    <w:p w14:paraId="43E1F9A1" w14:textId="43B3E34A" w:rsidR="00770F87" w:rsidRDefault="00770F87" w:rsidP="00297C79">
      <w:pPr>
        <w:pStyle w:val="4Tekst"/>
      </w:pPr>
      <w:proofErr w:type="spellStart"/>
      <w:r>
        <w:rPr>
          <w:i/>
          <w:iCs/>
        </w:rPr>
        <w:t>Radial</w:t>
      </w:r>
      <w:proofErr w:type="spellEnd"/>
      <w:r>
        <w:rPr>
          <w:i/>
          <w:iCs/>
        </w:rPr>
        <w:t xml:space="preserve"> </w:t>
      </w:r>
      <w:proofErr w:type="spellStart"/>
      <w:r>
        <w:rPr>
          <w:i/>
          <w:iCs/>
        </w:rPr>
        <w:t>basis</w:t>
      </w:r>
      <w:proofErr w:type="spellEnd"/>
      <w:r>
        <w:rPr>
          <w:i/>
          <w:iCs/>
        </w:rPr>
        <w:t xml:space="preserve"> </w:t>
      </w:r>
      <w:proofErr w:type="spellStart"/>
      <w:r>
        <w:rPr>
          <w:i/>
          <w:iCs/>
        </w:rPr>
        <w:t>function</w:t>
      </w:r>
      <w:proofErr w:type="spellEnd"/>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proofErr w:type="spellStart"/>
      <w:r>
        <w:rPr>
          <w:i/>
          <w:iCs/>
        </w:rPr>
        <w:t>Recurrent</w:t>
      </w:r>
      <w:proofErr w:type="spellEnd"/>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57"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 xml:space="preserve">i </w:t>
      </w:r>
      <w:proofErr w:type="spellStart"/>
      <w:r w:rsidR="00316760">
        <w:t>modularizacijom</w:t>
      </w:r>
      <w:proofErr w:type="spellEnd"/>
      <w:r w:rsidR="00316760">
        <w:t xml:space="preserve"> težih zadataka u manje</w:t>
      </w:r>
      <w:del w:id="1458"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59"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w:t>
      </w:r>
      <w:proofErr w:type="spellStart"/>
      <w:r w:rsidR="00BA60C1">
        <w:t>genokulatne</w:t>
      </w:r>
      <w:proofErr w:type="spellEnd"/>
      <w:r w:rsidR="00BA60C1">
        <w:t xml:space="preserve"> jezgre</w:t>
      </w:r>
      <w:r w:rsidR="00FB7692">
        <w:t>, a nakon toga s</w:t>
      </w:r>
      <w:r w:rsidR="00045D24">
        <w:t>e rezultati sažimaju u drugim dijelovima</w:t>
      </w:r>
      <w:r w:rsidR="00566F6A">
        <w:t xml:space="preserve"> mozga</w:t>
      </w:r>
      <w:del w:id="1460"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61" w:author="Stjepan Salopek (ssalopek)" w:date="2021-09-09T16:34:00Z">
        <w:r w:rsidR="00710A41">
          <w:t>.</w:t>
        </w:r>
      </w:ins>
      <w:r w:rsidR="00A56672">
        <w:t xml:space="preserve"> </w:t>
      </w:r>
      <w:r w:rsidR="00D713FA">
        <w:t xml:space="preserve">Modularne neuronske mreže </w:t>
      </w:r>
      <w:del w:id="1462" w:author="Stjepan Salopek (ssalopek)" w:date="2022-01-25T15:09:00Z">
        <w:r w:rsidR="00D713FA" w:rsidDel="00164BFB">
          <w:delText>nisu popularne kao</w:delText>
        </w:r>
        <w:r w:rsidR="000F1CA3" w:rsidDel="00164BFB">
          <w:delText xml:space="preserve"> na primjer konvolucijske</w:delText>
        </w:r>
      </w:del>
      <w:ins w:id="1463" w:author="Stjepan Salopek (ssalopek)" w:date="2022-01-25T15:09:00Z">
        <w:r w:rsidR="00164BFB">
          <w:t xml:space="preserve">manje su popularne od </w:t>
        </w:r>
        <w:proofErr w:type="spellStart"/>
        <w:r w:rsidR="00164BFB">
          <w:t>konvolucijskih</w:t>
        </w:r>
      </w:ins>
      <w:proofErr w:type="spellEnd"/>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64" w:author="Stjepan Salopek (ssalopek)" w:date="2021-09-09T14:46:00Z"/>
          <w:rFonts w:ascii="Times New Roman" w:eastAsiaTheme="minorEastAsia" w:hAnsi="Times New Roman"/>
          <w:spacing w:val="15"/>
          <w:sz w:val="24"/>
        </w:rPr>
      </w:pPr>
      <w:ins w:id="1465" w:author="Stjepan Salopek (ssalopek)" w:date="2021-09-09T14:46:00Z">
        <w:r>
          <w:br w:type="page"/>
        </w:r>
      </w:ins>
    </w:p>
    <w:p w14:paraId="413CC546" w14:textId="482C7074" w:rsidR="00A137D3" w:rsidRPr="00D1063F" w:rsidRDefault="00A137D3" w:rsidP="00297C79">
      <w:pPr>
        <w:pStyle w:val="4Tekst"/>
      </w:pPr>
    </w:p>
    <w:p w14:paraId="4E237D1E" w14:textId="4209D46C" w:rsidR="004F7213" w:rsidRDefault="0062607B" w:rsidP="00396C4C">
      <w:pPr>
        <w:pStyle w:val="2Podnaslov"/>
      </w:pPr>
      <w:r>
        <w:t>2.6</w:t>
      </w:r>
      <w:ins w:id="1466"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467" w:name="_Toc94044603"/>
      <w:r>
        <w:t xml:space="preserve">Slika </w:t>
      </w:r>
      <w:fldSimple w:instr=" SEQ Slika \* ARABIC ">
        <w:r>
          <w:rPr>
            <w:noProof/>
          </w:rPr>
          <w:t>5</w:t>
        </w:r>
      </w:fldSimple>
      <w:r>
        <w:t>. Primjer prepoznavanja lica strojnim učenjem</w:t>
      </w:r>
      <w:bookmarkEnd w:id="1467"/>
    </w:p>
    <w:p w14:paraId="4C14BE91" w14:textId="3E78D4D8" w:rsidR="00487F9F" w:rsidRDefault="00D231A9" w:rsidP="003B5E7D">
      <w:pPr>
        <w:pStyle w:val="4Tekst"/>
      </w:pPr>
      <w:del w:id="1468"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469"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470" w:author="Stjepan Salopek (ssalopek)" w:date="2021-09-09T14:33:00Z">
                      <w:r w:rsidR="00093114" w:rsidDel="00CB09D3">
                        <w:rPr>
                          <w:noProof/>
                        </w:rPr>
                        <w:delText>5</w:delText>
                      </w:r>
                    </w:del>
                    <w:del w:id="1471"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472"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473"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474" w:name="_Toc94044604"/>
      <w:r>
        <w:t xml:space="preserve">Slika </w:t>
      </w:r>
      <w:fldSimple w:instr=" SEQ Slika \* ARABIC ">
        <w:r>
          <w:rPr>
            <w:noProof/>
          </w:rPr>
          <w:t>6</w:t>
        </w:r>
      </w:fldSimple>
      <w:r>
        <w:t>. Strojno učenje u Google tražilici</w:t>
      </w:r>
      <w:bookmarkEnd w:id="1474"/>
    </w:p>
    <w:p w14:paraId="76DF84B2" w14:textId="466A773F"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xml:space="preserve">, </w:t>
      </w:r>
      <w:r w:rsidR="00F35B42">
        <w:lastRenderedPageBreak/>
        <w:t>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D231A9">
      <w:pPr>
        <w:rPr>
          <w:rFonts w:ascii="Times New Roman" w:eastAsiaTheme="minorEastAsia" w:hAnsi="Times New Roman"/>
          <w:spacing w:val="15"/>
          <w:sz w:val="24"/>
        </w:rPr>
      </w:pPr>
      <w:del w:id="1475"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476"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477" w:name="_Toc82446256"/>
      <w:r>
        <w:lastRenderedPageBreak/>
        <w:t>3</w:t>
      </w:r>
      <w:ins w:id="1478" w:author="Stjepan Salopek (ssalopek)" w:date="2021-09-09T14:12:00Z">
        <w:r w:rsidR="00093114">
          <w:t>.</w:t>
        </w:r>
      </w:ins>
      <w:r w:rsidR="00840C5E">
        <w:t xml:space="preserve"> </w:t>
      </w:r>
      <w:r w:rsidR="004A0AE0">
        <w:t>STVARANJE APLIKACIJE</w:t>
      </w:r>
      <w:bookmarkEnd w:id="1477"/>
    </w:p>
    <w:p w14:paraId="2D9585CE" w14:textId="57AE32C2" w:rsidR="00D52EC0" w:rsidRDefault="0062607B" w:rsidP="00D52EC0">
      <w:pPr>
        <w:pStyle w:val="2Podnaslov"/>
      </w:pPr>
      <w:bookmarkStart w:id="1479" w:name="_Toc82446257"/>
      <w:r>
        <w:t>3.1</w:t>
      </w:r>
      <w:ins w:id="1480" w:author="Stjepan Salopek (ssalopek)" w:date="2021-09-09T14:51:00Z">
        <w:r w:rsidR="001019C5">
          <w:t>.</w:t>
        </w:r>
      </w:ins>
      <w:r>
        <w:t xml:space="preserve"> </w:t>
      </w:r>
      <w:r w:rsidR="006A5346">
        <w:t>Odabir tehnologija</w:t>
      </w:r>
      <w:bookmarkEnd w:id="1479"/>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481" w:name="_Toc82446258"/>
      <w:r>
        <w:t>3.1.1</w:t>
      </w:r>
      <w:ins w:id="1482" w:author="Stjepan Salopek (ssalopek)" w:date="2021-09-09T14:51:00Z">
        <w:r w:rsidR="001019C5">
          <w:t>.</w:t>
        </w:r>
      </w:ins>
      <w:r>
        <w:t xml:space="preserve"> Python programski jezik</w:t>
      </w:r>
      <w:bookmarkEnd w:id="1481"/>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w:t>
      </w:r>
      <w:proofErr w:type="spellStart"/>
      <w:r w:rsidR="00C43DA9">
        <w:t>TensorFlow</w:t>
      </w:r>
      <w:proofErr w:type="spellEnd"/>
      <w:r w:rsidR="00C43DA9">
        <w:t xml:space="preserve"> i </w:t>
      </w:r>
      <w:proofErr w:type="spellStart"/>
      <w:r w:rsidR="00C43DA9">
        <w:t>PyTorch</w:t>
      </w:r>
      <w:proofErr w:type="spellEnd"/>
      <w:r w:rsidR="00C43DA9">
        <w:t xml:space="preserve">.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483" w:name="_Toc82446259"/>
      <w:r>
        <w:t>3.1.2</w:t>
      </w:r>
      <w:ins w:id="1484" w:author="Stjepan Salopek (ssalopek)" w:date="2021-09-09T14:51:00Z">
        <w:r w:rsidR="001019C5">
          <w:t>.</w:t>
        </w:r>
      </w:ins>
      <w:r>
        <w:t xml:space="preserve"> </w:t>
      </w:r>
      <w:proofErr w:type="spellStart"/>
      <w:r>
        <w:t>Jupyter</w:t>
      </w:r>
      <w:proofErr w:type="spellEnd"/>
      <w:r>
        <w:t xml:space="preserve"> Bilježnice</w:t>
      </w:r>
      <w:bookmarkEnd w:id="1483"/>
    </w:p>
    <w:p w14:paraId="1A870CAD" w14:textId="61206125" w:rsidR="00F94EAC" w:rsidRPr="007B4B11" w:rsidRDefault="00F94EAC" w:rsidP="00F94EAC">
      <w:pPr>
        <w:pStyle w:val="4Tekst"/>
      </w:pPr>
      <w:proofErr w:type="spellStart"/>
      <w:r>
        <w:t>Jupyter</w:t>
      </w:r>
      <w:proofErr w:type="spellEnd"/>
      <w:r>
        <w:t xml:space="preserve"> Bilježnice (eng</w:t>
      </w:r>
      <w:ins w:id="1485" w:author="Stjepan Salopek (ssalopek)" w:date="2021-09-10T11:41:00Z">
        <w:r w:rsidR="00CF258C">
          <w:t>l</w:t>
        </w:r>
      </w:ins>
      <w:r>
        <w:t xml:space="preserve">. </w:t>
      </w:r>
      <w:proofErr w:type="spellStart"/>
      <w:r>
        <w:rPr>
          <w:i/>
          <w:iCs/>
        </w:rPr>
        <w:t>Jupyter</w:t>
      </w:r>
      <w:proofErr w:type="spellEnd"/>
      <w:r>
        <w:rPr>
          <w:i/>
          <w:iCs/>
        </w:rPr>
        <w:t xml:space="preserve"> </w:t>
      </w:r>
      <w:proofErr w:type="spellStart"/>
      <w:r>
        <w:rPr>
          <w:i/>
          <w:iCs/>
        </w:rPr>
        <w:t>Notebooks</w:t>
      </w:r>
      <w:proofErr w:type="spellEnd"/>
      <w:r>
        <w:t xml:space="preserve">) su razvojna okruženja smještena na javnom ili lokalnom serveru koja omogućuju </w:t>
      </w:r>
      <w:r w:rsidR="007B4B11">
        <w:t>pisanje Python kôda, naredbi komandne linije (eng</w:t>
      </w:r>
      <w:ins w:id="1486" w:author="Stjepan Salopek (ssalopek)" w:date="2021-09-10T11:41:00Z">
        <w:r w:rsidR="00CF258C">
          <w:t>l</w:t>
        </w:r>
      </w:ins>
      <w:r w:rsidR="007B4B11">
        <w:t xml:space="preserve">. </w:t>
      </w:r>
      <w:proofErr w:type="spellStart"/>
      <w:r w:rsidR="007B4B11">
        <w:rPr>
          <w:i/>
          <w:iCs/>
        </w:rPr>
        <w:t>command</w:t>
      </w:r>
      <w:proofErr w:type="spellEnd"/>
      <w:r w:rsidR="007B4B11">
        <w:rPr>
          <w:i/>
          <w:iCs/>
        </w:rPr>
        <w:t>-line</w:t>
      </w:r>
      <w:r w:rsidR="007B4B11">
        <w:t xml:space="preserve">) </w:t>
      </w:r>
      <w:r w:rsidR="00180B53">
        <w:t>i</w:t>
      </w:r>
      <w:r w:rsidR="007B4B11">
        <w:t xml:space="preserve"> još mnogo toga. Imaju sposobnost prikaza formatiranog teksta</w:t>
      </w:r>
      <w:r w:rsidR="00180B53">
        <w:t xml:space="preserve"> poput </w:t>
      </w:r>
      <w:proofErr w:type="spellStart"/>
      <w:r w:rsidR="00180B53">
        <w:t>HTMLa</w:t>
      </w:r>
      <w:proofErr w:type="spellEnd"/>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487" w:name="_Toc82446260"/>
      <w:r>
        <w:t>3.1.</w:t>
      </w:r>
      <w:r w:rsidR="00F94EAC">
        <w:t>3</w:t>
      </w:r>
      <w:ins w:id="1488" w:author="Stjepan Salopek (ssalopek)" w:date="2021-09-09T14:52:00Z">
        <w:r w:rsidR="001019C5">
          <w:t>.</w:t>
        </w:r>
      </w:ins>
      <w:r>
        <w:t xml:space="preserve"> </w:t>
      </w:r>
      <w:proofErr w:type="spellStart"/>
      <w:r>
        <w:t>Colaboratory</w:t>
      </w:r>
      <w:bookmarkEnd w:id="1487"/>
      <w:proofErr w:type="spellEnd"/>
    </w:p>
    <w:p w14:paraId="7091AC64" w14:textId="3D858230" w:rsidR="00E14152" w:rsidRPr="00E14152" w:rsidRDefault="00E14152" w:rsidP="00E14152">
      <w:pPr>
        <w:pStyle w:val="4Tekst"/>
      </w:pPr>
      <w:proofErr w:type="spellStart"/>
      <w:r>
        <w:t>Colaboratory</w:t>
      </w:r>
      <w:proofErr w:type="spellEnd"/>
      <w:r>
        <w:t xml:space="preserve"> ili </w:t>
      </w:r>
      <w:r w:rsidR="007B4B11">
        <w:t xml:space="preserve">Google </w:t>
      </w:r>
      <w:proofErr w:type="spellStart"/>
      <w:r w:rsidR="007B4B11">
        <w:t>Colab</w:t>
      </w:r>
      <w:proofErr w:type="spellEnd"/>
      <w:r w:rsidR="007B4B11">
        <w:t xml:space="preserve"> proizvod je Googlea koji omogućuje udaljeno spajanje na </w:t>
      </w:r>
      <w:proofErr w:type="spellStart"/>
      <w:r w:rsidR="007B4B11">
        <w:t>Jupyter</w:t>
      </w:r>
      <w:proofErr w:type="spellEnd"/>
      <w:r w:rsidR="007B4B11">
        <w:t xml:space="preserve">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489" w:name="_Toc82446261"/>
      <w:r>
        <w:t>3.1.</w:t>
      </w:r>
      <w:r w:rsidR="00F94EAC">
        <w:t>4</w:t>
      </w:r>
      <w:ins w:id="1490" w:author="Stjepan Salopek (ssalopek)" w:date="2021-09-09T14:52:00Z">
        <w:r w:rsidR="001019C5">
          <w:t>.</w:t>
        </w:r>
      </w:ins>
      <w:r>
        <w:t xml:space="preserve"> </w:t>
      </w:r>
      <w:proofErr w:type="spellStart"/>
      <w:r>
        <w:t>TensorFlow</w:t>
      </w:r>
      <w:bookmarkEnd w:id="1489"/>
      <w:proofErr w:type="spellEnd"/>
    </w:p>
    <w:p w14:paraId="2597A6A9" w14:textId="4F96039F" w:rsidR="002E07A2" w:rsidRDefault="00D2440E" w:rsidP="002E07A2">
      <w:pPr>
        <w:pStyle w:val="4Tekst"/>
      </w:pPr>
      <w:proofErr w:type="spellStart"/>
      <w:r>
        <w:t>TensorFlow</w:t>
      </w:r>
      <w:proofErr w:type="spellEnd"/>
      <w:r>
        <w:t xml:space="preserve">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491" w:author="Stjepan Salopek (ssalopek)" w:date="2021-09-10T11:42:00Z">
        <w:r w:rsidR="00CF258C">
          <w:t>l</w:t>
        </w:r>
      </w:ins>
      <w:r w:rsidR="0011365F">
        <w:t xml:space="preserve">. </w:t>
      </w:r>
      <w:r w:rsidR="0011365F">
        <w:rPr>
          <w:i/>
          <w:iCs/>
        </w:rPr>
        <w:t xml:space="preserve">Data </w:t>
      </w:r>
      <w:proofErr w:type="spellStart"/>
      <w:r w:rsidR="0011365F">
        <w:rPr>
          <w:i/>
          <w:iCs/>
        </w:rPr>
        <w:t>flow</w:t>
      </w:r>
      <w:proofErr w:type="spellEnd"/>
      <w:r w:rsidR="0011365F">
        <w:rPr>
          <w:i/>
          <w:iCs/>
        </w:rPr>
        <w:t xml:space="preserve"> </w:t>
      </w:r>
      <w:proofErr w:type="spellStart"/>
      <w:r w:rsidR="0011365F">
        <w:rPr>
          <w:i/>
          <w:iCs/>
        </w:rPr>
        <w:t>graph</w:t>
      </w:r>
      <w:proofErr w:type="spellEnd"/>
      <w:r w:rsidR="0011365F">
        <w:t>)</w:t>
      </w:r>
      <w:r w:rsidR="003615F1">
        <w:t>.</w:t>
      </w:r>
      <w:r w:rsidR="006A5346">
        <w:t xml:space="preserve"> U pozadini </w:t>
      </w:r>
      <w:proofErr w:type="spellStart"/>
      <w:r w:rsidR="006A5346">
        <w:t>TensorFlow</w:t>
      </w:r>
      <w:proofErr w:type="spellEnd"/>
      <w:r w:rsidR="006A5346">
        <w:t xml:space="preserve"> je </w:t>
      </w:r>
      <w:r w:rsidR="00441E16">
        <w:t xml:space="preserve">radni okvir koji izvodi računske operacije </w:t>
      </w:r>
      <w:del w:id="1492" w:author="Stjepan Salopek (ssalopek)" w:date="2022-01-25T15:12:00Z">
        <w:r w:rsidR="00441E16" w:rsidDel="00164BFB">
          <w:delText>pomoću tenzora</w:delText>
        </w:r>
      </w:del>
      <w:ins w:id="1493"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494" w:author="Stjepan Salopek (ssalopek)" w:date="2022-01-25T15:13:00Z">
        <w:r w:rsidR="003E2F18" w:rsidDel="00164BFB">
          <w:delText xml:space="preserve">vrlo </w:delText>
        </w:r>
      </w:del>
      <w:r w:rsidR="003E2F18">
        <w:t>niža brzina izvođenja u odnosu na druge</w:t>
      </w:r>
      <w:r w:rsidR="00180B53">
        <w:t xml:space="preserve"> biblioteke</w:t>
      </w:r>
      <w:r w:rsidR="00332853">
        <w:t xml:space="preserve"> te </w:t>
      </w:r>
      <w:del w:id="1495" w:author="Stjepan Salopek (ssalopek)" w:date="2022-01-25T15:13:00Z">
        <w:r w:rsidR="00E621BE" w:rsidDel="00164BFB">
          <w:delText>relativn</w:delText>
        </w:r>
        <w:r w:rsidR="00180B53" w:rsidDel="00164BFB">
          <w:delText>o visoka</w:delText>
        </w:r>
      </w:del>
      <w:proofErr w:type="spellStart"/>
      <w:ins w:id="1496" w:author="Stjepan Salopek (ssalopek)" w:date="2022-01-25T15:13:00Z">
        <w:r w:rsidR="00164BFB">
          <w:t>te</w:t>
        </w:r>
        <w:r w:rsidR="00164BFB">
          <w:rPr>
            <w:lang w:val="en-US"/>
          </w:rPr>
          <w:t>ža</w:t>
        </w:r>
        <w:proofErr w:type="spellEnd"/>
        <w:r w:rsidR="00164BFB">
          <w:rPr>
            <w:lang w:val="en-US"/>
          </w:rPr>
          <w:t xml:space="preserve"> </w:t>
        </w:r>
        <w:proofErr w:type="spellStart"/>
        <w:r w:rsidR="00164BFB">
          <w:rPr>
            <w:lang w:val="en-US"/>
          </w:rPr>
          <w:t>stopa</w:t>
        </w:r>
        <w:proofErr w:type="spellEnd"/>
        <w:r w:rsidR="00164BFB">
          <w:rPr>
            <w:lang w:val="en-US"/>
          </w:rPr>
          <w:t xml:space="preserve"> </w:t>
        </w:r>
        <w:proofErr w:type="spellStart"/>
        <w:r w:rsidR="00164BFB">
          <w:rPr>
            <w:lang w:val="en-US"/>
          </w:rPr>
          <w:t>učenja</w:t>
        </w:r>
      </w:ins>
      <w:proofErr w:type="spellEnd"/>
      <w:del w:id="1497" w:author="Stjepan Salopek (ssalopek)" w:date="2022-01-25T15:13:00Z">
        <w:r w:rsidR="00E621BE" w:rsidDel="00164BFB">
          <w:delText xml:space="preserve"> težina učenja</w:delText>
        </w:r>
      </w:del>
      <w:r w:rsidR="00A961B4">
        <w:t>.</w:t>
      </w:r>
    </w:p>
    <w:p w14:paraId="3C1008DE" w14:textId="650CEC19" w:rsidR="00E14152" w:rsidRDefault="00E14152" w:rsidP="00E14152">
      <w:pPr>
        <w:pStyle w:val="3PodnaslovMali"/>
      </w:pPr>
      <w:bookmarkStart w:id="1498" w:name="_Toc82446262"/>
      <w:r>
        <w:t>3.1.</w:t>
      </w:r>
      <w:r w:rsidR="00F94EAC">
        <w:t>5</w:t>
      </w:r>
      <w:ins w:id="1499" w:author="Stjepan Salopek (ssalopek)" w:date="2021-09-09T14:52:00Z">
        <w:r w:rsidR="001019C5">
          <w:t>.</w:t>
        </w:r>
      </w:ins>
      <w:r>
        <w:t xml:space="preserve"> </w:t>
      </w:r>
      <w:proofErr w:type="spellStart"/>
      <w:r>
        <w:t>PyTorch</w:t>
      </w:r>
      <w:bookmarkEnd w:id="1498"/>
      <w:proofErr w:type="spellEnd"/>
    </w:p>
    <w:p w14:paraId="6E43F86E" w14:textId="5151B29D" w:rsidR="00391881" w:rsidRDefault="002E07A2" w:rsidP="007A20D5">
      <w:pPr>
        <w:pStyle w:val="4Tekst"/>
        <w:rPr>
          <w:noProof/>
        </w:rPr>
      </w:pPr>
      <w:proofErr w:type="spellStart"/>
      <w:r>
        <w:t>PyTorch</w:t>
      </w:r>
      <w:proofErr w:type="spellEnd"/>
      <w:r>
        <w:t xml:space="preserve"> je popularna biblioteka strojnog učenja za programski jezik Python, baziran na biblioteci </w:t>
      </w:r>
      <w:proofErr w:type="spellStart"/>
      <w:r>
        <w:t>Torch</w:t>
      </w:r>
      <w:proofErr w:type="spellEnd"/>
      <w:r>
        <w:t xml:space="preserve"> implementiranoj u programskim jezicima C i </w:t>
      </w:r>
      <w:proofErr w:type="spellStart"/>
      <w:r>
        <w:t>Lua</w:t>
      </w:r>
      <w:proofErr w:type="spellEnd"/>
      <w:r>
        <w:t>.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00" w:author="Stjepan Salopek (ssalopek)" w:date="2022-01-25T15:13:00Z">
        <w:r w:rsidR="00164BFB">
          <w:rPr>
            <w:noProof/>
          </w:rPr>
          <w:t xml:space="preserve"> na </w:t>
        </w:r>
      </w:ins>
      <w:ins w:id="1501"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02" w:author="Stjepan Salopek (ssalopek)" w:date="2022-01-25T15:14:00Z">
        <w:r w:rsidR="00164BFB">
          <w:rPr>
            <w:noProof/>
          </w:rPr>
          <w:t xml:space="preserve">kao </w:t>
        </w:r>
      </w:ins>
      <w:del w:id="1503"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04" w:name="_Toc94044605"/>
      <w:r>
        <w:t xml:space="preserve">Slika </w:t>
      </w:r>
      <w:fldSimple w:instr=" SEQ Slika \* ARABIC ">
        <w:r>
          <w:rPr>
            <w:noProof/>
          </w:rPr>
          <w:t>7</w:t>
        </w:r>
      </w:fldSimple>
      <w:r>
        <w:t>. Vremenski prikaz pretraživanja riječi "</w:t>
      </w:r>
      <w:proofErr w:type="spellStart"/>
      <w:r>
        <w:t>tensorflow</w:t>
      </w:r>
      <w:proofErr w:type="spellEnd"/>
      <w:r>
        <w:t>" (crveno) i "</w:t>
      </w:r>
      <w:proofErr w:type="spellStart"/>
      <w:r>
        <w:t>pytorch</w:t>
      </w:r>
      <w:proofErr w:type="spellEnd"/>
      <w:r>
        <w:t>" (plavo)</w:t>
      </w:r>
      <w:bookmarkEnd w:id="1504"/>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05" w:name="_Toc82446263"/>
      <w:r>
        <w:lastRenderedPageBreak/>
        <w:t>3.2</w:t>
      </w:r>
      <w:ins w:id="1506" w:author="Stjepan Salopek (ssalopek)" w:date="2021-09-09T14:52:00Z">
        <w:r w:rsidR="001019C5">
          <w:t>.</w:t>
        </w:r>
      </w:ins>
      <w:r>
        <w:t xml:space="preserve"> </w:t>
      </w:r>
      <w:r w:rsidR="00962BDD">
        <w:t>Teorija</w:t>
      </w:r>
      <w:r w:rsidR="00CC1D44">
        <w:t xml:space="preserve"> i funkcionalnosti potrebni za izradu</w:t>
      </w:r>
      <w:bookmarkEnd w:id="1505"/>
    </w:p>
    <w:p w14:paraId="07259D4C" w14:textId="3EFCE544"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07" w:author="Stjepan Salopek (ssalopek)" w:date="2021-09-09T16:41:00Z">
        <w:r w:rsidR="007F3EA2" w:rsidDel="0055277B">
          <w:delText>unazadnu propagaciju</w:delText>
        </w:r>
      </w:del>
      <w:ins w:id="1508" w:author="Stjepan Salopek (ssalopek)" w:date="2021-09-09T16:41:00Z">
        <w:r w:rsidR="0055277B">
          <w:t>propagaciju unazad</w:t>
        </w:r>
      </w:ins>
      <w:r w:rsidR="00C35D6B">
        <w:t xml:space="preserve"> te kreiranje klase koja predstavlja neuronsku mrežu.</w:t>
      </w:r>
      <w:r w:rsidR="00FB7E80">
        <w:t xml:space="preserve"> </w:t>
      </w:r>
      <w:del w:id="1509" w:author="Stjepan Salopek (ssalopek)" w:date="2022-01-25T15:14:00Z">
        <w:r w:rsidR="00FB7E80" w:rsidDel="00B96479">
          <w:delText xml:space="preserve">Rad </w:delText>
        </w:r>
      </w:del>
      <w:ins w:id="1510" w:author="Stjepan Salopek (ssalopek)" w:date="2022-01-25T15:14:00Z">
        <w:r w:rsidR="00B96479">
          <w:t>Praktični rad</w:t>
        </w:r>
        <w:r w:rsidR="00B96479">
          <w:t xml:space="preserve"> </w:t>
        </w:r>
      </w:ins>
      <w:r w:rsidR="00FB7E80">
        <w:t xml:space="preserve">koristi </w:t>
      </w:r>
      <w:proofErr w:type="spellStart"/>
      <w:r w:rsidR="00FB7E80">
        <w:rPr>
          <w:i/>
          <w:iCs/>
        </w:rPr>
        <w:t>feedforward</w:t>
      </w:r>
      <w:proofErr w:type="spellEnd"/>
      <w:r w:rsidR="00FB7E80">
        <w:t xml:space="preserve"> tip mreže.</w:t>
      </w:r>
    </w:p>
    <w:p w14:paraId="58E0EBC9" w14:textId="4C05DA95" w:rsidR="00CB7772" w:rsidRDefault="0062607B" w:rsidP="00CB7772">
      <w:pPr>
        <w:pStyle w:val="3PodnaslovMali"/>
      </w:pPr>
      <w:bookmarkStart w:id="1511" w:name="_Toc82446264"/>
      <w:r>
        <w:t>3.2.1</w:t>
      </w:r>
      <w:ins w:id="1512" w:author="Stjepan Salopek (ssalopek)" w:date="2021-09-09T14:52:00Z">
        <w:r w:rsidR="001019C5">
          <w:t>.</w:t>
        </w:r>
      </w:ins>
      <w:r>
        <w:t xml:space="preserve"> </w:t>
      </w:r>
      <w:r w:rsidR="00CB7772">
        <w:t>Tenzori</w:t>
      </w:r>
      <w:bookmarkEnd w:id="1511"/>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13" w:author="Stjepan Salopek (ssalopek)" w:date="2022-01-25T15:15:00Z">
        <w:r w:rsidR="0006253B" w:rsidDel="00B96479">
          <w:delText>više dimenzija</w:delText>
        </w:r>
      </w:del>
      <w:ins w:id="1514" w:author="Stjepan Salopek (ssalopek)" w:date="2022-01-25T15:15:00Z">
        <w:r w:rsidR="00B96479">
          <w:t>višeg reda</w:t>
        </w:r>
      </w:ins>
      <w:r w:rsidR="0006253B">
        <w:t>.</w:t>
      </w:r>
      <w:r w:rsidR="00AD49E0">
        <w:t xml:space="preserve"> Tenzori</w:t>
      </w:r>
      <w:r w:rsidR="001E1CFF">
        <w:t xml:space="preserve"> u </w:t>
      </w:r>
      <w:proofErr w:type="spellStart"/>
      <w:r w:rsidR="001E1CFF">
        <w:t>PyTorchu</w:t>
      </w:r>
      <w:proofErr w:type="spellEnd"/>
      <w:r w:rsidR="00AD49E0">
        <w:t xml:space="preserve"> </w:t>
      </w:r>
      <w:del w:id="1515" w:author="Stjepan Salopek (ssalopek)" w:date="2022-01-25T15:15:00Z">
        <w:r w:rsidR="00AD49E0" w:rsidDel="00B96479">
          <w:delText>se sastoje</w:delText>
        </w:r>
      </w:del>
      <w:ins w:id="1516"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proofErr w:type="spellStart"/>
      <w:r w:rsidR="00912A08">
        <w:rPr>
          <w:i/>
          <w:iCs/>
        </w:rPr>
        <w:t>boolean</w:t>
      </w:r>
      <w:proofErr w:type="spellEnd"/>
      <w:r w:rsidR="00912A08">
        <w:t xml:space="preserve"> vrijednost ili cijeli broj širine do 64 bita.</w:t>
      </w:r>
    </w:p>
    <w:p w14:paraId="2533B00B" w14:textId="45EA1ECA" w:rsidR="00740B09" w:rsidRDefault="0062607B" w:rsidP="00740B09">
      <w:pPr>
        <w:pStyle w:val="3PodnaslovMali"/>
      </w:pPr>
      <w:bookmarkStart w:id="1517" w:name="_Toc82446265"/>
      <w:r>
        <w:t>3.2.2</w:t>
      </w:r>
      <w:ins w:id="1518" w:author="Stjepan Salopek (ssalopek)" w:date="2021-09-09T14:52:00Z">
        <w:r w:rsidR="001019C5">
          <w:t>.</w:t>
        </w:r>
      </w:ins>
      <w:r>
        <w:t xml:space="preserve"> </w:t>
      </w:r>
      <w:r w:rsidR="002B074B">
        <w:t>Uobičajena propagacija neuronske mreže</w:t>
      </w:r>
      <w:bookmarkEnd w:id="1517"/>
    </w:p>
    <w:p w14:paraId="15559D1B" w14:textId="39D27BCC"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w:t>
      </w:r>
      <w:ins w:id="1519" w:author="Stjepan Salopek (ssalopek)" w:date="2021-09-09T14:54:00Z">
        <w:r w:rsidR="002F3835">
          <w:br/>
        </w:r>
      </w:ins>
      <w:del w:id="1520"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21" w:author="Stjepan Salopek (ssalopek)" w:date="2021-09-09T14:54:00Z">
        <w:r w:rsidR="002F3835">
          <w:t>l</w:t>
        </w:r>
      </w:ins>
      <w:r w:rsidR="0090417F">
        <w:t xml:space="preserve">. </w:t>
      </w:r>
      <w:proofErr w:type="spellStart"/>
      <w:r w:rsidR="0090417F">
        <w:rPr>
          <w:i/>
          <w:iCs/>
        </w:rPr>
        <w:t>weight</w:t>
      </w:r>
      <w:proofErr w:type="spellEnd"/>
      <w:r w:rsidR="0090417F">
        <w:t>), parametar „</w:t>
      </w:r>
      <m:oMath>
        <m:r>
          <w:rPr>
            <w:rFonts w:ascii="Cambria Math" w:hAnsi="Cambria Math"/>
          </w:rPr>
          <m:t>b</m:t>
        </m:r>
      </m:oMath>
      <w:r w:rsidR="0090417F">
        <w:t>“ označava sklonost</w:t>
      </w:r>
      <w:r w:rsidR="00247AEB">
        <w:t xml:space="preserve"> (eng</w:t>
      </w:r>
      <w:ins w:id="1522" w:author="Stjepan Salopek (ssalopek)" w:date="2021-09-09T14:54:00Z">
        <w:r w:rsidR="002F3835">
          <w:t>l</w:t>
        </w:r>
      </w:ins>
      <w:r w:rsidR="00247AEB">
        <w:t xml:space="preserve">. </w:t>
      </w:r>
      <w:del w:id="1523" w:author="Stjepan Salopek (ssalopek)" w:date="2021-09-09T16:42:00Z">
        <w:r w:rsidR="002F3835" w:rsidDel="0055277B">
          <w:rPr>
            <w:i/>
            <w:iCs/>
          </w:rPr>
          <w:delText>B</w:delText>
        </w:r>
        <w:r w:rsidR="00247AEB" w:rsidDel="0055277B">
          <w:rPr>
            <w:i/>
            <w:iCs/>
          </w:rPr>
          <w:delText>ias</w:delText>
        </w:r>
      </w:del>
      <w:proofErr w:type="spellStart"/>
      <w:ins w:id="1524" w:author="Stjepan Salopek (ssalopek)" w:date="2021-09-09T16:42:00Z">
        <w:r w:rsidR="0055277B">
          <w:rPr>
            <w:i/>
            <w:iCs/>
          </w:rPr>
          <w:t>bias</w:t>
        </w:r>
      </w:ins>
      <w:proofErr w:type="spellEnd"/>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25" w:name="_Toc94044606"/>
      <w:r>
        <w:t xml:space="preserve">Slika </w:t>
      </w:r>
      <w:fldSimple w:instr=" SEQ Slika \* ARABIC ">
        <w:r>
          <w:rPr>
            <w:noProof/>
          </w:rPr>
          <w:t>8</w:t>
        </w:r>
      </w:fldSimple>
      <w:r>
        <w:t>. Propagacija neuronske mreže</w:t>
      </w:r>
      <w:bookmarkEnd w:id="1525"/>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26" w:name="_Toc82446266"/>
      <w:r>
        <w:t>3.2.3</w:t>
      </w:r>
      <w:ins w:id="1527" w:author="Stjepan Salopek (ssalopek)" w:date="2021-09-09T15:25:00Z">
        <w:r w:rsidR="008064B8">
          <w:t>.</w:t>
        </w:r>
      </w:ins>
      <w:r>
        <w:t xml:space="preserve"> </w:t>
      </w:r>
      <w:commentRangeStart w:id="1528"/>
      <w:del w:id="1529" w:author="Tin Kramberger (tkramberg)" w:date="2021-09-06T19:01:00Z">
        <w:r w:rsidR="007F7379" w:rsidDel="00DB770D">
          <w:delText>Unazadna propagacija</w:delText>
        </w:r>
      </w:del>
      <w:ins w:id="1530" w:author="Tin Kramberger (tkramberg)" w:date="2021-09-06T19:01:00Z">
        <w:r w:rsidR="00DB770D">
          <w:t xml:space="preserve">Propagacija </w:t>
        </w:r>
        <w:commentRangeEnd w:id="1528"/>
        <w:r w:rsidR="00DB770D">
          <w:rPr>
            <w:rStyle w:val="CommentReference"/>
            <w:rFonts w:asciiTheme="minorHAnsi" w:eastAsiaTheme="minorHAnsi" w:hAnsiTheme="minorHAnsi" w:cstheme="minorBidi"/>
            <w:color w:val="auto"/>
          </w:rPr>
          <w:commentReference w:id="1528"/>
        </w:r>
        <w:r w:rsidR="00DB770D">
          <w:t>unazad</w:t>
        </w:r>
      </w:ins>
      <w:bookmarkEnd w:id="1526"/>
      <w:del w:id="1531"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rsidP="00B96479">
      <w:pPr>
        <w:pStyle w:val="4Tekst"/>
        <w:rPr>
          <w:del w:id="1532" w:author="Stjepan Salopek (ssalopek)" w:date="2022-01-25T15:19:00Z"/>
        </w:rPr>
        <w:pPrChange w:id="1533" w:author="Stjepan Salopek (ssalopek)" w:date="2022-01-25T15:19:00Z">
          <w:pPr>
            <w:pStyle w:val="4Tekst"/>
          </w:pPr>
        </w:pPrChange>
      </w:pPr>
      <w:r>
        <w:t xml:space="preserve">Međutim, kada su u pitanju veće mreže, i kada </w:t>
      </w:r>
      <w:del w:id="1534" w:author="Stjepan Salopek (ssalopek)" w:date="2021-09-09T14:55:00Z">
        <w:r w:rsidDel="002F3835">
          <w:delText xml:space="preserve">želimo </w:delText>
        </w:r>
      </w:del>
      <w:ins w:id="1535"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36" w:author="Stjepan Salopek (ssalopek)" w:date="2021-09-09T14:55:00Z">
        <w:r w:rsidR="007C748A" w:rsidDel="002F3835">
          <w:delText>unazadne propagacije</w:delText>
        </w:r>
      </w:del>
      <w:ins w:id="1537"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38" w:author="Stjepan Salopek (ssalopek)" w:date="2021-09-09T14:56:00Z">
        <w:r w:rsidR="002F26D2" w:rsidDel="002F3835">
          <w:delText>unazadna propagacija</w:delText>
        </w:r>
      </w:del>
      <w:ins w:id="1539"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40" w:author="Stjepan Salopek (ssalopek)" w:date="2021-09-09T14:56:00Z">
        <w:r w:rsidR="002F3835">
          <w:t>je</w:t>
        </w:r>
      </w:ins>
      <w:del w:id="1541" w:author="Stjepan Salopek (ssalopek)" w:date="2021-09-09T14:56:00Z">
        <w:r w:rsidR="00936C29" w:rsidDel="002F3835">
          <w:delText>o</w:delText>
        </w:r>
      </w:del>
      <w:r w:rsidR="00936C29">
        <w:t xml:space="preserve"> željeni izlaz.</w:t>
      </w:r>
    </w:p>
    <w:p w14:paraId="467B952B" w14:textId="1771FE7A" w:rsidR="00D43A5A" w:rsidRDefault="00D231A9" w:rsidP="00B96479">
      <w:pPr>
        <w:pStyle w:val="4Tekst"/>
      </w:pPr>
      <w:del w:id="1542"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43"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44" w:author="Stjepan Salopek (ssalopek)" w:date="2021-09-09T14:33:00Z">
                      <w:r w:rsidR="00093114" w:rsidDel="00CB09D3">
                        <w:rPr>
                          <w:noProof/>
                        </w:rPr>
                        <w:delText>9</w:delText>
                      </w:r>
                    </w:del>
                    <w:del w:id="1545"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46" w:author="Stjepan Salopek (ssalopek)" w:date="2022-01-25T15:19:00Z">
        <w:r w:rsidR="00A905A4" w:rsidDel="00B96479">
          <w:delText xml:space="preserve">Prema devetoj slici prikazati će se </w:delText>
        </w:r>
      </w:del>
      <w:del w:id="1547" w:author="Stjepan Salopek (ssalopek)" w:date="2021-09-09T14:56:00Z">
        <w:r w:rsidR="00DF743E" w:rsidDel="002F3835">
          <w:delText>unazadna propagacija</w:delText>
        </w:r>
      </w:del>
      <w:del w:id="1548" w:author="Stjepan Salopek (ssalopek)" w:date="2022-01-25T15:19:00Z">
        <w:r w:rsidR="00DF743E" w:rsidDel="00B96479">
          <w:delText xml:space="preserve"> između dva neurona.</w:delText>
        </w:r>
      </w:del>
    </w:p>
    <w:p w14:paraId="097779A0" w14:textId="7EB65FD7" w:rsidR="00936C29" w:rsidRDefault="00D43A5A" w:rsidP="00936C29">
      <w:pPr>
        <w:pStyle w:val="4Tekst"/>
      </w:pPr>
      <w:r>
        <w:lastRenderedPageBreak/>
        <w:t xml:space="preserve">Na </w:t>
      </w:r>
      <w:ins w:id="1549"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1682C04" w14:textId="77C98535" w:rsidR="00AB23B8" w:rsidRDefault="00B97422" w:rsidP="00936C29">
      <w:pPr>
        <w:pStyle w:val="4Tekst"/>
      </w:pPr>
      <w:r>
        <w:t xml:space="preserve">Prolaskom </w:t>
      </w:r>
      <w:del w:id="1550" w:author="Stjepan Salopek (ssalopek)" w:date="2021-09-09T14:56:00Z">
        <w:r w:rsidDel="002F3835">
          <w:delText>unazadne propagacije</w:delText>
        </w:r>
      </w:del>
      <w:ins w:id="1551" w:author="Stjepan Salopek (ssalopek)" w:date="2021-09-09T14:56:00Z">
        <w:r w:rsidR="002F3835">
          <w:t>propagacije unazad</w:t>
        </w:r>
      </w:ins>
      <w:r>
        <w:t xml:space="preserve"> kroz cijelu mrežu paket </w:t>
      </w:r>
      <w:proofErr w:type="spellStart"/>
      <w:r>
        <w:t>PyTorch</w:t>
      </w:r>
      <w:proofErr w:type="spellEnd"/>
      <w:r>
        <w:t xml:space="preserve"> automatski sprema derivacije ili gradijente čvorova u njih same, te se na temelju toga može</w:t>
      </w:r>
      <w:r w:rsidR="00175F56">
        <w:t xml:space="preserve"> dobiti preciznij</w:t>
      </w:r>
      <w:r w:rsidR="00DE688B">
        <w:t>a</w:t>
      </w:r>
      <w:r w:rsidR="00175F56">
        <w:t xml:space="preserve"> izlazna vrijednost.</w:t>
      </w:r>
    </w:p>
    <w:p w14:paraId="05482C94" w14:textId="77777777" w:rsidR="00AB23B8" w:rsidRDefault="00AB23B8" w:rsidP="00AB23B8">
      <w:pPr>
        <w:pStyle w:val="4Tekst"/>
        <w:keepNext/>
        <w:jc w:val="center"/>
      </w:pPr>
      <w:r>
        <w:rPr>
          <w:noProof/>
        </w:rPr>
        <w:drawing>
          <wp:inline distT="0" distB="0" distL="0" distR="0" wp14:anchorId="24A84027" wp14:editId="65B1D19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5E81207F" w14:textId="730D80D0" w:rsidR="00B97422" w:rsidRDefault="00AB23B8" w:rsidP="00AB23B8">
      <w:pPr>
        <w:pStyle w:val="4Tekst"/>
        <w:jc w:val="center"/>
      </w:pPr>
      <w:bookmarkStart w:id="1552" w:name="_Toc94044607"/>
      <w:r>
        <w:t xml:space="preserve">Slika </w:t>
      </w:r>
      <w:fldSimple w:instr=" SEQ Slika \* ARABIC ">
        <w:r>
          <w:rPr>
            <w:noProof/>
          </w:rPr>
          <w:t>9</w:t>
        </w:r>
      </w:fldSimple>
      <w:r>
        <w:t>. Ovisnost neurona u neuronskoj mreži</w:t>
      </w:r>
      <w:bookmarkEnd w:id="1552"/>
    </w:p>
    <w:p w14:paraId="67EE314F" w14:textId="72A25D07" w:rsidR="002F3835" w:rsidRDefault="008840C0" w:rsidP="00936C29">
      <w:pPr>
        <w:pStyle w:val="4Tekst"/>
      </w:pPr>
      <w:del w:id="1553" w:author="Stjepan Salopek (ssalopek)" w:date="2021-09-09T14:56:00Z">
        <w:r w:rsidDel="002F3835">
          <w:delText>Unazadna propagacija</w:delText>
        </w:r>
      </w:del>
      <w:ins w:id="1554" w:author="Stjepan Salopek (ssalopek)" w:date="2021-09-09T14:56:00Z">
        <w:r w:rsidR="002F3835">
          <w:t>Propa</w:t>
        </w:r>
      </w:ins>
      <w:ins w:id="1555"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56" w:name="_Toc82446267"/>
      <w:r>
        <w:lastRenderedPageBreak/>
        <w:t>3.2.4</w:t>
      </w:r>
      <w:ins w:id="1557" w:author="Stjepan Salopek (ssalopek)" w:date="2021-09-09T15:25:00Z">
        <w:r w:rsidR="008064B8">
          <w:t>.</w:t>
        </w:r>
      </w:ins>
      <w:r>
        <w:t xml:space="preserve"> </w:t>
      </w:r>
      <w:r w:rsidR="002B52DE">
        <w:t xml:space="preserve">Stvaranje klase za </w:t>
      </w:r>
      <w:r w:rsidR="005E1315">
        <w:t>strojno učenje</w:t>
      </w:r>
      <w:bookmarkEnd w:id="1556"/>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58" w:name="_Toc94044608"/>
      <w:r>
        <w:t xml:space="preserve">Slika </w:t>
      </w:r>
      <w:fldSimple w:instr=" SEQ Slika \* ARABIC ">
        <w:r>
          <w:rPr>
            <w:noProof/>
          </w:rPr>
          <w:t>10</w:t>
        </w:r>
      </w:fldSimple>
      <w:r>
        <w:t>. Skica modela prepoznavanja teksta</w:t>
      </w:r>
      <w:bookmarkEnd w:id="1558"/>
    </w:p>
    <w:p w14:paraId="34CE179F" w14:textId="3A3EAE61" w:rsidR="005E1315" w:rsidRDefault="00D231A9" w:rsidP="005E1315">
      <w:pPr>
        <w:pStyle w:val="4Tekst"/>
      </w:pPr>
      <w:del w:id="1559"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60" w:author="Stjepan Salopek (ssalopek)" w:date="2021-09-09T15:37:00Z">
                        <w:pPr>
                          <w:pStyle w:val="4Tekst"/>
                          <w:jc w:val="center"/>
                        </w:pPr>
                      </w:pPrChange>
                    </w:pPr>
                    <w:del w:id="1561" w:author="Stjepan Salopek (ssalopek)" w:date="2021-09-09T15:37:00Z">
                      <w:r w:rsidDel="008D5FB6">
                        <w:delText>Sl</w:delText>
                      </w:r>
                    </w:del>
                    <w:proofErr w:type="spellStart"/>
                    <w:ins w:id="1562" w:author="Stjepan Salopek (ssalopek)" w:date="2021-09-09T15:37:00Z">
                      <w:r>
                        <w:t>asdasd</w:t>
                      </w:r>
                    </w:ins>
                    <w:proofErr w:type="spellEnd"/>
                    <w:del w:id="1563"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64" w:author="Stjepan Salopek (ssalopek)" w:date="2021-09-09T14:33:00Z">
                      <w:r w:rsidDel="00CB09D3">
                        <w:rPr>
                          <w:noProof/>
                        </w:rPr>
                        <w:delText>10</w:delText>
                      </w:r>
                    </w:del>
                    <w:del w:id="1565" w:author="Stjepan Salopek (ssalopek)" w:date="2021-09-09T15:37:00Z">
                      <w:r w:rsidDel="008D5FB6">
                        <w:rPr>
                          <w:noProof/>
                        </w:rPr>
                        <w:fldChar w:fldCharType="end"/>
                      </w:r>
                      <w:r w:rsidDel="008D5FB6">
                        <w:delText xml:space="preserve"> </w:delText>
                      </w:r>
                    </w:del>
                    <w:del w:id="1566"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67"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68" w:author="Stjepan Salopek (ssalopek)" w:date="2021-09-09T14:59:00Z">
        <w:r w:rsidR="002F3835">
          <w:t>.</w:t>
        </w:r>
      </w:ins>
      <w:r w:rsidR="00D84101">
        <w:t xml:space="preserve"> Model kroz nekoliko koraka</w:t>
      </w:r>
      <w:r w:rsidR="00FB7660">
        <w:t xml:space="preserve"> uzima sliku, primjenjuje na njoj </w:t>
      </w:r>
      <w:r w:rsidR="001836B6">
        <w:t xml:space="preserve">mnoge </w:t>
      </w:r>
      <w:proofErr w:type="spellStart"/>
      <w:r w:rsidR="001836B6">
        <w:t>konvolucije</w:t>
      </w:r>
      <w:proofErr w:type="spellEnd"/>
      <w:r w:rsidR="001836B6">
        <w:t xml:space="preserv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69" w:author="Stjepan Salopek (ssalopek)" w:date="2021-09-09T16:51:00Z"/>
        </w:rPr>
      </w:pPr>
      <w:r>
        <w:t xml:space="preserve">Da bi se navedena neuronska mreža implementirala u </w:t>
      </w:r>
      <w:proofErr w:type="spellStart"/>
      <w:r>
        <w:t>PyTorchu</w:t>
      </w:r>
      <w:proofErr w:type="spellEnd"/>
      <w:r>
        <w:t>, potrebno je uključiti sljedeće programske pakete</w:t>
      </w:r>
      <w:r w:rsidR="005F6270">
        <w:t xml:space="preserve">: </w:t>
      </w:r>
      <w:proofErr w:type="spellStart"/>
      <w:r w:rsidR="005F6270">
        <w:t>torch</w:t>
      </w:r>
      <w:proofErr w:type="spellEnd"/>
      <w:r w:rsidR="005F6270">
        <w:t xml:space="preserve">, </w:t>
      </w:r>
      <w:proofErr w:type="spellStart"/>
      <w:r w:rsidR="005F6270">
        <w:t>torchvision</w:t>
      </w:r>
      <w:proofErr w:type="spellEnd"/>
      <w:r w:rsidR="005F6270">
        <w:t>,</w:t>
      </w:r>
      <w:r w:rsidR="00E66584">
        <w:t xml:space="preserve"> </w:t>
      </w:r>
      <w:proofErr w:type="spellStart"/>
      <w:r w:rsidR="00E66584">
        <w:t>torchvision.transforms</w:t>
      </w:r>
      <w:proofErr w:type="spellEnd"/>
      <w:r w:rsidR="00EE0CB0">
        <w:t xml:space="preserve">, </w:t>
      </w:r>
      <w:proofErr w:type="spellStart"/>
      <w:r w:rsidR="00EE0CB0">
        <w:t>torch.nn</w:t>
      </w:r>
      <w:proofErr w:type="spellEnd"/>
      <w:r w:rsidR="00EE0CB0">
        <w:t xml:space="preserve"> i </w:t>
      </w:r>
      <w:proofErr w:type="spellStart"/>
      <w:r w:rsidR="00EE0CB0">
        <w:t>torch.nn.functional</w:t>
      </w:r>
      <w:proofErr w:type="spellEnd"/>
      <w:r w:rsidR="00E66584">
        <w:t>.</w:t>
      </w:r>
    </w:p>
    <w:p w14:paraId="287AE910" w14:textId="77777777" w:rsidR="004167E9" w:rsidRDefault="004167E9" w:rsidP="00401191">
      <w:pPr>
        <w:pStyle w:val="4Tekst"/>
        <w:rPr>
          <w:ins w:id="1570" w:author="Stjepan Salopek (ssalopek)" w:date="2021-09-09T16:52:00Z"/>
        </w:rPr>
      </w:pPr>
    </w:p>
    <w:p w14:paraId="464607F7" w14:textId="0CBA0DA7" w:rsidR="004167E9" w:rsidRDefault="004167E9">
      <w:pPr>
        <w:rPr>
          <w:ins w:id="1571" w:author="Stjepan Salopek (ssalopek)" w:date="2021-09-09T16:52:00Z"/>
          <w:rFonts w:ascii="Times New Roman" w:eastAsiaTheme="minorEastAsia" w:hAnsi="Times New Roman"/>
          <w:spacing w:val="15"/>
          <w:sz w:val="24"/>
        </w:rPr>
      </w:pPr>
      <w:ins w:id="1572" w:author="Stjepan Salopek (ssalopek)" w:date="2021-09-09T16:52:00Z">
        <w:r>
          <w:br w:type="page"/>
        </w:r>
      </w:ins>
    </w:p>
    <w:p w14:paraId="58AA7C35" w14:textId="77777777" w:rsidR="00401191" w:rsidDel="004167E9" w:rsidRDefault="00401191" w:rsidP="00401191">
      <w:pPr>
        <w:pStyle w:val="4Tekst"/>
        <w:rPr>
          <w:del w:id="1573" w:author="Stjepan Salopek (ssalopek)" w:date="2021-09-09T16:51:00Z"/>
        </w:rPr>
      </w:pPr>
    </w:p>
    <w:p w14:paraId="6EDBE52E" w14:textId="7BEE4B3B" w:rsidR="008324D8" w:rsidDel="004167E9" w:rsidRDefault="008324D8" w:rsidP="00401191">
      <w:pPr>
        <w:pStyle w:val="4Tekst"/>
        <w:rPr>
          <w:del w:id="1574" w:author="Stjepan Salopek (ssalopek)" w:date="2021-09-09T16:51:00Z"/>
        </w:rPr>
      </w:pPr>
    </w:p>
    <w:p w14:paraId="1FF7266B" w14:textId="4A9E5895" w:rsidR="008324D8" w:rsidDel="004167E9" w:rsidRDefault="008324D8" w:rsidP="00401191">
      <w:pPr>
        <w:pStyle w:val="4Tekst"/>
        <w:rPr>
          <w:del w:id="1575" w:author="Stjepan Salopek (ssalopek)" w:date="2021-09-09T16:52:00Z"/>
        </w:rPr>
      </w:pPr>
    </w:p>
    <w:p w14:paraId="7EE65BAB" w14:textId="50E29FEF" w:rsidR="00401191" w:rsidRDefault="0062607B" w:rsidP="00FB138B">
      <w:pPr>
        <w:pStyle w:val="3PodnaslovMali"/>
      </w:pPr>
      <w:bookmarkStart w:id="1576" w:name="_Toc82446268"/>
      <w:r>
        <w:t>3.2.5</w:t>
      </w:r>
      <w:ins w:id="1577" w:author="Stjepan Salopek (ssalopek)" w:date="2021-09-09T15:01:00Z">
        <w:r w:rsidR="002F3835">
          <w:t>.</w:t>
        </w:r>
      </w:ins>
      <w:r>
        <w:t xml:space="preserve"> </w:t>
      </w:r>
      <w:r w:rsidR="00FB138B">
        <w:t>Implementiranje klase za strojno učenje u Pythonu</w:t>
      </w:r>
      <w:bookmarkEnd w:id="1576"/>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roofErr w:type="spellStart"/>
      <w:r w:rsidRPr="001D33D5">
        <w:rPr>
          <w:rFonts w:ascii="Consolas" w:eastAsia="Times New Roman" w:hAnsi="Consolas" w:cs="Times New Roman"/>
          <w:color w:val="0000FF"/>
          <w:sz w:val="20"/>
          <w:szCs w:val="20"/>
        </w:rPr>
        <w:t>class</w:t>
      </w:r>
      <w:proofErr w:type="spellEnd"/>
      <w:r w:rsidRPr="001D33D5">
        <w:rPr>
          <w:rFonts w:ascii="Consolas" w:eastAsia="Times New Roman" w:hAnsi="Consolas" w:cs="Times New Roman"/>
          <w:color w:val="000000"/>
          <w:sz w:val="20"/>
          <w:szCs w:val="20"/>
        </w:rPr>
        <w:t> Net(</w:t>
      </w:r>
      <w:proofErr w:type="spellStart"/>
      <w:r w:rsidRPr="001D33D5">
        <w:rPr>
          <w:rFonts w:ascii="Consolas" w:eastAsia="Times New Roman" w:hAnsi="Consolas" w:cs="Times New Roman"/>
          <w:color w:val="000000"/>
          <w:sz w:val="20"/>
          <w:szCs w:val="20"/>
        </w:rPr>
        <w:t>nn.Module</w:t>
      </w:r>
      <w:proofErr w:type="spellEnd"/>
      <w:r w:rsidRPr="001D33D5">
        <w:rPr>
          <w:rFonts w:ascii="Consolas" w:eastAsia="Times New Roman" w:hAnsi="Consolas" w:cs="Times New Roman"/>
          <w:color w:val="000000"/>
          <w:sz w:val="20"/>
          <w:szCs w:val="20"/>
        </w:rPr>
        <w:t>):</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w:t>
      </w:r>
      <w:proofErr w:type="spellStart"/>
      <w:r w:rsidRPr="001D33D5">
        <w:rPr>
          <w:rFonts w:ascii="Consolas" w:eastAsia="Times New Roman" w:hAnsi="Consolas" w:cs="Times New Roman"/>
          <w:color w:val="000000"/>
          <w:sz w:val="20"/>
          <w:szCs w:val="20"/>
        </w:rPr>
        <w:t>init</w:t>
      </w:r>
      <w:proofErr w:type="spellEnd"/>
      <w:r w:rsidRPr="001D33D5">
        <w:rPr>
          <w:rFonts w:ascii="Consolas" w:eastAsia="Times New Roman" w:hAnsi="Consolas" w:cs="Times New Roman"/>
          <w:color w:val="000000"/>
          <w:sz w:val="20"/>
          <w:szCs w:val="20"/>
        </w:rPr>
        <w:t>__(</w:t>
      </w:r>
      <w:proofErr w:type="spellStart"/>
      <w:r w:rsidRPr="001D33D5">
        <w:rPr>
          <w:rFonts w:ascii="Consolas" w:eastAsia="Times New Roman" w:hAnsi="Consolas" w:cs="Times New Roman"/>
          <w:color w:val="000000"/>
          <w:sz w:val="20"/>
          <w:szCs w:val="20"/>
        </w:rPr>
        <w:t>self</w:t>
      </w:r>
      <w:proofErr w:type="spellEnd"/>
      <w:r w:rsidRPr="001D33D5">
        <w:rPr>
          <w:rFonts w:ascii="Consolas" w:eastAsia="Times New Roman" w:hAnsi="Consolas" w:cs="Times New Roman"/>
          <w:color w:val="000000"/>
          <w:sz w:val="20"/>
          <w:szCs w:val="20"/>
        </w:rPr>
        <w:t>):</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proofErr w:type="spellStart"/>
      <w:r w:rsidRPr="001D33D5">
        <w:rPr>
          <w:rFonts w:ascii="Consolas" w:eastAsia="Times New Roman" w:hAnsi="Consolas" w:cs="Times New Roman"/>
          <w:color w:val="0000FF"/>
          <w:sz w:val="20"/>
          <w:szCs w:val="20"/>
        </w:rPr>
        <w:t>self</w:t>
      </w:r>
      <w:proofErr w:type="spellEnd"/>
      <w:r w:rsidRPr="001D33D5">
        <w:rPr>
          <w:rFonts w:ascii="Consolas" w:eastAsia="Times New Roman" w:hAnsi="Consolas" w:cs="Times New Roman"/>
          <w:color w:val="000000"/>
          <w:sz w:val="20"/>
          <w:szCs w:val="20"/>
        </w:rPr>
        <w:t>).__</w:t>
      </w:r>
      <w:proofErr w:type="spellStart"/>
      <w:r w:rsidRPr="001D33D5">
        <w:rPr>
          <w:rFonts w:ascii="Consolas" w:eastAsia="Times New Roman" w:hAnsi="Consolas" w:cs="Times New Roman"/>
          <w:color w:val="000000"/>
          <w:sz w:val="20"/>
          <w:szCs w:val="20"/>
        </w:rPr>
        <w:t>init</w:t>
      </w:r>
      <w:proofErr w:type="spellEnd"/>
      <w:r w:rsidRPr="001D33D5">
        <w:rPr>
          <w:rFonts w:ascii="Consolas" w:eastAsia="Times New Roman" w:hAnsi="Consolas" w:cs="Times New Roman"/>
          <w:color w:val="000000"/>
          <w:sz w:val="20"/>
          <w:szCs w:val="20"/>
        </w:rPr>
        <w: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w:t>
      </w:r>
      <w:proofErr w:type="spellEnd"/>
      <w:r w:rsidRPr="001D33D5">
        <w:rPr>
          <w:rFonts w:ascii="Consolas" w:eastAsia="Times New Roman" w:hAnsi="Consolas" w:cs="Times New Roman"/>
          <w:color w:val="000000"/>
          <w:sz w:val="20"/>
          <w:szCs w:val="20"/>
        </w:rPr>
        <w:t>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w:t>
      </w:r>
      <w:proofErr w:type="spellEnd"/>
      <w:r w:rsidRPr="001D33D5">
        <w:rPr>
          <w:rFonts w:ascii="Consolas" w:eastAsia="Times New Roman" w:hAnsi="Consolas" w:cs="Times New Roman"/>
          <w:color w:val="000000"/>
          <w:sz w:val="20"/>
          <w:szCs w:val="20"/>
        </w:rPr>
        <w:t>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w:t>
      </w:r>
      <w:proofErr w:type="spellStart"/>
      <w:r w:rsidRPr="001D33D5">
        <w:rPr>
          <w:rFonts w:ascii="Consolas" w:eastAsia="Times New Roman" w:hAnsi="Consolas" w:cs="Times New Roman"/>
          <w:color w:val="000000"/>
          <w:sz w:val="20"/>
          <w:szCs w:val="20"/>
        </w:rPr>
        <w:t>nn.Linear</w:t>
      </w:r>
      <w:proofErr w:type="spellEnd"/>
      <w:r w:rsidRPr="001D33D5">
        <w:rPr>
          <w:rFonts w:ascii="Consolas" w:eastAsia="Times New Roman" w:hAnsi="Consolas" w:cs="Times New Roman"/>
          <w:color w:val="000000"/>
          <w:sz w:val="20"/>
          <w:szCs w:val="20"/>
        </w:rPr>
        <w:t>(</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00"/>
          <w:sz w:val="20"/>
          <w:szCs w:val="20"/>
        </w:rPr>
        <w:t>forward</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00"/>
          <w:sz w:val="20"/>
          <w:szCs w:val="20"/>
        </w:rPr>
        <w:t>self</w:t>
      </w:r>
      <w:proofErr w:type="spellEnd"/>
      <w:r w:rsidRPr="001D33D5">
        <w:rPr>
          <w:rFonts w:ascii="Consolas" w:eastAsia="Times New Roman" w:hAnsi="Consolas" w:cs="Times New Roman"/>
          <w:color w:val="000000"/>
          <w:sz w:val="20"/>
          <w:szCs w:val="20"/>
        </w:rPr>
        <w:t>,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00"/>
          <w:sz w:val="20"/>
          <w:szCs w:val="20"/>
        </w:rPr>
        <w:t>F.relu</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w:t>
      </w:r>
      <w:proofErr w:type="spellEnd"/>
      <w:r w:rsidRPr="001D33D5">
        <w:rPr>
          <w:rFonts w:ascii="Consolas" w:eastAsia="Times New Roman" w:hAnsi="Consolas" w:cs="Times New Roman"/>
          <w:color w:val="000000"/>
          <w:sz w:val="20"/>
          <w:szCs w:val="20"/>
        </w:rPr>
        <w:t>(x)))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proofErr w:type="spellStart"/>
      <w:r w:rsidRPr="001D33D5">
        <w:rPr>
          <w:rFonts w:ascii="Consolas" w:eastAsia="Times New Roman" w:hAnsi="Consolas" w:cs="Times New Roman"/>
          <w:color w:val="000000"/>
          <w:sz w:val="20"/>
          <w:szCs w:val="20"/>
        </w:rPr>
        <w:t>torch.nn.functional.relu</w:t>
      </w:r>
      <w:proofErr w:type="spellEnd"/>
      <w:r w:rsidRPr="001D33D5">
        <w:rPr>
          <w:rFonts w:ascii="Consolas" w:eastAsia="Times New Roman" w:hAnsi="Consolas" w:cs="Times New Roman"/>
          <w:color w:val="000000"/>
          <w:sz w:val="20"/>
          <w:szCs w:val="20"/>
        </w:rPr>
        <w:t>(</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return</w:t>
      </w:r>
      <w:proofErr w:type="spellEnd"/>
      <w:r w:rsidRPr="001D33D5">
        <w:rPr>
          <w:rFonts w:ascii="Consolas" w:eastAsia="Times New Roman" w:hAnsi="Consolas" w:cs="Times New Roman"/>
          <w:color w:val="000000"/>
          <w:sz w:val="20"/>
          <w:szCs w:val="20"/>
        </w:rPr>
        <w:t> x</w:t>
      </w:r>
    </w:p>
    <w:p w14:paraId="1F72A5D6" w14:textId="22735BF4" w:rsidR="001D33D5" w:rsidRPr="001D33D5" w:rsidRDefault="008324D8" w:rsidP="008324D8">
      <w:pPr>
        <w:pStyle w:val="4Tekst"/>
        <w:spacing w:before="120"/>
        <w:jc w:val="center"/>
      </w:pPr>
      <w:bookmarkStart w:id="1578" w:name="_Toc82446327"/>
      <w:r>
        <w:t xml:space="preserve">Prikaz programskog </w:t>
      </w:r>
      <w:commentRangeStart w:id="1579"/>
      <w:r>
        <w:t>koda</w:t>
      </w:r>
      <w:commentRangeEnd w:id="1579"/>
      <w:r w:rsidR="00DB770D">
        <w:rPr>
          <w:rStyle w:val="CommentReference"/>
          <w:rFonts w:asciiTheme="minorHAnsi" w:eastAsiaTheme="minorHAnsi" w:hAnsiTheme="minorHAnsi"/>
          <w:spacing w:val="0"/>
        </w:rPr>
        <w:commentReference w:id="1579"/>
      </w:r>
      <w:r>
        <w:t xml:space="preserve"> </w:t>
      </w:r>
      <w:fldSimple w:instr=" SEQ Prikaz_programskog_koda \* ARABIC ">
        <w:r w:rsidR="00505A44">
          <w:rPr>
            <w:noProof/>
          </w:rPr>
          <w:t>1</w:t>
        </w:r>
      </w:fldSimple>
      <w:ins w:id="1580" w:author="Stjepan Salopek (ssalopek)" w:date="2021-09-09T15:01:00Z">
        <w:r w:rsidR="002F3835">
          <w:rPr>
            <w:noProof/>
          </w:rPr>
          <w:t>.</w:t>
        </w:r>
      </w:ins>
      <w:r>
        <w:t xml:space="preserve"> </w:t>
      </w:r>
      <w:del w:id="1581" w:author="Stjepan Salopek (ssalopek)" w:date="2021-09-09T16:31:00Z">
        <w:r w:rsidR="00910053" w:rsidDel="00710A41">
          <w:rPr>
            <w:noProof/>
          </w:rPr>
          <w:delText>–</w:delText>
        </w:r>
        <w:r w:rsidDel="00710A41">
          <w:delText xml:space="preserve"> </w:delText>
        </w:r>
      </w:del>
      <w:r>
        <w:t>Primjer klase neuronske mreže</w:t>
      </w:r>
      <w:bookmarkEnd w:id="1578"/>
    </w:p>
    <w:p w14:paraId="116A3A52" w14:textId="38AD9E83"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w:t>
      </w:r>
      <w:proofErr w:type="spellStart"/>
      <w:r w:rsidR="00AE2661">
        <w:t>nn.Module</w:t>
      </w:r>
      <w:proofErr w:type="spellEnd"/>
      <w:r w:rsidR="00AE2661">
        <w:t xml:space="preserve"> koji sadrži mnoge dijelove </w:t>
      </w:r>
      <w:r w:rsidR="00B56143">
        <w:t xml:space="preserve">ranije spomenute u radu koji se automatski odrađuju. Na primjer, klasa </w:t>
      </w:r>
      <w:r w:rsidR="00DE688B">
        <w:t xml:space="preserve">je </w:t>
      </w:r>
      <w:r w:rsidR="00B56143">
        <w:t xml:space="preserve">zadužena za rad </w:t>
      </w:r>
      <w:del w:id="1582" w:author="Stjepan Salopek (ssalopek)" w:date="2021-09-09T16:54:00Z">
        <w:r w:rsidR="00B56143" w:rsidDel="004167E9">
          <w:delText>unazadne propagacije</w:delText>
        </w:r>
      </w:del>
      <w:ins w:id="1583"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 xml:space="preserve">U konstruktoru klase definiraju se radnje i </w:t>
      </w:r>
      <w:proofErr w:type="spellStart"/>
      <w:r>
        <w:t>konvolucije</w:t>
      </w:r>
      <w:proofErr w:type="spellEnd"/>
      <w:r>
        <w:t xml:space="preserv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w:t>
      </w:r>
      <w:proofErr w:type="spellStart"/>
      <w:r>
        <w:t>forward</w:t>
      </w:r>
      <w:proofErr w:type="spellEnd"/>
      <w:r>
        <w:t>“ funkcija koja će predstavljati jedan prolazak jedne ulazne v</w:t>
      </w:r>
      <w:r w:rsidR="00D6094D">
        <w:t xml:space="preserve">rijednosti kroz mrežu. Ta funkcija poziva se u pozadini kada se </w:t>
      </w:r>
      <w:del w:id="1584" w:author="Stjepan Salopek (ssalopek)" w:date="2022-01-25T15:24:00Z">
        <w:r w:rsidR="00D6094D" w:rsidDel="0039088D">
          <w:delText>objektu klase</w:delText>
        </w:r>
      </w:del>
      <w:ins w:id="1585"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48AEFC38" w14:textId="786D758B" w:rsidR="00DE688B" w:rsidRDefault="00DE688B">
      <w:pPr>
        <w:rPr>
          <w:rFonts w:ascii="Times New Roman" w:eastAsiaTheme="minorEastAsia" w:hAnsi="Times New Roman"/>
          <w:spacing w:val="15"/>
          <w:sz w:val="24"/>
        </w:rPr>
      </w:pPr>
      <w:r>
        <w:br w:type="page"/>
      </w:r>
    </w:p>
    <w:p w14:paraId="5C39ACE5" w14:textId="7EAA4377" w:rsidR="00414285" w:rsidRDefault="0062607B" w:rsidP="001B1440">
      <w:pPr>
        <w:pStyle w:val="2Podnaslov"/>
      </w:pPr>
      <w:bookmarkStart w:id="1586" w:name="_Toc82446269"/>
      <w:r>
        <w:lastRenderedPageBreak/>
        <w:t>3.3</w:t>
      </w:r>
      <w:ins w:id="1587" w:author="Stjepan Salopek (ssalopek)" w:date="2021-09-09T15:01:00Z">
        <w:r w:rsidR="002F3835">
          <w:t>.</w:t>
        </w:r>
      </w:ins>
      <w:r>
        <w:t xml:space="preserve"> </w:t>
      </w:r>
      <w:r w:rsidR="00C35D6B">
        <w:t>Rad sa kreira</w:t>
      </w:r>
      <w:r w:rsidR="009A69A3">
        <w:t>nom neuronskom mrežom</w:t>
      </w:r>
      <w:bookmarkEnd w:id="1586"/>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torch.optim</w:t>
      </w:r>
      <w:proofErr w:type="spellEnd"/>
      <w:r w:rsidRPr="001D33D5">
        <w:rPr>
          <w:rFonts w:ascii="Consolas" w:eastAsia="Times New Roman" w:hAnsi="Consolas" w:cs="Times New Roman"/>
          <w:color w:val="000000"/>
          <w:sz w:val="21"/>
          <w:szCs w:val="21"/>
        </w:rPr>
        <w:t>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optim</w:t>
      </w:r>
      <w:proofErr w:type="spellEnd"/>
      <w:r w:rsidRPr="001D33D5">
        <w:rPr>
          <w:rFonts w:ascii="Consolas" w:eastAsia="Times New Roman" w:hAnsi="Consolas" w:cs="Times New Roman"/>
          <w:color w:val="000000"/>
          <w:sz w:val="21"/>
          <w:szCs w:val="21"/>
        </w:rPr>
        <w:t>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1D33D5">
        <w:rPr>
          <w:rFonts w:ascii="Consolas" w:eastAsia="Times New Roman" w:hAnsi="Consolas" w:cs="Times New Roman"/>
          <w:color w:val="000000"/>
          <w:sz w:val="21"/>
          <w:szCs w:val="21"/>
        </w:rPr>
        <w:t>criterion</w:t>
      </w:r>
      <w:proofErr w:type="spellEnd"/>
      <w:r w:rsidRPr="001D33D5">
        <w:rPr>
          <w:rFonts w:ascii="Consolas" w:eastAsia="Times New Roman" w:hAnsi="Consolas" w:cs="Times New Roman"/>
          <w:color w:val="000000"/>
          <w:sz w:val="21"/>
          <w:szCs w:val="21"/>
        </w:rPr>
        <w:t> = </w:t>
      </w:r>
      <w:proofErr w:type="spellStart"/>
      <w:r w:rsidRPr="001D33D5">
        <w:rPr>
          <w:rFonts w:ascii="Consolas" w:eastAsia="Times New Roman" w:hAnsi="Consolas" w:cs="Times New Roman"/>
          <w:color w:val="000000"/>
          <w:sz w:val="21"/>
          <w:szCs w:val="21"/>
        </w:rPr>
        <w:t>nn.CrossEntropyLoss</w:t>
      </w:r>
      <w:proofErr w:type="spellEnd"/>
      <w:r w:rsidRPr="001D33D5">
        <w:rPr>
          <w:rFonts w:ascii="Consolas" w:eastAsia="Times New Roman" w:hAnsi="Consolas" w:cs="Times New Roman"/>
          <w:color w:val="000000"/>
          <w:sz w:val="21"/>
          <w:szCs w:val="21"/>
        </w:rPr>
        <w:t>()</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1D33D5">
        <w:rPr>
          <w:rFonts w:ascii="Consolas" w:eastAsia="Times New Roman" w:hAnsi="Consolas" w:cs="Times New Roman"/>
          <w:color w:val="000000"/>
          <w:sz w:val="21"/>
          <w:szCs w:val="21"/>
        </w:rPr>
        <w:t>optimizer</w:t>
      </w:r>
      <w:proofErr w:type="spellEnd"/>
      <w:r w:rsidRPr="001D33D5">
        <w:rPr>
          <w:rFonts w:ascii="Consolas" w:eastAsia="Times New Roman" w:hAnsi="Consolas" w:cs="Times New Roman"/>
          <w:color w:val="000000"/>
          <w:sz w:val="21"/>
          <w:szCs w:val="21"/>
        </w:rPr>
        <w:t> = </w:t>
      </w:r>
      <w:proofErr w:type="spellStart"/>
      <w:r w:rsidRPr="001D33D5">
        <w:rPr>
          <w:rFonts w:ascii="Consolas" w:eastAsia="Times New Roman" w:hAnsi="Consolas" w:cs="Times New Roman"/>
          <w:color w:val="000000"/>
          <w:sz w:val="21"/>
          <w:szCs w:val="21"/>
        </w:rPr>
        <w:t>optim.SGD</w:t>
      </w:r>
      <w:proofErr w:type="spellEnd"/>
      <w:r w:rsidRPr="001D33D5">
        <w:rPr>
          <w:rFonts w:ascii="Consolas" w:eastAsia="Times New Roman" w:hAnsi="Consolas" w:cs="Times New Roman"/>
          <w:color w:val="000000"/>
          <w:sz w:val="21"/>
          <w:szCs w:val="21"/>
        </w:rPr>
        <w:t>(</w:t>
      </w:r>
      <w:proofErr w:type="spellStart"/>
      <w:r w:rsidRPr="001D33D5">
        <w:rPr>
          <w:rFonts w:ascii="Consolas" w:eastAsia="Times New Roman" w:hAnsi="Consolas" w:cs="Times New Roman"/>
          <w:color w:val="000000"/>
          <w:sz w:val="21"/>
          <w:szCs w:val="21"/>
        </w:rPr>
        <w:t>net.parameters</w:t>
      </w:r>
      <w:proofErr w:type="spellEnd"/>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lr</w:t>
      </w:r>
      <w:proofErr w:type="spellEnd"/>
      <w:r w:rsidRPr="001D33D5">
        <w:rPr>
          <w:rFonts w:ascii="Consolas" w:eastAsia="Times New Roman" w:hAnsi="Consolas" w:cs="Times New Roman"/>
          <w:color w:val="000000"/>
          <w:sz w:val="21"/>
          <w:szCs w:val="21"/>
        </w:rPr>
        <w:t>=</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momentum</w:t>
      </w:r>
      <w:proofErr w:type="spellEnd"/>
      <w:r w:rsidRPr="001D33D5">
        <w:rPr>
          <w:rFonts w:ascii="Consolas" w:eastAsia="Times New Roman" w:hAnsi="Consolas" w:cs="Times New Roman"/>
          <w:color w:val="000000"/>
          <w:sz w:val="21"/>
          <w:szCs w:val="21"/>
        </w:rPr>
        <w:t>=</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588" w:name="_Toc82446328"/>
      <w:r>
        <w:t xml:space="preserve">Prikaz programskog koda </w:t>
      </w:r>
      <w:fldSimple w:instr=" SEQ Prikaz_programskog_koda \* ARABIC ">
        <w:r w:rsidR="00505A44">
          <w:rPr>
            <w:noProof/>
          </w:rPr>
          <w:t>2</w:t>
        </w:r>
      </w:fldSimple>
      <w:ins w:id="1589" w:author="Stjepan Salopek (ssalopek)" w:date="2021-09-09T15:01:00Z">
        <w:r w:rsidR="002F3835">
          <w:rPr>
            <w:noProof/>
          </w:rPr>
          <w:t>.</w:t>
        </w:r>
      </w:ins>
      <w:r>
        <w:t xml:space="preserve"> </w:t>
      </w:r>
      <w:del w:id="1590" w:author="Stjepan Salopek (ssalopek)" w:date="2021-09-09T16:31:00Z">
        <w:r w:rsidDel="00710A41">
          <w:delText xml:space="preserve">– </w:delText>
        </w:r>
      </w:del>
      <w:r>
        <w:t>Primjer optimizacijske funkcije</w:t>
      </w:r>
      <w:bookmarkEnd w:id="1588"/>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591"/>
      <w:del w:id="1592" w:author="Stjepan Salopek (ssalopek)" w:date="2021-09-09T15:01:00Z">
        <w:r w:rsidR="007A24DC" w:rsidDel="002F3835">
          <w:delText>Stohastičn</w:delText>
        </w:r>
        <w:r w:rsidR="0054288D" w:rsidDel="002F3835">
          <w:delText xml:space="preserve">i </w:delText>
        </w:r>
      </w:del>
      <w:ins w:id="1593" w:author="Stjepan Salopek (ssalopek)" w:date="2021-09-09T15:01:00Z">
        <w:r w:rsidR="002F3835">
          <w:t xml:space="preserve">Stohastički </w:t>
        </w:r>
      </w:ins>
      <w:del w:id="1594" w:author="Stjepan Salopek (ssalopek)" w:date="2021-09-09T15:01:00Z">
        <w:r w:rsidR="0054288D" w:rsidDel="002F3835">
          <w:delText>Spust Gradijenata</w:delText>
        </w:r>
      </w:del>
      <w:commentRangeEnd w:id="1591"/>
      <w:proofErr w:type="spellStart"/>
      <w:ins w:id="1595" w:author="Stjepan Salopek (ssalopek)" w:date="2021-09-09T15:01:00Z">
        <w:r w:rsidR="002F3835">
          <w:t>gradijentalni</w:t>
        </w:r>
        <w:proofErr w:type="spellEnd"/>
        <w:r w:rsidR="002F3835">
          <w:t xml:space="preserve"> pad</w:t>
        </w:r>
      </w:ins>
      <w:r w:rsidR="004400BA">
        <w:rPr>
          <w:rStyle w:val="CommentReference"/>
          <w:rFonts w:asciiTheme="minorHAnsi" w:eastAsiaTheme="minorHAnsi" w:hAnsiTheme="minorHAnsi"/>
          <w:spacing w:val="0"/>
        </w:rPr>
        <w:commentReference w:id="1591"/>
      </w:r>
      <w:r w:rsidR="0054288D">
        <w:t xml:space="preserve"> (eng</w:t>
      </w:r>
      <w:ins w:id="1596" w:author="Stjepan Salopek (ssalopek)" w:date="2021-09-09T15:01:00Z">
        <w:r w:rsidR="002F3835">
          <w:t>l</w:t>
        </w:r>
      </w:ins>
      <w:r w:rsidR="0054288D">
        <w:t xml:space="preserve">. </w:t>
      </w:r>
      <w:proofErr w:type="spellStart"/>
      <w:r w:rsidR="0054288D">
        <w:rPr>
          <w:i/>
          <w:iCs/>
        </w:rPr>
        <w:t>Stochastic</w:t>
      </w:r>
      <w:proofErr w:type="spellEnd"/>
      <w:r w:rsidR="0054288D">
        <w:rPr>
          <w:i/>
          <w:iCs/>
        </w:rPr>
        <w:t xml:space="preserve"> </w:t>
      </w:r>
      <w:proofErr w:type="spellStart"/>
      <w:r w:rsidR="0054288D">
        <w:rPr>
          <w:i/>
          <w:iCs/>
        </w:rPr>
        <w:t>Gradient</w:t>
      </w:r>
      <w:proofErr w:type="spellEnd"/>
      <w:r w:rsidR="0054288D">
        <w:rPr>
          <w:i/>
          <w:iCs/>
        </w:rPr>
        <w:t xml:space="preserve"> </w:t>
      </w:r>
      <w:proofErr w:type="spellStart"/>
      <w:r w:rsidR="0054288D">
        <w:rPr>
          <w:i/>
          <w:iCs/>
        </w:rPr>
        <w:t>Descent</w:t>
      </w:r>
      <w:proofErr w:type="spellEnd"/>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597" w:author="Stjepan Salopek (ssalopek)" w:date="2021-09-09T15:02:00Z">
        <w:r w:rsidR="00F83E97" w:rsidDel="002F3835">
          <w:delText>unazadnoj propagaciji</w:delText>
        </w:r>
      </w:del>
      <w:ins w:id="1598"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599" w:author="Tin Kramberger (tkramberg)" w:date="2021-09-06T19:06:00Z">
              <w:rPr>
                <w:rFonts w:ascii="Cambria Math" w:hAnsi="Cambria Math"/>
              </w:rPr>
              <m:t>×</m:t>
            </w:ins>
          </m:r>
          <m:r>
            <w:del w:id="1600"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proofErr w:type="spellStart"/>
      <w:r w:rsidRPr="008324D8">
        <w:rPr>
          <w:rFonts w:ascii="Consolas" w:eastAsia="Times New Roman" w:hAnsi="Consolas" w:cs="Times New Roman"/>
          <w:color w:val="0000FF"/>
          <w:sz w:val="21"/>
          <w:szCs w:val="21"/>
        </w:rPr>
        <w:t>in</w:t>
      </w:r>
      <w:proofErr w:type="spellEnd"/>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range</w:t>
      </w:r>
      <w:proofErr w:type="spellEnd"/>
      <w:r w:rsidRPr="008324D8">
        <w:rPr>
          <w:rFonts w:ascii="Consolas" w:eastAsia="Times New Roman" w:hAnsi="Consolas" w:cs="Times New Roman"/>
          <w:color w:val="000000"/>
          <w:sz w:val="21"/>
          <w:szCs w:val="21"/>
        </w:rPr>
        <w:t>(</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01" w:author="Stjepan Salopek (ssalopek)" w:date="2021-09-09T15:03:00Z">
        <w:r w:rsidRPr="008324D8" w:rsidDel="00C94B37">
          <w:rPr>
            <w:rFonts w:ascii="Consolas" w:eastAsia="Times New Roman" w:hAnsi="Consolas" w:cs="Times New Roman"/>
            <w:color w:val="000000"/>
            <w:sz w:val="21"/>
            <w:szCs w:val="21"/>
          </w:rPr>
          <w:delText>index</w:delText>
        </w:r>
      </w:del>
      <w:ins w:id="1602"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proofErr w:type="spellStart"/>
      <w:r w:rsidRPr="008324D8">
        <w:rPr>
          <w:rFonts w:ascii="Consolas" w:eastAsia="Times New Roman" w:hAnsi="Consolas" w:cs="Times New Roman"/>
          <w:color w:val="0000FF"/>
          <w:sz w:val="21"/>
          <w:szCs w:val="21"/>
        </w:rPr>
        <w:t>in</w:t>
      </w:r>
      <w:proofErr w:type="spellEnd"/>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enumerate</w:t>
      </w:r>
      <w:proofErr w:type="spellEnd"/>
      <w:r w:rsidRPr="008324D8">
        <w:rPr>
          <w:rFonts w:ascii="Consolas" w:eastAsia="Times New Roman" w:hAnsi="Consolas" w:cs="Times New Roman"/>
          <w:color w:val="000000"/>
          <w:sz w:val="21"/>
          <w:szCs w:val="21"/>
        </w:rPr>
        <w:t>(</w:t>
      </w:r>
      <w:proofErr w:type="spellStart"/>
      <w:r w:rsidRPr="008324D8">
        <w:rPr>
          <w:rFonts w:ascii="Consolas" w:eastAsia="Times New Roman" w:hAnsi="Consolas" w:cs="Times New Roman"/>
          <w:color w:val="000000"/>
          <w:sz w:val="21"/>
          <w:szCs w:val="21"/>
        </w:rPr>
        <w:t>spremnik_podataka</w:t>
      </w:r>
      <w:proofErr w:type="spellEnd"/>
      <w:r w:rsidRPr="008324D8">
        <w:rPr>
          <w:rFonts w:ascii="Consolas" w:eastAsia="Times New Roman" w:hAnsi="Consolas" w:cs="Times New Roman"/>
          <w:color w:val="000000"/>
          <w:sz w:val="21"/>
          <w:szCs w:val="21"/>
        </w:rPr>
        <w:t>):</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w:t>
      </w:r>
      <w:proofErr w:type="spellStart"/>
      <w:r w:rsidRPr="008324D8">
        <w:rPr>
          <w:rFonts w:ascii="Consolas" w:eastAsia="Times New Roman" w:hAnsi="Consolas" w:cs="Times New Roman"/>
          <w:color w:val="008000"/>
          <w:sz w:val="21"/>
          <w:szCs w:val="21"/>
        </w:rPr>
        <w:t>Nuliranje</w:t>
      </w:r>
      <w:proofErr w:type="spellEnd"/>
      <w:r w:rsidRPr="008324D8">
        <w:rPr>
          <w:rFonts w:ascii="Consolas" w:eastAsia="Times New Roman" w:hAnsi="Consolas" w:cs="Times New Roman"/>
          <w:color w:val="008000"/>
          <w:sz w:val="21"/>
          <w:szCs w:val="21"/>
        </w:rPr>
        <w:t>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optimizer.zero_grad</w:t>
      </w:r>
      <w:proofErr w:type="spellEnd"/>
      <w:r w:rsidRPr="008324D8">
        <w:rPr>
          <w:rFonts w:ascii="Consolas" w:eastAsia="Times New Roman" w:hAnsi="Consolas" w:cs="Times New Roman"/>
          <w:color w:val="000000"/>
          <w:sz w:val="21"/>
          <w:szCs w:val="21"/>
        </w:rPr>
        <w:t>()</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w:t>
      </w:r>
      <w:proofErr w:type="spellStart"/>
      <w:r w:rsidRPr="008324D8">
        <w:rPr>
          <w:rFonts w:ascii="Consolas" w:eastAsia="Times New Roman" w:hAnsi="Consolas" w:cs="Times New Roman"/>
          <w:color w:val="000000"/>
          <w:sz w:val="21"/>
          <w:szCs w:val="21"/>
        </w:rPr>
        <w:t>mreza</w:t>
      </w:r>
      <w:proofErr w:type="spellEnd"/>
      <w:r w:rsidRPr="008324D8">
        <w:rPr>
          <w:rFonts w:ascii="Consolas" w:eastAsia="Times New Roman" w:hAnsi="Consolas" w:cs="Times New Roman"/>
          <w:color w:val="000000"/>
          <w:sz w:val="21"/>
          <w:szCs w:val="21"/>
        </w:rPr>
        <w:t>(podaci)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optimizer.step</w:t>
      </w:r>
      <w:proofErr w:type="spellEnd"/>
      <w:r w:rsidRPr="008324D8">
        <w:rPr>
          <w:rFonts w:ascii="Consolas" w:eastAsia="Times New Roman" w:hAnsi="Consolas" w:cs="Times New Roman"/>
          <w:color w:val="000000"/>
          <w:sz w:val="21"/>
          <w:szCs w:val="21"/>
        </w:rPr>
        <w:t>()</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03" w:name="_Toc82446329"/>
      <w:r>
        <w:t xml:space="preserve">Prikaz programskog koda </w:t>
      </w:r>
      <w:fldSimple w:instr=" SEQ Prikaz_programskog_koda \* ARABIC ">
        <w:r w:rsidR="00505A44">
          <w:rPr>
            <w:noProof/>
          </w:rPr>
          <w:t>3</w:t>
        </w:r>
      </w:fldSimple>
      <w:ins w:id="1604" w:author="Stjepan Salopek (ssalopek)" w:date="2021-09-09T15:03:00Z">
        <w:r w:rsidR="00C94B37">
          <w:rPr>
            <w:noProof/>
          </w:rPr>
          <w:t>.</w:t>
        </w:r>
      </w:ins>
      <w:r>
        <w:t xml:space="preserve"> </w:t>
      </w:r>
      <w:del w:id="1605" w:author="Stjepan Salopek (ssalopek)" w:date="2021-09-09T16:31:00Z">
        <w:r w:rsidDel="00710A41">
          <w:delText xml:space="preserve">– </w:delText>
        </w:r>
      </w:del>
      <w:r>
        <w:t>Pojednostavljeni prolazak kroz mrežu</w:t>
      </w:r>
      <w:bookmarkEnd w:id="1603"/>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06" w:author="Stjepan Salopek (ssalopek)" w:date="2022-01-25T15:25:00Z">
        <w:r w:rsidR="00AB0117" w:rsidDel="004902DA">
          <w:delText xml:space="preserve">dva </w:delText>
        </w:r>
      </w:del>
      <w:ins w:id="1607" w:author="Stjepan Salopek (ssalopek)" w:date="2022-01-25T15:25:00Z">
        <w:r w:rsidR="004902DA">
          <w:t>više</w:t>
        </w:r>
        <w:r w:rsidR="004902DA">
          <w:t xml:space="preserve"> </w:t>
        </w:r>
      </w:ins>
      <w:r w:rsidR="00AB0117">
        <w:t>puta</w:t>
      </w:r>
      <w:r w:rsidR="005709FC">
        <w:t xml:space="preserve"> u petlji</w:t>
      </w:r>
      <w:r w:rsidR="00AB0117">
        <w:t xml:space="preserve"> radi povećanja preciznosti </w:t>
      </w:r>
      <w:r w:rsidR="00471290">
        <w:t>neuronske mreže.</w:t>
      </w:r>
    </w:p>
    <w:p w14:paraId="1A47A3AF" w14:textId="77777777" w:rsidR="005709FC" w:rsidRDefault="005709FC" w:rsidP="00D155BA">
      <w:pPr>
        <w:pStyle w:val="4Tekst"/>
      </w:pPr>
    </w:p>
    <w:p w14:paraId="623EB529" w14:textId="77777777" w:rsidR="005709FC" w:rsidRDefault="005709FC">
      <w:pPr>
        <w:rPr>
          <w:rFonts w:ascii="Times New Roman" w:eastAsiaTheme="majorEastAsia" w:hAnsi="Times New Roman" w:cstheme="majorBidi"/>
          <w:sz w:val="26"/>
          <w:szCs w:val="26"/>
        </w:rPr>
      </w:pPr>
      <w:r>
        <w:br w:type="page"/>
      </w:r>
    </w:p>
    <w:p w14:paraId="20C7D8F6" w14:textId="63B461A6" w:rsidR="004F7C0A" w:rsidRDefault="0062607B" w:rsidP="001A46C0">
      <w:pPr>
        <w:pStyle w:val="2Podnaslov"/>
      </w:pPr>
      <w:bookmarkStart w:id="1608" w:name="_Toc82446270"/>
      <w:r>
        <w:lastRenderedPageBreak/>
        <w:t>3.4</w:t>
      </w:r>
      <w:ins w:id="1609" w:author="Stjepan Salopek (ssalopek)" w:date="2021-09-09T15:03:00Z">
        <w:r w:rsidR="00C94B37">
          <w:t>.</w:t>
        </w:r>
      </w:ins>
      <w:r>
        <w:t xml:space="preserve"> </w:t>
      </w:r>
      <w:r w:rsidR="001A46C0">
        <w:t>Rad i analiza rezultata</w:t>
      </w:r>
      <w:bookmarkEnd w:id="1608"/>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E11B56">
        <w:rPr>
          <w:rFonts w:ascii="Consolas" w:eastAsia="Times New Roman" w:hAnsi="Consolas" w:cs="Times New Roman"/>
          <w:color w:val="000000"/>
          <w:sz w:val="21"/>
          <w:szCs w:val="21"/>
        </w:rPr>
        <w:t>tocni</w:t>
      </w:r>
      <w:proofErr w:type="spellEnd"/>
      <w:r w:rsidRPr="00E11B56">
        <w:rPr>
          <w:rFonts w:ascii="Consolas" w:eastAsia="Times New Roman" w:hAnsi="Consolas" w:cs="Times New Roman"/>
          <w:color w:val="000000"/>
          <w:sz w:val="21"/>
          <w:szCs w:val="21"/>
        </w:rPr>
        <w:t>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proofErr w:type="spellStart"/>
      <w:r w:rsidRPr="00E11B56">
        <w:rPr>
          <w:rFonts w:ascii="Consolas" w:eastAsia="Times New Roman" w:hAnsi="Consolas" w:cs="Times New Roman"/>
          <w:color w:val="0000FF"/>
          <w:sz w:val="21"/>
          <w:szCs w:val="21"/>
        </w:rPr>
        <w:t>in</w:t>
      </w:r>
      <w:proofErr w:type="spellEnd"/>
      <w:r w:rsidRPr="00E11B56">
        <w:rPr>
          <w:rFonts w:ascii="Consolas" w:eastAsia="Times New Roman" w:hAnsi="Consolas" w:cs="Times New Roman"/>
          <w:color w:val="000000"/>
          <w:sz w:val="21"/>
          <w:szCs w:val="21"/>
        </w:rPr>
        <w:t> </w:t>
      </w:r>
      <w:proofErr w:type="spellStart"/>
      <w:r w:rsidRPr="00E11B56">
        <w:rPr>
          <w:rFonts w:ascii="Consolas" w:eastAsia="Times New Roman" w:hAnsi="Consolas" w:cs="Times New Roman"/>
          <w:color w:val="000000"/>
          <w:sz w:val="21"/>
          <w:szCs w:val="21"/>
        </w:rPr>
        <w:t>svi_podaci</w:t>
      </w:r>
      <w:proofErr w:type="spellEnd"/>
      <w:r w:rsidRPr="00E11B56">
        <w:rPr>
          <w:rFonts w:ascii="Consolas" w:eastAsia="Times New Roman" w:hAnsi="Consolas" w:cs="Times New Roman"/>
          <w:color w:val="000000"/>
          <w:sz w:val="21"/>
          <w:szCs w:val="21"/>
        </w:rPr>
        <w:t>:</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w:t>
      </w:r>
      <w:proofErr w:type="spellStart"/>
      <w:r w:rsidRPr="00E11B56">
        <w:rPr>
          <w:rFonts w:ascii="Consolas" w:eastAsia="Times New Roman" w:hAnsi="Consolas" w:cs="Times New Roman"/>
          <w:color w:val="000000"/>
          <w:sz w:val="21"/>
          <w:szCs w:val="21"/>
        </w:rPr>
        <w:t>mreza</w:t>
      </w:r>
      <w:proofErr w:type="spellEnd"/>
      <w:r w:rsidRPr="00E11B56">
        <w:rPr>
          <w:rFonts w:ascii="Consolas" w:eastAsia="Times New Roman" w:hAnsi="Consolas" w:cs="Times New Roman"/>
          <w:color w:val="000000"/>
          <w:sz w:val="21"/>
          <w:szCs w:val="21"/>
        </w:rPr>
        <w:t>(podaci)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w:t>
      </w:r>
      <w:proofErr w:type="spellStart"/>
      <w:r w:rsidRPr="00E11B56">
        <w:rPr>
          <w:rFonts w:ascii="Consolas" w:eastAsia="Times New Roman" w:hAnsi="Consolas" w:cs="Times New Roman"/>
          <w:color w:val="000000"/>
          <w:sz w:val="21"/>
          <w:szCs w:val="21"/>
        </w:rPr>
        <w:t>tocni</w:t>
      </w:r>
      <w:proofErr w:type="spellEnd"/>
      <w:r w:rsidRPr="00E11B56">
        <w:rPr>
          <w:rFonts w:ascii="Consolas" w:eastAsia="Times New Roman" w:hAnsi="Consolas" w:cs="Times New Roman"/>
          <w:color w:val="000000"/>
          <w:sz w:val="21"/>
          <w:szCs w:val="21"/>
        </w:rPr>
        <w:t>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10" w:name="_Toc82446330"/>
      <w:r>
        <w:t xml:space="preserve">Prikaz programskog koda </w:t>
      </w:r>
      <w:fldSimple w:instr=" SEQ Prikaz_programskog_koda \* ARABIC ">
        <w:r w:rsidR="00505A44">
          <w:rPr>
            <w:noProof/>
          </w:rPr>
          <w:t>4</w:t>
        </w:r>
      </w:fldSimple>
      <w:ins w:id="1611" w:author="Stjepan Salopek (ssalopek)" w:date="2021-09-09T15:03:00Z">
        <w:r w:rsidR="00C94B37">
          <w:rPr>
            <w:noProof/>
          </w:rPr>
          <w:t>.</w:t>
        </w:r>
      </w:ins>
      <w:r>
        <w:t xml:space="preserve"> </w:t>
      </w:r>
      <w:del w:id="1612" w:author="Stjepan Salopek (ssalopek)" w:date="2021-09-09T16:31:00Z">
        <w:r w:rsidR="00910053" w:rsidDel="00710A41">
          <w:rPr>
            <w:noProof/>
          </w:rPr>
          <w:delText>–</w:delText>
        </w:r>
        <w:r w:rsidDel="00710A41">
          <w:delText xml:space="preserve"> </w:delText>
        </w:r>
      </w:del>
      <w:r>
        <w:t>Računanje točnosti mreže</w:t>
      </w:r>
      <w:bookmarkEnd w:id="1610"/>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E9F63F1" w:rsidR="00E82A48" w:rsidRDefault="002D0973" w:rsidP="00E82A48">
      <w:pPr>
        <w:pStyle w:val="1Naslov"/>
      </w:pPr>
      <w:r>
        <w:br w:type="page"/>
      </w:r>
      <w:bookmarkStart w:id="1613" w:name="_Toc82446271"/>
      <w:r w:rsidR="00E82A48">
        <w:lastRenderedPageBreak/>
        <w:t>4</w:t>
      </w:r>
      <w:ins w:id="1614" w:author="Stjepan Salopek (ssalopek)" w:date="2021-09-09T15:03:00Z">
        <w:r w:rsidR="00C94B37">
          <w:t>.</w:t>
        </w:r>
      </w:ins>
      <w:r w:rsidR="00E82A48">
        <w:t xml:space="preserve"> PRAKTIČNI ZADATAK</w:t>
      </w:r>
      <w:bookmarkEnd w:id="1613"/>
    </w:p>
    <w:p w14:paraId="7B55D48C" w14:textId="183D7837" w:rsidR="00E82A48" w:rsidRDefault="00E82A48" w:rsidP="00E82A48">
      <w:pPr>
        <w:pStyle w:val="2Podnaslov"/>
      </w:pPr>
      <w:bookmarkStart w:id="1615" w:name="_Toc82446272"/>
      <w:r>
        <w:t>4.1</w:t>
      </w:r>
      <w:ins w:id="1616" w:author="Stjepan Salopek (ssalopek)" w:date="2021-09-09T15:03:00Z">
        <w:r w:rsidR="00C94B37">
          <w:t>.</w:t>
        </w:r>
      </w:ins>
      <w:r>
        <w:t xml:space="preserve"> Plan rada</w:t>
      </w:r>
      <w:bookmarkEnd w:id="1615"/>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4A5CCD80" w:rsidR="00AB7FD2" w:rsidRDefault="00AB7FD2" w:rsidP="00AB7FD2">
      <w:pPr>
        <w:pStyle w:val="2Podnaslov"/>
      </w:pPr>
      <w:bookmarkStart w:id="1617" w:name="_Toc82446273"/>
      <w:r>
        <w:t>4.2</w:t>
      </w:r>
      <w:ins w:id="1618" w:author="Stjepan Salopek (ssalopek)" w:date="2021-09-09T15:03:00Z">
        <w:r w:rsidR="00C94B37">
          <w:t>.</w:t>
        </w:r>
      </w:ins>
      <w:r>
        <w:t xml:space="preserve"> Postavljanje razvojnog okruženja</w:t>
      </w:r>
      <w:bookmarkEnd w:id="1617"/>
    </w:p>
    <w:p w14:paraId="32AE3937" w14:textId="77777777" w:rsidR="002A59EF" w:rsidRDefault="00735F4B" w:rsidP="002A59EF">
      <w:pPr>
        <w:pStyle w:val="4Tekst"/>
        <w:jc w:val="left"/>
      </w:pPr>
      <w:r>
        <w:t xml:space="preserve">Kompletan praktični dio rada odrađen je na Googleovoj platformi. Google </w:t>
      </w:r>
      <w:proofErr w:type="spellStart"/>
      <w:r>
        <w:t>Drive</w:t>
      </w:r>
      <w:proofErr w:type="spellEnd"/>
      <w:r>
        <w:t xml:space="preserve"> korišten je za pohranu podataka, a </w:t>
      </w:r>
      <w:proofErr w:type="spellStart"/>
      <w:r>
        <w:t>Colaboratory</w:t>
      </w:r>
      <w:proofErr w:type="spellEnd"/>
      <w:r>
        <w:t xml:space="preserve"> ili </w:t>
      </w:r>
      <w:proofErr w:type="spellStart"/>
      <w:r>
        <w:t>Colab</w:t>
      </w:r>
      <w:proofErr w:type="spellEnd"/>
      <w:r>
        <w:t xml:space="preserve">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19" w:name="_Toc94044609"/>
      <w:r>
        <w:t xml:space="preserve">Slika </w:t>
      </w:r>
      <w:fldSimple w:instr=" SEQ Slika \* ARABIC ">
        <w:r>
          <w:rPr>
            <w:noProof/>
          </w:rPr>
          <w:t>11</w:t>
        </w:r>
      </w:fldSimple>
      <w:r>
        <w:t xml:space="preserve">. Rad u </w:t>
      </w:r>
      <w:proofErr w:type="spellStart"/>
      <w:r>
        <w:t>Colaborytoryju</w:t>
      </w:r>
      <w:bookmarkEnd w:id="1619"/>
      <w:proofErr w:type="spellEnd"/>
    </w:p>
    <w:p w14:paraId="5B8A2DC2" w14:textId="3FC37BAB" w:rsidR="009B1A1C" w:rsidRDefault="00735F4B" w:rsidP="009812C5">
      <w:pPr>
        <w:pStyle w:val="4Tekst"/>
      </w:pPr>
      <w:proofErr w:type="spellStart"/>
      <w:r>
        <w:t>Colab</w:t>
      </w:r>
      <w:proofErr w:type="spellEnd"/>
      <w:r>
        <w:t xml:space="preserve"> pojednostavljuje rad jer ima funkcionalnosti poput uvoza Google </w:t>
      </w:r>
      <w:proofErr w:type="spellStart"/>
      <w:r>
        <w:t>Drivea</w:t>
      </w:r>
      <w:proofErr w:type="spellEnd"/>
      <w:r>
        <w:t xml:space="preserve"> direktno u Linux virtualnu mašinu na kojoj je pokrenuta </w:t>
      </w:r>
      <w:proofErr w:type="spellStart"/>
      <w:r>
        <w:t>Jupyter</w:t>
      </w:r>
      <w:proofErr w:type="spellEnd"/>
      <w:r>
        <w:t xml:space="preserve"> bilježnica. Također, mogu se direktno u</w:t>
      </w:r>
      <w:r w:rsidR="00745CD3">
        <w:t xml:space="preserve"> </w:t>
      </w:r>
      <w:r>
        <w:t>bilježnici pokretati naredbe ljuske što se pokazalo korisnim u analizi podataka.</w:t>
      </w:r>
    </w:p>
    <w:p w14:paraId="11CD3A83" w14:textId="2043AA52" w:rsidR="009B1A1C" w:rsidRDefault="009B1A1C" w:rsidP="009812C5">
      <w:pPr>
        <w:pStyle w:val="4Tekst"/>
      </w:pPr>
      <w:r>
        <w:t xml:space="preserve">Iako </w:t>
      </w:r>
      <w:proofErr w:type="spellStart"/>
      <w:r>
        <w:t>Colab</w:t>
      </w:r>
      <w:proofErr w:type="spellEnd"/>
      <w:r>
        <w:t xml:space="preserve"> omogućuje pristup grafičkim karticama,</w:t>
      </w:r>
      <w:r w:rsidR="00745CD3">
        <w:t xml:space="preserve"> vremenski su ograničene</w:t>
      </w:r>
      <w:r>
        <w:t>. Iz tog razloga obrada podatkovnog skupa odrađena je procesorskom snagom, a treniranje neuronske mreže preko grafičke kartice.</w:t>
      </w:r>
    </w:p>
    <w:p w14:paraId="1CF9F896" w14:textId="0795C761" w:rsidR="009B1A1C" w:rsidDel="00C94B37" w:rsidRDefault="009B1A1C" w:rsidP="009812C5">
      <w:pPr>
        <w:pStyle w:val="4Tekst"/>
        <w:rPr>
          <w:del w:id="1620" w:author="Stjepan Salopek (ssalopek)" w:date="2021-09-09T15:04:00Z"/>
        </w:rPr>
      </w:pPr>
    </w:p>
    <w:p w14:paraId="03D7EEB6" w14:textId="5DD4A993" w:rsidR="009B1A1C" w:rsidDel="00C94B37" w:rsidRDefault="009B1A1C" w:rsidP="009812C5">
      <w:pPr>
        <w:pStyle w:val="4Tekst"/>
        <w:rPr>
          <w:del w:id="1621" w:author="Stjepan Salopek (ssalopek)" w:date="2021-09-09T15:04:00Z"/>
        </w:rPr>
      </w:pPr>
    </w:p>
    <w:p w14:paraId="6691A666" w14:textId="216A949C" w:rsidR="009B1A1C" w:rsidDel="00C94B37" w:rsidRDefault="009B1A1C" w:rsidP="009812C5">
      <w:pPr>
        <w:pStyle w:val="4Tekst"/>
        <w:rPr>
          <w:del w:id="1622" w:author="Stjepan Salopek (ssalopek)" w:date="2021-09-09T15:04:00Z"/>
        </w:rPr>
      </w:pPr>
    </w:p>
    <w:p w14:paraId="112AF001" w14:textId="27F4446C" w:rsidR="009B1A1C" w:rsidRDefault="00784456" w:rsidP="00784456">
      <w:pPr>
        <w:pStyle w:val="2Podnaslov"/>
      </w:pPr>
      <w:bookmarkStart w:id="1623" w:name="_Toc82446274"/>
      <w:r>
        <w:t>4.3</w:t>
      </w:r>
      <w:ins w:id="1624" w:author="Stjepan Salopek (ssalopek)" w:date="2021-09-09T15:06:00Z">
        <w:r w:rsidR="00C94B37">
          <w:t>.</w:t>
        </w:r>
      </w:ins>
      <w:r>
        <w:t xml:space="preserve"> Preuzimanje podatkovnog skupa</w:t>
      </w:r>
      <w:bookmarkEnd w:id="1623"/>
    </w:p>
    <w:p w14:paraId="6A3BDCA6" w14:textId="3564B2F1" w:rsidR="0088087A" w:rsidRDefault="00784456" w:rsidP="009812C5">
      <w:pPr>
        <w:pStyle w:val="4Tekst"/>
      </w:pPr>
      <w:r>
        <w:t xml:space="preserve">Podatkovni skup preuzet je sa </w:t>
      </w:r>
      <w:proofErr w:type="spellStart"/>
      <w:r>
        <w:t>Kaggle</w:t>
      </w:r>
      <w:proofErr w:type="spellEnd"/>
      <w:r>
        <w:t xml:space="preserve"> stranice, a naziva se „</w:t>
      </w:r>
      <w:proofErr w:type="spellStart"/>
      <w:r>
        <w:t>Handwriting</w:t>
      </w:r>
      <w:proofErr w:type="spellEnd"/>
      <w:r>
        <w:t xml:space="preserve"> </w:t>
      </w:r>
      <w:proofErr w:type="spellStart"/>
      <w:r>
        <w:t>Recognition</w:t>
      </w:r>
      <w:proofErr w:type="spellEnd"/>
      <w:r>
        <w:t>“</w:t>
      </w:r>
      <w:del w:id="1625" w:author="Stjepan Salopek (ssalopek)" w:date="2021-09-09T15:06:00Z">
        <w:r w:rsidDel="00C94B37">
          <w:delText>.</w:delText>
        </w:r>
      </w:del>
      <w:r>
        <w:t xml:space="preserve"> </w:t>
      </w:r>
      <w:sdt>
        <w:sdtPr>
          <w:id w:val="-1238173086"/>
          <w:citation/>
        </w:sdtPr>
        <w:sdtEndPr/>
        <w:sdtContent>
          <w:r>
            <w:fldChar w:fldCharType="begin"/>
          </w:r>
          <w:r>
            <w:rPr>
              <w:lang w:val="en-US"/>
            </w:rPr>
            <w:instrText xml:space="preserve"> CITATION Han21 \l 1033 </w:instrText>
          </w:r>
          <w:r>
            <w:fldChar w:fldCharType="separate"/>
          </w:r>
          <w:r w:rsidRPr="00784456">
            <w:rPr>
              <w:noProof/>
              <w:lang w:val="en-US"/>
            </w:rPr>
            <w:t>[12]</w:t>
          </w:r>
          <w:r>
            <w:fldChar w:fldCharType="end"/>
          </w:r>
        </w:sdtContent>
      </w:sdt>
      <w:ins w:id="1626" w:author="Stjepan Salopek (ssalopek)" w:date="2021-09-09T15:06:00Z">
        <w:r w:rsidR="00C94B37">
          <w:t>.</w:t>
        </w:r>
      </w:ins>
      <w:r>
        <w:t xml:space="preserve"> Sastoji se od tri direktorija u kojima se nalaze slike s imenima za treniranje, testiranje i za validaciju. Za svaki od njih postoji i tablica koja govori koje ime se nalazi na određenoj slici. </w:t>
      </w:r>
      <w:r w:rsidR="0088087A">
        <w:t>Sveukupno se u skupu nalazi 400 tisuća slika te 140 tisuća različitih imena. Prilikom analize podatkovnog seta utvrđen</w:t>
      </w:r>
      <w:r w:rsidR="009E6F88">
        <w:t>i</w:t>
      </w:r>
      <w:r w:rsidR="0088087A">
        <w:t xml:space="preserve"> su elementi neprikladni za </w:t>
      </w:r>
      <w:r w:rsidR="009E6F88">
        <w:t>treniranje</w:t>
      </w:r>
      <w:r w:rsidR="0088087A">
        <w:t>. Na dvanaestoj slici može se uočiti da ime može sadržavati dodatni tekst, te da isti može biti pisan različitim stilovima.</w:t>
      </w:r>
    </w:p>
    <w:p w14:paraId="54215952" w14:textId="185ED62B" w:rsidR="0088087A" w:rsidDel="00C94B37" w:rsidRDefault="0088087A" w:rsidP="009812C5">
      <w:pPr>
        <w:pStyle w:val="4Tekst"/>
        <w:rPr>
          <w:del w:id="1627" w:author="Stjepan Salopek (ssalopek)" w:date="2021-09-09T15:07:00Z"/>
        </w:rPr>
      </w:pPr>
    </w:p>
    <w:p w14:paraId="45FD0063" w14:textId="7B00C31D" w:rsidR="0088087A" w:rsidDel="00C94B37" w:rsidRDefault="0088087A" w:rsidP="009812C5">
      <w:pPr>
        <w:pStyle w:val="4Tekst"/>
        <w:rPr>
          <w:del w:id="1628" w:author="Stjepan Salopek (ssalopek)" w:date="2021-09-09T15:07:00Z"/>
        </w:rPr>
      </w:pPr>
    </w:p>
    <w:p w14:paraId="3FFBBC2C" w14:textId="5752D6D3" w:rsidR="009E6F88" w:rsidRDefault="009E6F88" w:rsidP="009E6F88">
      <w:pPr>
        <w:pStyle w:val="2Podnaslov"/>
      </w:pPr>
      <w:bookmarkStart w:id="1629" w:name="_Toc82446276"/>
      <w:r>
        <w:t>4.4</w:t>
      </w:r>
      <w:ins w:id="1630" w:author="Stjepan Salopek (ssalopek)" w:date="2021-09-09T15:07:00Z">
        <w:r w:rsidR="00C94B37">
          <w:t>.</w:t>
        </w:r>
      </w:ins>
      <w:r>
        <w:t xml:space="preserve"> Priprema podatkovnog skupa</w:t>
      </w:r>
      <w:bookmarkEnd w:id="1629"/>
    </w:p>
    <w:p w14:paraId="7F227DEA" w14:textId="6D3C979B" w:rsidR="00405744" w:rsidRPr="00405744" w:rsidRDefault="00405744" w:rsidP="00405744">
      <w:pPr>
        <w:pStyle w:val="3PodnaslovMali"/>
      </w:pPr>
      <w:bookmarkStart w:id="1631" w:name="_Toc82446277"/>
      <w:r>
        <w:t>4.4.1</w:t>
      </w:r>
      <w:ins w:id="1632" w:author="Stjepan Salopek (ssalopek)" w:date="2021-09-09T15:07:00Z">
        <w:r w:rsidR="00C94B37">
          <w:t>.</w:t>
        </w:r>
      </w:ins>
      <w:r>
        <w:t xml:space="preserve"> </w:t>
      </w:r>
      <w:r w:rsidR="00742898">
        <w:t>Funkcija za obradu slike</w:t>
      </w:r>
      <w:bookmarkEnd w:id="1631"/>
    </w:p>
    <w:p w14:paraId="4DECDBD0" w14:textId="523A2D94" w:rsidR="00745CD3" w:rsidRDefault="009E6F88" w:rsidP="00745CD3">
      <w:pPr>
        <w:pStyle w:val="4Tekst"/>
      </w:pPr>
      <w:r>
        <w:t xml:space="preserve">Zbog nepravilnosti spomenutih u prethodnom odlomku </w:t>
      </w:r>
      <w:r w:rsidR="00742898">
        <w:t>i zbog toga što</w:t>
      </w:r>
      <w:r>
        <w:t xml:space="preserve"> nema mnogo slika za svako ime, </w:t>
      </w:r>
      <w:r w:rsidR="00405744">
        <w:t xml:space="preserve">skup je obrađen, a model je treniran po svakom slovu, a ne imenu. </w:t>
      </w:r>
      <w:r w:rsidR="00742898">
        <w:t>Prvi korak u obradi je bilo definiranje funkcije „</w:t>
      </w:r>
      <w:proofErr w:type="spellStart"/>
      <w:r w:rsidR="00742898">
        <w:t>prepare_img</w:t>
      </w:r>
      <w:proofErr w:type="spellEnd"/>
      <w:r w:rsidR="00742898">
        <w:t>“ za dohvat informacija.</w:t>
      </w:r>
      <w:r w:rsidR="00745CD3">
        <w:t xml:space="preserve"> U funkciji se pomoću „</w:t>
      </w:r>
      <w:proofErr w:type="spellStart"/>
      <w:r w:rsidR="00745CD3">
        <w:t>pytesseract</w:t>
      </w:r>
      <w:proofErr w:type="spellEnd"/>
      <w:r w:rsidR="00745CD3">
        <w:t>“ biblioteke i „</w:t>
      </w:r>
      <w:proofErr w:type="spellStart"/>
      <w:r w:rsidR="00745CD3">
        <w:t>tess.image_to_boxes</w:t>
      </w:r>
      <w:proofErr w:type="spellEnd"/>
      <w:r w:rsidR="00745CD3">
        <w:t>“ metode</w:t>
      </w:r>
      <w:r w:rsidR="00197D8B">
        <w:t xml:space="preserve"> dobiju koordinate svih slova sa slike.</w:t>
      </w:r>
    </w:p>
    <w:p w14:paraId="619565C9" w14:textId="484D0605" w:rsidR="00742898" w:rsidRDefault="00742898" w:rsidP="00745CD3">
      <w:pPr>
        <w:pStyle w:val="4Tekst"/>
      </w:pPr>
      <w:r>
        <w:br w:type="page"/>
      </w:r>
    </w:p>
    <w:p w14:paraId="3C776C0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FF"/>
          <w:sz w:val="21"/>
          <w:szCs w:val="21"/>
        </w:rPr>
        <w:lastRenderedPageBreak/>
        <w:t>def</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prepare_img</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name</w:t>
      </w:r>
      <w:proofErr w:type="spellEnd"/>
      <w:r w:rsidRPr="00742898">
        <w:rPr>
          <w:rFonts w:ascii="Consolas" w:eastAsia="Times New Roman" w:hAnsi="Consolas" w:cs="Times New Roman"/>
          <w:color w:val="000000"/>
          <w:sz w:val="21"/>
          <w:szCs w:val="21"/>
        </w:rPr>
        <w:t>):</w:t>
      </w:r>
    </w:p>
    <w:p w14:paraId="4C788CE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 = </w:t>
      </w:r>
      <w:r w:rsidRPr="00742898">
        <w:rPr>
          <w:rFonts w:ascii="Consolas" w:eastAsia="Times New Roman" w:hAnsi="Consolas" w:cs="Times New Roman"/>
          <w:color w:val="098658"/>
          <w:sz w:val="21"/>
          <w:szCs w:val="21"/>
        </w:rPr>
        <w:t>3</w:t>
      </w:r>
    </w:p>
    <w:p w14:paraId="47C3635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Image.open</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w:t>
      </w:r>
    </w:p>
    <w:p w14:paraId="2DC8165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pil_img = ImageOps.expand(pil_img, border=padding, fill=(</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w:t>
      </w:r>
    </w:p>
    <w:p w14:paraId="700DF7D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w:t>
      </w:r>
      <w:proofErr w:type="spellEnd"/>
      <w:r w:rsidRPr="00742898">
        <w:rPr>
          <w:rFonts w:ascii="Consolas" w:eastAsia="Times New Roman" w:hAnsi="Consolas" w:cs="Times New Roman"/>
          <w:color w:val="000000"/>
          <w:sz w:val="21"/>
          <w:szCs w:val="21"/>
        </w:rPr>
        <w:t> = []</w:t>
      </w:r>
    </w:p>
    <w:p w14:paraId="62EA1D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tess.image_to_boxes</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upper</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split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A31515"/>
          <w:sz w:val="21"/>
          <w:szCs w:val="21"/>
        </w:rPr>
        <w:t>"\n"</w:t>
      </w:r>
      <w:r w:rsidRPr="00742898">
        <w:rPr>
          <w:rFonts w:ascii="Consolas" w:eastAsia="Times New Roman" w:hAnsi="Consolas" w:cs="Times New Roman"/>
          <w:color w:val="000000"/>
          <w:sz w:val="21"/>
          <w:szCs w:val="21"/>
        </w:rPr>
        <w:t>)</w:t>
      </w:r>
    </w:p>
    <w:p w14:paraId="4A7766C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if</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len</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&gt; </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61AE3F5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74C02FF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w:t>
      </w:r>
    </w:p>
    <w:p w14:paraId="0BFDD8C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lett.split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A31515"/>
          <w:sz w:val="21"/>
          <w:szCs w:val="21"/>
        </w:rPr>
        <w:t>" "</w:t>
      </w:r>
      <w:r w:rsidRPr="00742898">
        <w:rPr>
          <w:rFonts w:ascii="Consolas" w:eastAsia="Times New Roman" w:hAnsi="Consolas" w:cs="Times New Roman"/>
          <w:color w:val="000000"/>
          <w:sz w:val="21"/>
          <w:szCs w:val="21"/>
        </w:rPr>
        <w:t>)</w:t>
      </w:r>
    </w:p>
    <w:p w14:paraId="2471F21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 = [ </w:t>
      </w:r>
      <w:proofErr w:type="spellStart"/>
      <w:r w:rsidRPr="00742898">
        <w:rPr>
          <w:rFonts w:ascii="Consolas" w:eastAsia="Times New Roman" w:hAnsi="Consolas" w:cs="Times New Roman"/>
          <w:color w:val="000000"/>
          <w:sz w:val="21"/>
          <w:szCs w:val="21"/>
        </w:rPr>
        <w:t>int</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4260D4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temp</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pil_img.height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17C1B69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pil_img.height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w:t>
      </w:r>
    </w:p>
    <w:p w14:paraId="7D8738D0"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temp</w:t>
      </w:r>
      <w:proofErr w:type="spellEnd"/>
    </w:p>
    <w:p w14:paraId="479B81F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x1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33D5CB0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y1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2BDBA84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x2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2</w:t>
      </w:r>
      <w:r w:rsidRPr="00742898">
        <w:rPr>
          <w:rFonts w:ascii="Consolas" w:eastAsia="Times New Roman" w:hAnsi="Consolas" w:cs="Times New Roman"/>
          <w:color w:val="000000"/>
          <w:sz w:val="21"/>
          <w:szCs w:val="21"/>
        </w:rPr>
        <w:t>]</w:t>
      </w:r>
    </w:p>
    <w:p w14:paraId="24D2D37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y2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w:t>
      </w:r>
    </w:p>
    <w:p w14:paraId="4706DD0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letters.append</w:t>
      </w:r>
      <w:proofErr w:type="spellEnd"/>
      <w:r w:rsidRPr="00742898">
        <w:rPr>
          <w:rFonts w:ascii="Consolas" w:eastAsia="Times New Roman" w:hAnsi="Consolas" w:cs="Times New Roman"/>
          <w:color w:val="000000"/>
          <w:sz w:val="21"/>
          <w:szCs w:val="21"/>
        </w:rPr>
        <w:t>({</w:t>
      </w:r>
    </w:p>
    <w:p w14:paraId="6D5B73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char</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685A659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image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pil_img.crop</w:t>
      </w:r>
      <w:proofErr w:type="spellEnd"/>
      <w:r w:rsidRPr="00742898">
        <w:rPr>
          <w:rFonts w:ascii="Consolas" w:eastAsia="Times New Roman" w:hAnsi="Consolas" w:cs="Times New Roman"/>
          <w:color w:val="000000"/>
          <w:sz w:val="21"/>
          <w:szCs w:val="21"/>
        </w:rPr>
        <w:t>((</w:t>
      </w:r>
    </w:p>
    <w:p w14:paraId="6EF802A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x1 -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3B89E43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y1 -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340499B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x2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2F8936B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y2 + </w:t>
      </w:r>
      <w:proofErr w:type="spellStart"/>
      <w:r w:rsidRPr="00742898">
        <w:rPr>
          <w:rFonts w:ascii="Consolas" w:eastAsia="Times New Roman" w:hAnsi="Consolas" w:cs="Times New Roman"/>
          <w:color w:val="000000"/>
          <w:sz w:val="21"/>
          <w:szCs w:val="21"/>
        </w:rPr>
        <w:t>padding</w:t>
      </w:r>
      <w:proofErr w:type="spellEnd"/>
    </w:p>
    <w:p w14:paraId="3E04669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49E088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coords</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(x1, y1, x2, y2)</w:t>
      </w:r>
    </w:p>
    <w:p w14:paraId="45E046B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48060CF6"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2B2C06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return</w:t>
      </w:r>
      <w:proofErr w:type="spellEnd"/>
      <w:r w:rsidRPr="00742898">
        <w:rPr>
          <w:rFonts w:ascii="Consolas" w:eastAsia="Times New Roman" w:hAnsi="Consolas" w:cs="Times New Roman"/>
          <w:color w:val="000000"/>
          <w:sz w:val="21"/>
          <w:szCs w:val="21"/>
        </w:rPr>
        <w:t> {</w:t>
      </w:r>
    </w:p>
    <w:p w14:paraId="5300FFE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path</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w:t>
      </w:r>
    </w:p>
    <w:p w14:paraId="686671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name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name</w:t>
      </w:r>
      <w:proofErr w:type="spellEnd"/>
      <w:r w:rsidRPr="00742898">
        <w:rPr>
          <w:rFonts w:ascii="Consolas" w:eastAsia="Times New Roman" w:hAnsi="Consolas" w:cs="Times New Roman"/>
          <w:color w:val="000000"/>
          <w:sz w:val="21"/>
          <w:szCs w:val="21"/>
        </w:rPr>
        <w:t>,</w:t>
      </w:r>
    </w:p>
    <w:p w14:paraId="3D0CC12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image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w:t>
      </w:r>
    </w:p>
    <w:p w14:paraId="2D5B4B3D"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letters</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w:t>
      </w:r>
      <w:proofErr w:type="spellEnd"/>
    </w:p>
    <w:p w14:paraId="72724FAA" w14:textId="2A515F88" w:rsidR="00742898" w:rsidRPr="00742898" w:rsidRDefault="00742898" w:rsidP="0074289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122AF17C" w14:textId="6356CAB4" w:rsidR="00742898" w:rsidRDefault="00742898" w:rsidP="00742898">
      <w:pPr>
        <w:pStyle w:val="4Tekst"/>
        <w:jc w:val="center"/>
      </w:pPr>
      <w:bookmarkStart w:id="1633" w:name="_Toc82446331"/>
      <w:r>
        <w:t xml:space="preserve">Prikaz programskog koda </w:t>
      </w:r>
      <w:fldSimple w:instr=" SEQ Prikaz_programskog_koda \* ARABIC ">
        <w:r w:rsidR="00505A44">
          <w:rPr>
            <w:noProof/>
          </w:rPr>
          <w:t>5</w:t>
        </w:r>
      </w:fldSimple>
      <w:ins w:id="1634" w:author="Stjepan Salopek (ssalopek)" w:date="2021-09-09T15:07:00Z">
        <w:r w:rsidR="00C94B37">
          <w:rPr>
            <w:noProof/>
          </w:rPr>
          <w:t>.</w:t>
        </w:r>
      </w:ins>
      <w:r>
        <w:t xml:space="preserve"> Funkcija "</w:t>
      </w:r>
      <w:proofErr w:type="spellStart"/>
      <w:r>
        <w:t>prepare_img</w:t>
      </w:r>
      <w:proofErr w:type="spellEnd"/>
      <w:r>
        <w:t>"</w:t>
      </w:r>
      <w:bookmarkEnd w:id="1633"/>
    </w:p>
    <w:p w14:paraId="312DDA49" w14:textId="77777777" w:rsidR="00742898" w:rsidRDefault="00742898">
      <w:pPr>
        <w:rPr>
          <w:rFonts w:ascii="Times New Roman" w:eastAsiaTheme="minorEastAsia" w:hAnsi="Times New Roman"/>
          <w:spacing w:val="15"/>
          <w:sz w:val="24"/>
        </w:rPr>
      </w:pPr>
      <w:r>
        <w:br w:type="page"/>
      </w:r>
    </w:p>
    <w:p w14:paraId="29E28D87" w14:textId="0F730477" w:rsidR="00877A4B" w:rsidRDefault="00877A4B" w:rsidP="00877A4B">
      <w:pPr>
        <w:pStyle w:val="3PodnaslovMali"/>
      </w:pPr>
      <w:bookmarkStart w:id="1635" w:name="_Toc82446278"/>
      <w:r>
        <w:lastRenderedPageBreak/>
        <w:t>4.4.2</w:t>
      </w:r>
      <w:ins w:id="1636" w:author="Stjepan Salopek (ssalopek)" w:date="2021-09-09T15:07:00Z">
        <w:r w:rsidR="00C94B37">
          <w:t>.</w:t>
        </w:r>
      </w:ins>
      <w:r>
        <w:t xml:space="preserve"> Filtriranje i konačna obrada</w:t>
      </w:r>
      <w:bookmarkEnd w:id="1635"/>
    </w:p>
    <w:p w14:paraId="6238F508" w14:textId="2B279DEE" w:rsidR="00742898" w:rsidRDefault="00742898" w:rsidP="00405744">
      <w:pPr>
        <w:pStyle w:val="4Tekst"/>
        <w:keepNext/>
      </w:pPr>
      <w:r>
        <w:t>Funkcija iz petog isječka programskog kôda vraća osnovne informacije o slici, na primjer koliko se u njoj nalazi slova te gdje se ta slova nalaze.</w:t>
      </w:r>
    </w:p>
    <w:p w14:paraId="4926E6F7" w14:textId="471BE009" w:rsidR="00742898" w:rsidRDefault="00742898" w:rsidP="00405744">
      <w:pPr>
        <w:pStyle w:val="4Tekst"/>
        <w:keepNext/>
      </w:pPr>
      <w:r>
        <w:t>Te informacije upotrijebljene su za obradu izvornog skupa podataka. Sve slike koje nisu sadržavale isključivo ime izbrisane su. Na primjeru iz trinaeste slike može se uočiti da je slika sa imenom „ENZO“ nestala u sljedećem koraku iz razloga što sadrži i tekst „PRENOM“.</w:t>
      </w:r>
    </w:p>
    <w:p w14:paraId="136E97FB" w14:textId="767F2366" w:rsidR="00742898" w:rsidRDefault="00742898" w:rsidP="00405744">
      <w:pPr>
        <w:pStyle w:val="4Tekst"/>
        <w:keepNext/>
      </w:pPr>
      <w:r>
        <w:t xml:space="preserve">Nadalje, </w:t>
      </w:r>
      <w:r w:rsidR="00877A4B">
        <w:t>pomoću spomenute funkcije slika je podijeljena na slova. Svako slovo spremljeno je kao zasebna datoteka</w:t>
      </w:r>
      <w:r w:rsidR="00B54DA9">
        <w:t>, a</w:t>
      </w:r>
      <w:r w:rsidR="00877A4B">
        <w:t xml:space="preserve"> </w:t>
      </w:r>
      <w:r w:rsidR="00B54DA9">
        <w:t>v</w:t>
      </w:r>
      <w:r w:rsidR="00877A4B">
        <w:t>rijednost slova pročitana je iz imena koje se nalazi u tablici. Na taj način podatkovni skup sa slikama imena pretvoren je u podatkovni skup slova.</w:t>
      </w:r>
    </w:p>
    <w:p w14:paraId="1D8B6FD2" w14:textId="79548E13" w:rsidR="00D42B44" w:rsidRDefault="00877A4B" w:rsidP="00D42B44">
      <w:pPr>
        <w:pStyle w:val="4Tekst"/>
        <w:keepNext/>
      </w:pPr>
      <w:r>
        <w:t>U konačnici, slova su podijeljena u direktorij za treniranje mreže te za provjeru mreže. Od svakog slova dvadeset posto nasumično odabranih slika premješteno je za provjeru, a ostatak za treniranje.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37" w:author="Stjepan Salopek (ssalopek)" w:date="2021-09-13T09:24:00Z"/>
        </w:rPr>
      </w:pPr>
      <w:bookmarkStart w:id="1638" w:name="_Toc82446279"/>
      <w:ins w:id="1639" w:author="Stjepan Salopek (ssalopek)" w:date="2021-09-13T09:24:00Z">
        <w:r>
          <w:lastRenderedPageBreak/>
          <w:t>4.5. Dizajniranje neuronske mreže</w:t>
        </w:r>
        <w:bookmarkEnd w:id="1638"/>
      </w:ins>
    </w:p>
    <w:p w14:paraId="6D54E2E3" w14:textId="23CBD967" w:rsidR="00314FE6" w:rsidRPr="000D0B70" w:rsidDel="00314FE6" w:rsidRDefault="002E789E" w:rsidP="00314FE6">
      <w:pPr>
        <w:pStyle w:val="4Tekst"/>
        <w:rPr>
          <w:del w:id="1640" w:author="Stjepan Salopek (ssalopek)" w:date="2021-09-13T10:36:00Z"/>
          <w:moveTo w:id="1641" w:author="Stjepan Salopek (ssalopek)" w:date="2021-09-13T10:36:00Z"/>
          <w:i/>
          <w:iCs/>
        </w:rPr>
      </w:pPr>
      <w:ins w:id="1642" w:author="Stjepan Salopek (ssalopek)" w:date="2021-09-13T09:39:00Z">
        <w:r>
          <w:t xml:space="preserve">Problem prepoznavanja teksta </w:t>
        </w:r>
      </w:ins>
      <w:ins w:id="1643" w:author="Stjepan Salopek (ssalopek)" w:date="2021-09-13T09:40:00Z">
        <w:r>
          <w:t>riješen je pomoću dvije neuronske mreže. Prva mreža naziva „</w:t>
        </w:r>
        <w:bookmarkStart w:id="1644" w:name="_Hlk82420003"/>
        <w:proofErr w:type="spellStart"/>
        <w:r w:rsidRPr="002E789E">
          <w:t>RecognitionNet</w:t>
        </w:r>
      </w:ins>
      <w:bookmarkEnd w:id="1644"/>
      <w:proofErr w:type="spellEnd"/>
      <w:ins w:id="1645" w:author="Stjepan Salopek (ssalopek)" w:date="2021-09-13T09:41:00Z">
        <w:r>
          <w:t xml:space="preserve">“ </w:t>
        </w:r>
      </w:ins>
      <w:ins w:id="1646" w:author="Stjepan Salopek (ssalopek)" w:date="2021-09-13T10:03:00Z">
        <w:r w:rsidR="002D3321">
          <w:t>predstavlja osnovni tip mreže, dok druga mreža naziva „</w:t>
        </w:r>
        <w:proofErr w:type="spellStart"/>
        <w:r w:rsidR="002D3321" w:rsidRPr="002D3321">
          <w:t>ConvolutionalNet</w:t>
        </w:r>
        <w:proofErr w:type="spellEnd"/>
        <w:r w:rsidR="002D3321">
          <w:t xml:space="preserve">“ </w:t>
        </w:r>
      </w:ins>
      <w:ins w:id="1647" w:author="Stjepan Salopek (ssalopek)" w:date="2021-09-13T10:06:00Z">
        <w:r w:rsidR="00D039A0">
          <w:t xml:space="preserve">sadrži </w:t>
        </w:r>
        <w:proofErr w:type="spellStart"/>
        <w:r w:rsidR="00D039A0">
          <w:t>konvolucije</w:t>
        </w:r>
        <w:proofErr w:type="spellEnd"/>
        <w:r w:rsidR="00D039A0">
          <w:t>.</w:t>
        </w:r>
      </w:ins>
      <w:ins w:id="1648" w:author="Stjepan Salopek (ssalopek)" w:date="2021-09-13T10:36:00Z">
        <w:r w:rsidR="00314FE6">
          <w:t xml:space="preserve"> </w:t>
        </w:r>
      </w:ins>
      <w:moveToRangeStart w:id="1649" w:author="Stjepan Salopek (ssalopek)" w:date="2021-09-13T10:36:00Z" w:name="move82421824"/>
      <w:moveTo w:id="1650" w:author="Stjepan Salopek (ssalopek)" w:date="2021-09-13T10:36:00Z">
        <w:del w:id="1651" w:author="Stjepan Salopek (ssalopek)" w:date="2021-09-13T10:37:00Z">
          <w:r w:rsidR="00314FE6" w:rsidDel="00314FE6">
            <w:delText xml:space="preserve">Osim toga, neuronska mreža a i neke druge klase mogu biti prebačene na grafičku karticu </w:delText>
          </w:r>
        </w:del>
      </w:moveTo>
      <w:ins w:id="1652" w:author="Stjepan Salopek (ssalopek)" w:date="2021-09-13T10:37:00Z">
        <w:r w:rsidR="00314FE6">
          <w:t>Neuronske mreže i drugi objekti vezani za treniranje su prebačeni na grafičku karticu pozivanjem funkcije</w:t>
        </w:r>
      </w:ins>
      <w:moveTo w:id="1653" w:author="Stjepan Salopek (ssalopek)" w:date="2021-09-13T10:36:00Z">
        <w:del w:id="1654" w:author="Stjepan Salopek (ssalopek)" w:date="2021-09-13T10:37:00Z">
          <w:r w:rsidR="00314FE6" w:rsidDel="00314FE6">
            <w:delText xml:space="preserve">ukoliko je ista dostupna. To se čini pozivanjem naredbe </w:delText>
          </w:r>
        </w:del>
      </w:moveTo>
      <w:ins w:id="1655" w:author="Stjepan Salopek (ssalopek)" w:date="2021-09-13T10:37:00Z">
        <w:r w:rsidR="00314FE6">
          <w:t xml:space="preserve"> </w:t>
        </w:r>
      </w:ins>
      <w:moveTo w:id="1656" w:author="Stjepan Salopek (ssalopek)" w:date="2021-09-13T10:36:00Z">
        <w:r w:rsidR="00314FE6">
          <w:t>„.to(</w:t>
        </w:r>
        <w:proofErr w:type="spellStart"/>
        <w:r w:rsidR="00314FE6">
          <w:t>device</w:t>
        </w:r>
        <w:proofErr w:type="spellEnd"/>
        <w:r w:rsidR="00314FE6">
          <w:t>=</w:t>
        </w:r>
        <w:proofErr w:type="spellStart"/>
        <w:r w:rsidR="00314FE6">
          <w:t>torch.device</w:t>
        </w:r>
        <w:proofErr w:type="spellEnd"/>
        <w:r w:rsidR="00314FE6">
          <w:t>('</w:t>
        </w:r>
        <w:proofErr w:type="spellStart"/>
        <w:r w:rsidR="00314FE6">
          <w:t>cuda</w:t>
        </w:r>
        <w:proofErr w:type="spellEnd"/>
        <w:r w:rsidR="00314FE6">
          <w:t>'))“</w:t>
        </w:r>
      </w:moveTo>
      <w:ins w:id="1657" w:author="Stjepan Salopek (ssalopek)" w:date="2021-09-13T10:37:00Z">
        <w:r w:rsidR="00314FE6">
          <w:t xml:space="preserve"> nad objek</w:t>
        </w:r>
      </w:ins>
      <w:ins w:id="1658" w:author="Stjepan Salopek (ssalopek)" w:date="2021-09-13T10:38:00Z">
        <w:r w:rsidR="00314FE6">
          <w:t>tom</w:t>
        </w:r>
      </w:ins>
      <w:moveTo w:id="1659" w:author="Stjepan Salopek (ssalopek)" w:date="2021-09-13T10:36:00Z">
        <w:r w:rsidR="00314FE6">
          <w:t>.</w:t>
        </w:r>
      </w:moveTo>
    </w:p>
    <w:moveToRangeEnd w:id="1649"/>
    <w:p w14:paraId="2E29A169" w14:textId="6C910A5C" w:rsidR="00D039A0" w:rsidRDefault="00D039A0" w:rsidP="002E789E">
      <w:pPr>
        <w:pStyle w:val="4Tekst"/>
        <w:rPr>
          <w:ins w:id="1660" w:author="Stjepan Salopek (ssalopek)" w:date="2021-09-13T10:06:00Z"/>
        </w:rPr>
      </w:pPr>
    </w:p>
    <w:p w14:paraId="41F8DC80" w14:textId="77777777" w:rsidR="00D039A0" w:rsidRDefault="00D039A0" w:rsidP="00D039A0">
      <w:pPr>
        <w:pStyle w:val="3PodnaslovMali"/>
        <w:rPr>
          <w:ins w:id="1661" w:author="Stjepan Salopek (ssalopek)" w:date="2021-09-13T10:06:00Z"/>
        </w:rPr>
      </w:pPr>
      <w:bookmarkStart w:id="1662" w:name="_Toc82446280"/>
      <w:ins w:id="1663" w:author="Stjepan Salopek (ssalopek)" w:date="2021-09-13T10:06:00Z">
        <w:r>
          <w:t xml:space="preserve">4.5.1. </w:t>
        </w:r>
        <w:proofErr w:type="spellStart"/>
        <w:r w:rsidRPr="00D039A0">
          <w:t>RecognitionNet</w:t>
        </w:r>
        <w:bookmarkEnd w:id="1662"/>
        <w:proofErr w:type="spellEnd"/>
      </w:ins>
    </w:p>
    <w:p w14:paraId="33822F35" w14:textId="527F5288" w:rsidR="00AF0EF1" w:rsidDel="00D039A0" w:rsidRDefault="00B54DA9">
      <w:pPr>
        <w:pStyle w:val="4Tekst"/>
        <w:rPr>
          <w:del w:id="1664" w:author="Stjepan Salopek (ssalopek)" w:date="2021-09-13T10:06:00Z"/>
        </w:rPr>
        <w:pPrChange w:id="1665" w:author="Stjepan Salopek (ssalopek)" w:date="2021-09-13T10:07:00Z">
          <w:pPr>
            <w:pStyle w:val="2Podnaslov"/>
          </w:pPr>
        </w:pPrChange>
      </w:pPr>
      <w:del w:id="1666" w:author="Stjepan Salopek (ssalopek)" w:date="2021-09-13T10:06:00Z">
        <w:r w:rsidDel="00D039A0">
          <w:delText>4.5 Dizajniranje neuronske mreže</w:delText>
        </w:r>
      </w:del>
    </w:p>
    <w:p w14:paraId="467669E1" w14:textId="3F7E1D1F" w:rsidR="00AF0EF1" w:rsidRDefault="000D0B70">
      <w:pPr>
        <w:pStyle w:val="4Tekst"/>
      </w:pPr>
      <w:del w:id="1667" w:author="Stjepan Salopek (ssalopek)" w:date="2021-09-13T10:07:00Z">
        <w:r w:rsidDel="00D039A0">
          <w:delText xml:space="preserve">Korištena </w:delText>
        </w:r>
      </w:del>
      <w:ins w:id="1668" w:author="Stjepan Salopek (ssalopek)" w:date="2021-09-13T10:07:00Z">
        <w:r w:rsidR="00D039A0">
          <w:t xml:space="preserve">Prva </w:t>
        </w:r>
      </w:ins>
      <w:r>
        <w:t xml:space="preserve">neuronska mreža sastoji se </w:t>
      </w:r>
      <w:del w:id="1669" w:author="Stjepan Salopek (ssalopek)" w:date="2021-09-13T10:31:00Z">
        <w:r w:rsidDel="00314FE6">
          <w:delText xml:space="preserve">tri </w:delText>
        </w:r>
      </w:del>
      <w:ins w:id="1670" w:author="Stjepan Salopek (ssalopek)" w:date="2021-09-13T10:31:00Z">
        <w:r w:rsidR="00314FE6">
          <w:t xml:space="preserve">četiri </w:t>
        </w:r>
      </w:ins>
      <w:r>
        <w:t xml:space="preserve">linearna sloja između kojih se nalaze </w:t>
      </w:r>
      <w:del w:id="1671" w:author="Stjepan Salopek (ssalopek)" w:date="2021-09-13T13:12:00Z">
        <w:r w:rsidDel="00505A44">
          <w:delText xml:space="preserve">dvije </w:delText>
        </w:r>
      </w:del>
      <w:r>
        <w:t xml:space="preserve">aktivacijske funkcije naziva </w:t>
      </w:r>
      <w:ins w:id="1672" w:author="Stjepan Salopek (ssalopek)" w:date="2021-09-13T15:18:00Z">
        <w:r w:rsidR="00E25CB1">
          <w:t>„</w:t>
        </w:r>
      </w:ins>
      <w:proofErr w:type="spellStart"/>
      <w:r>
        <w:t>ReLU</w:t>
      </w:r>
      <w:proofErr w:type="spellEnd"/>
      <w:ins w:id="1673" w:author="Stjepan Salopek (ssalopek)" w:date="2021-09-13T15:18:00Z">
        <w:r w:rsidR="00E25CB1">
          <w:t>“</w:t>
        </w:r>
      </w:ins>
      <w:r>
        <w:t xml:space="preserve"> (eng</w:t>
      </w:r>
      <w:ins w:id="1674" w:author="Stjepan Salopek (ssalopek)" w:date="2021-09-09T15:09:00Z">
        <w:r w:rsidR="00C94B37">
          <w:t>l</w:t>
        </w:r>
      </w:ins>
      <w:r>
        <w:t xml:space="preserve">. </w:t>
      </w:r>
      <w:proofErr w:type="spellStart"/>
      <w:r w:rsidRPr="000D0B70">
        <w:rPr>
          <w:i/>
          <w:iCs/>
        </w:rPr>
        <w:t>Rectified</w:t>
      </w:r>
      <w:proofErr w:type="spellEnd"/>
      <w:r w:rsidRPr="000D0B70">
        <w:rPr>
          <w:i/>
          <w:iCs/>
        </w:rPr>
        <w:t xml:space="preserve"> </w:t>
      </w:r>
      <w:proofErr w:type="spellStart"/>
      <w:r w:rsidRPr="000D0B70">
        <w:rPr>
          <w:i/>
          <w:iCs/>
        </w:rPr>
        <w:t>Linear</w:t>
      </w:r>
      <w:proofErr w:type="spellEnd"/>
      <w:r w:rsidRPr="000D0B70">
        <w:rPr>
          <w:i/>
          <w:iCs/>
        </w:rPr>
        <w:t xml:space="preserve"> </w:t>
      </w:r>
      <w:proofErr w:type="spellStart"/>
      <w:r w:rsidRPr="000D0B70">
        <w:rPr>
          <w:i/>
          <w:iCs/>
        </w:rPr>
        <w:t>Unit</w:t>
      </w:r>
      <w:proofErr w:type="spellEnd"/>
      <w:r>
        <w:t xml:space="preserve">) opisane formulom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sidR="009C7F1B">
        <w:t xml:space="preserve">. </w:t>
      </w:r>
      <w:ins w:id="1675" w:author="Stjepan Salopek (ssalopek)" w:date="2021-09-13T15:18:00Z">
        <w:r w:rsidR="00E25CB1">
          <w:t>„</w:t>
        </w:r>
      </w:ins>
      <w:proofErr w:type="spellStart"/>
      <w:r w:rsidR="009C7F1B">
        <w:t>ReLU</w:t>
      </w:r>
      <w:proofErr w:type="spellEnd"/>
      <w:ins w:id="1676" w:author="Stjepan Salopek (ssalopek)" w:date="2021-09-13T15:18:00Z">
        <w:r w:rsidR="00E25CB1">
          <w:t>“</w:t>
        </w:r>
      </w:ins>
      <w:r w:rsidR="009C7F1B">
        <w:t xml:space="preserve"> je odabran radi brzine izvedbe i zbog male šanse za nastanak problema nestajućeg gradijenta</w:t>
      </w:r>
      <w:r>
        <w:t xml:space="preserve">. </w:t>
      </w:r>
      <w:r w:rsidR="009C7F1B">
        <w:t xml:space="preserve">Mreža se sastoji </w:t>
      </w:r>
      <w:r>
        <w:t xml:space="preserve">od </w:t>
      </w:r>
      <w:del w:id="1677" w:author="Stjepan Salopek (ssalopek)" w:date="2021-09-13T10:08:00Z">
        <w:r w:rsidR="00E11A69" w:rsidDel="00D039A0">
          <w:delText xml:space="preserve">784 </w:delText>
        </w:r>
      </w:del>
      <w:ins w:id="1678" w:author="Stjepan Salopek (ssalopek)" w:date="2021-09-13T10:08:00Z">
        <w:r w:rsidR="00D039A0">
          <w:t xml:space="preserve">1024 </w:t>
        </w:r>
      </w:ins>
      <w:r w:rsidR="00E11A69">
        <w:t xml:space="preserve">ulaznih vrijednosti koje označavaju sliku dimenzija </w:t>
      </w:r>
      <w:del w:id="1679" w:author="Stjepan Salopek (ssalopek)" w:date="2021-09-13T10:12:00Z">
        <w:r w:rsidR="00E11A69" w:rsidDel="00D039A0">
          <w:delText xml:space="preserve">28x28 </w:delText>
        </w:r>
      </w:del>
      <w:ins w:id="1680" w:author="Stjepan Salopek (ssalopek)" w:date="2021-09-13T10:12:00Z">
        <w:r w:rsidR="00D039A0">
          <w:t>32x32</w:t>
        </w:r>
      </w:ins>
      <w:ins w:id="1681" w:author="Stjepan Salopek (ssalopek)" w:date="2021-09-13T10:32:00Z">
        <w:r w:rsidR="00314FE6">
          <w:t>, dva skrivena sloja od 12</w:t>
        </w:r>
      </w:ins>
      <w:ins w:id="1682" w:author="Stjepan Salopek (ssalopek)" w:date="2021-09-13T10:33:00Z">
        <w:r w:rsidR="00314FE6">
          <w:t>8 i 64 neurona,</w:t>
        </w:r>
      </w:ins>
      <w:ins w:id="1683" w:author="Stjepan Salopek (ssalopek)" w:date="2021-09-13T10:12:00Z">
        <w:r w:rsidR="00D039A0">
          <w:t xml:space="preserve"> </w:t>
        </w:r>
      </w:ins>
      <w:r w:rsidR="00E11A69">
        <w:t>te 26 izlaznih za svako slovo engleske abecede. Za implementaciju u Pythonu korištena je „</w:t>
      </w:r>
      <w:proofErr w:type="spellStart"/>
      <w:r w:rsidR="00E11A69">
        <w:t>torch.nn</w:t>
      </w:r>
      <w:proofErr w:type="spellEnd"/>
      <w:r w:rsidR="00E11A69">
        <w:t>“ biblioteka.</w:t>
      </w:r>
    </w:p>
    <w:p w14:paraId="1F65B9B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commentRangeStart w:id="1684"/>
      <w:proofErr w:type="spellStart"/>
      <w:r w:rsidRPr="00E11A69">
        <w:rPr>
          <w:rFonts w:ascii="Courier New" w:eastAsia="Times New Roman" w:hAnsi="Courier New" w:cs="Courier New"/>
          <w:color w:val="0000FF"/>
          <w:sz w:val="21"/>
          <w:szCs w:val="21"/>
        </w:rPr>
        <w:t>class</w:t>
      </w:r>
      <w:proofErr w:type="spellEnd"/>
      <w:r w:rsidRPr="00E11A69">
        <w:rPr>
          <w:rFonts w:ascii="Courier New" w:eastAsia="Times New Roman" w:hAnsi="Courier New" w:cs="Courier New"/>
          <w:color w:val="000000"/>
          <w:sz w:val="21"/>
          <w:szCs w:val="21"/>
        </w:rPr>
        <w:t> </w:t>
      </w:r>
      <w:bookmarkStart w:id="1685" w:name="_Hlk82430906"/>
      <w:proofErr w:type="spellStart"/>
      <w:r w:rsidRPr="00E11A69">
        <w:rPr>
          <w:rFonts w:ascii="Courier New" w:eastAsia="Times New Roman" w:hAnsi="Courier New" w:cs="Courier New"/>
          <w:color w:val="267F99"/>
          <w:sz w:val="21"/>
          <w:szCs w:val="21"/>
        </w:rPr>
        <w:t>RecognitionNet</w:t>
      </w:r>
      <w:bookmarkEnd w:id="1685"/>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267F99"/>
          <w:sz w:val="21"/>
          <w:szCs w:val="21"/>
        </w:rPr>
        <w:t>nn</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267F99"/>
          <w:sz w:val="21"/>
          <w:szCs w:val="21"/>
        </w:rPr>
        <w:t>Module</w:t>
      </w:r>
      <w:proofErr w:type="spellEnd"/>
      <w:r w:rsidRPr="00E11A69">
        <w:rPr>
          <w:rFonts w:ascii="Courier New" w:eastAsia="Times New Roman" w:hAnsi="Courier New" w:cs="Courier New"/>
          <w:color w:val="000000"/>
          <w:sz w:val="21"/>
          <w:szCs w:val="21"/>
        </w:rPr>
        <w:t>):</w:t>
      </w:r>
    </w:p>
    <w:p w14:paraId="1C92D9E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
    <w:p w14:paraId="48BD6740"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795E26"/>
          <w:sz w:val="21"/>
          <w:szCs w:val="21"/>
        </w:rPr>
        <w:t>__</w:t>
      </w:r>
      <w:proofErr w:type="spellStart"/>
      <w:r w:rsidRPr="00E11A69">
        <w:rPr>
          <w:rFonts w:ascii="Courier New" w:eastAsia="Times New Roman" w:hAnsi="Courier New" w:cs="Courier New"/>
          <w:color w:val="795E26"/>
          <w:sz w:val="21"/>
          <w:szCs w:val="21"/>
        </w:rPr>
        <w:t>init</w:t>
      </w:r>
      <w:proofErr w:type="spellEnd"/>
      <w:r w:rsidRPr="00E11A69">
        <w:rPr>
          <w:rFonts w:ascii="Courier New" w:eastAsia="Times New Roman" w:hAnsi="Courier New" w:cs="Courier New"/>
          <w:color w:val="795E26"/>
          <w:sz w:val="21"/>
          <w:szCs w:val="21"/>
        </w:rPr>
        <w:t>__</w:t>
      </w:r>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input_size</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output_size</w:t>
      </w:r>
      <w:proofErr w:type="spellEnd"/>
      <w:r w:rsidRPr="00E11A69">
        <w:rPr>
          <w:rFonts w:ascii="Courier New" w:eastAsia="Times New Roman" w:hAnsi="Courier New" w:cs="Courier New"/>
          <w:color w:val="000000"/>
          <w:sz w:val="21"/>
          <w:szCs w:val="21"/>
        </w:rPr>
        <w:t>):</w:t>
      </w:r>
    </w:p>
    <w:p w14:paraId="252EEC47"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super(</w:t>
      </w:r>
      <w:proofErr w:type="spellStart"/>
      <w:r w:rsidRPr="00E11A69">
        <w:rPr>
          <w:rFonts w:ascii="Courier New" w:eastAsia="Times New Roman" w:hAnsi="Courier New" w:cs="Courier New"/>
          <w:color w:val="000000"/>
          <w:sz w:val="21"/>
          <w:szCs w:val="21"/>
        </w:rPr>
        <w:t>RecognitionNet</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795E26"/>
          <w:sz w:val="21"/>
          <w:szCs w:val="21"/>
        </w:rPr>
        <w:t>__</w:t>
      </w:r>
      <w:proofErr w:type="spellStart"/>
      <w:r w:rsidRPr="00E11A69">
        <w:rPr>
          <w:rFonts w:ascii="Courier New" w:eastAsia="Times New Roman" w:hAnsi="Courier New" w:cs="Courier New"/>
          <w:color w:val="795E26"/>
          <w:sz w:val="21"/>
          <w:szCs w:val="21"/>
        </w:rPr>
        <w:t>init</w:t>
      </w:r>
      <w:proofErr w:type="spellEnd"/>
      <w:r w:rsidRPr="00E11A69">
        <w:rPr>
          <w:rFonts w:ascii="Courier New" w:eastAsia="Times New Roman" w:hAnsi="Courier New" w:cs="Courier New"/>
          <w:color w:val="795E26"/>
          <w:sz w:val="21"/>
          <w:szCs w:val="21"/>
        </w:rPr>
        <w:t>__</w:t>
      </w:r>
      <w:r w:rsidRPr="00E11A69">
        <w:rPr>
          <w:rFonts w:ascii="Courier New" w:eastAsia="Times New Roman" w:hAnsi="Courier New" w:cs="Courier New"/>
          <w:color w:val="000000"/>
          <w:sz w:val="21"/>
          <w:szCs w:val="21"/>
        </w:rPr>
        <w:t>()</w:t>
      </w:r>
    </w:p>
    <w:p w14:paraId="142B141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w:t>
      </w:r>
      <w:proofErr w:type="spellEnd"/>
      <w:r w:rsidRPr="00E11A69">
        <w:rPr>
          <w:rFonts w:ascii="Courier New" w:eastAsia="Times New Roman" w:hAnsi="Courier New" w:cs="Courier New"/>
          <w:color w:val="000000"/>
          <w:sz w:val="21"/>
          <w:szCs w:val="21"/>
        </w:rPr>
        <w:t> = </w:t>
      </w:r>
      <w:proofErr w:type="spellStart"/>
      <w:r w:rsidRPr="00E11A69">
        <w:rPr>
          <w:rFonts w:ascii="Courier New" w:eastAsia="Times New Roman" w:hAnsi="Courier New" w:cs="Courier New"/>
          <w:color w:val="000000"/>
          <w:sz w:val="21"/>
          <w:szCs w:val="21"/>
        </w:rPr>
        <w:t>input_size</w:t>
      </w:r>
      <w:proofErr w:type="spellEnd"/>
    </w:p>
    <w:p w14:paraId="53AEAE51"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w:t>
      </w:r>
      <w:proofErr w:type="spellEnd"/>
      <w:r w:rsidRPr="00E11A69">
        <w:rPr>
          <w:rFonts w:ascii="Courier New" w:eastAsia="Times New Roman" w:hAnsi="Courier New" w:cs="Courier New"/>
          <w:color w:val="000000"/>
          <w:sz w:val="21"/>
          <w:szCs w:val="21"/>
        </w:rPr>
        <w:t> = </w:t>
      </w:r>
      <w:proofErr w:type="spellStart"/>
      <w:r w:rsidRPr="00E11A69">
        <w:rPr>
          <w:rFonts w:ascii="Courier New" w:eastAsia="Times New Roman" w:hAnsi="Courier New" w:cs="Courier New"/>
          <w:color w:val="000000"/>
          <w:sz w:val="21"/>
          <w:szCs w:val="21"/>
        </w:rPr>
        <w:t>output_size</w:t>
      </w:r>
      <w:proofErr w:type="spellEnd"/>
    </w:p>
    <w:p w14:paraId="6F622BD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 </w:t>
      </w:r>
      <w:r w:rsidRPr="00E11A69">
        <w:rPr>
          <w:rFonts w:ascii="Courier New" w:eastAsia="Times New Roman" w:hAnsi="Courier New" w:cs="Courier New"/>
          <w:color w:val="09885A"/>
          <w:sz w:val="21"/>
          <w:szCs w:val="21"/>
        </w:rPr>
        <w:t>128</w:t>
      </w:r>
    </w:p>
    <w:p w14:paraId="2438F62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 </w:t>
      </w:r>
      <w:r w:rsidRPr="00E11A69">
        <w:rPr>
          <w:rFonts w:ascii="Courier New" w:eastAsia="Times New Roman" w:hAnsi="Courier New" w:cs="Courier New"/>
          <w:color w:val="09885A"/>
          <w:sz w:val="21"/>
          <w:szCs w:val="21"/>
        </w:rPr>
        <w:t>64</w:t>
      </w:r>
    </w:p>
    <w:p w14:paraId="38490E2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w:t>
      </w:r>
      <w:proofErr w:type="spellEnd"/>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w:t>
      </w:r>
    </w:p>
    <w:p w14:paraId="65B137B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w:t>
      </w:r>
    </w:p>
    <w:p w14:paraId="5AB3A59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w:t>
      </w:r>
      <w:proofErr w:type="spellEnd"/>
      <w:r w:rsidRPr="00E11A69">
        <w:rPr>
          <w:rFonts w:ascii="Courier New" w:eastAsia="Times New Roman" w:hAnsi="Courier New" w:cs="Courier New"/>
          <w:color w:val="000000"/>
          <w:sz w:val="21"/>
          <w:szCs w:val="21"/>
        </w:rPr>
        <w:t>)</w:t>
      </w:r>
    </w:p>
    <w:p w14:paraId="38E3CB6C"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5FFD1F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795E26"/>
          <w:sz w:val="21"/>
          <w:szCs w:val="21"/>
        </w:rPr>
        <w:t>forward</w:t>
      </w:r>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x</w:t>
      </w:r>
      <w:r w:rsidRPr="00E11A69">
        <w:rPr>
          <w:rFonts w:ascii="Courier New" w:eastAsia="Times New Roman" w:hAnsi="Courier New" w:cs="Courier New"/>
          <w:color w:val="000000"/>
          <w:sz w:val="21"/>
          <w:szCs w:val="21"/>
        </w:rPr>
        <w:t>):</w:t>
      </w:r>
    </w:p>
    <w:p w14:paraId="1226C18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.fc1(x)</w:t>
      </w:r>
    </w:p>
    <w:p w14:paraId="73DA445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nn.functional.relu</w:t>
      </w:r>
      <w:proofErr w:type="spellEnd"/>
      <w:r w:rsidRPr="00E11A69">
        <w:rPr>
          <w:rFonts w:ascii="Courier New" w:eastAsia="Times New Roman" w:hAnsi="Courier New" w:cs="Courier New"/>
          <w:color w:val="000000"/>
          <w:sz w:val="21"/>
          <w:szCs w:val="21"/>
        </w:rPr>
        <w:t>(x)</w:t>
      </w:r>
    </w:p>
    <w:p w14:paraId="177D56BD"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.fc2(x)</w:t>
      </w:r>
    </w:p>
    <w:p w14:paraId="3E7557E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nn.functional.relu</w:t>
      </w:r>
      <w:proofErr w:type="spellEnd"/>
      <w:r w:rsidRPr="00E11A69">
        <w:rPr>
          <w:rFonts w:ascii="Courier New" w:eastAsia="Times New Roman" w:hAnsi="Courier New" w:cs="Courier New"/>
          <w:color w:val="000000"/>
          <w:sz w:val="21"/>
          <w:szCs w:val="21"/>
        </w:rPr>
        <w:t>(x)</w:t>
      </w:r>
    </w:p>
    <w:p w14:paraId="36BAA23F"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.fc3(x)</w:t>
      </w:r>
    </w:p>
    <w:p w14:paraId="30EF167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nn.functional.log_softmax</w:t>
      </w:r>
      <w:proofErr w:type="spellEnd"/>
      <w:r w:rsidRPr="00E11A69">
        <w:rPr>
          <w:rFonts w:ascii="Courier New" w:eastAsia="Times New Roman" w:hAnsi="Courier New" w:cs="Courier New"/>
          <w:color w:val="000000"/>
          <w:sz w:val="21"/>
          <w:szCs w:val="21"/>
        </w:rPr>
        <w:t>(x, dim=</w:t>
      </w:r>
      <w:r w:rsidRPr="00E11A69">
        <w:rPr>
          <w:rFonts w:ascii="Courier New" w:eastAsia="Times New Roman" w:hAnsi="Courier New" w:cs="Courier New"/>
          <w:color w:val="09885A"/>
          <w:sz w:val="21"/>
          <w:szCs w:val="21"/>
        </w:rPr>
        <w:t>1</w:t>
      </w:r>
      <w:r w:rsidRPr="00E11A69">
        <w:rPr>
          <w:rFonts w:ascii="Courier New" w:eastAsia="Times New Roman" w:hAnsi="Courier New" w:cs="Courier New"/>
          <w:color w:val="000000"/>
          <w:sz w:val="21"/>
          <w:szCs w:val="21"/>
        </w:rPr>
        <w:t>)</w:t>
      </w:r>
    </w:p>
    <w:p w14:paraId="5F3E9DD0" w14:textId="77777777" w:rsidR="00E11A69" w:rsidRPr="00E11A69" w:rsidRDefault="00E11A69" w:rsidP="00E11A69">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AF00DB"/>
          <w:sz w:val="21"/>
          <w:szCs w:val="21"/>
        </w:rPr>
        <w:t>return</w:t>
      </w:r>
      <w:proofErr w:type="spellEnd"/>
      <w:r w:rsidRPr="00E11A69">
        <w:rPr>
          <w:rFonts w:ascii="Courier New" w:eastAsia="Times New Roman" w:hAnsi="Courier New" w:cs="Courier New"/>
          <w:color w:val="000000"/>
          <w:sz w:val="21"/>
          <w:szCs w:val="21"/>
        </w:rPr>
        <w:t> x</w:t>
      </w:r>
      <w:commentRangeEnd w:id="1684"/>
      <w:r w:rsidR="004400BA">
        <w:rPr>
          <w:rStyle w:val="CommentReference"/>
        </w:rPr>
        <w:commentReference w:id="1684"/>
      </w:r>
    </w:p>
    <w:p w14:paraId="07C71E43" w14:textId="023E9CA3" w:rsidR="00E11A69" w:rsidRDefault="00E11A69" w:rsidP="00E11A69">
      <w:pPr>
        <w:pStyle w:val="4Tekst"/>
        <w:jc w:val="center"/>
      </w:pPr>
      <w:bookmarkStart w:id="1686" w:name="_Toc82446332"/>
      <w:r>
        <w:t xml:space="preserve">Prikaz programskog koda </w:t>
      </w:r>
      <w:fldSimple w:instr=" SEQ Prikaz_programskog_koda \* ARABIC ">
        <w:r w:rsidR="00505A44">
          <w:rPr>
            <w:noProof/>
          </w:rPr>
          <w:t>6</w:t>
        </w:r>
      </w:fldSimple>
      <w:ins w:id="1687" w:author="Stjepan Salopek (ssalopek)" w:date="2021-09-09T15:10:00Z">
        <w:r w:rsidR="00C94B37">
          <w:rPr>
            <w:noProof/>
          </w:rPr>
          <w:t>.</w:t>
        </w:r>
      </w:ins>
      <w:r>
        <w:t xml:space="preserve"> Klasa </w:t>
      </w:r>
      <w:ins w:id="1688" w:author="Stjepan Salopek (ssalopek)" w:date="2021-09-13T13:08:00Z">
        <w:r w:rsidR="00505A44">
          <w:t>„</w:t>
        </w:r>
        <w:proofErr w:type="spellStart"/>
        <w:r w:rsidR="00505A44" w:rsidRPr="00505A44">
          <w:t>RecognitionNet</w:t>
        </w:r>
        <w:proofErr w:type="spellEnd"/>
        <w:r w:rsidR="00505A44">
          <w:t>“</w:t>
        </w:r>
      </w:ins>
      <w:bookmarkEnd w:id="1686"/>
      <w:del w:id="1689" w:author="Stjepan Salopek (ssalopek)" w:date="2021-09-13T13:08:00Z">
        <w:r w:rsidDel="00505A44">
          <w:delText>neuronske mreže</w:delText>
        </w:r>
      </w:del>
    </w:p>
    <w:p w14:paraId="5313B814" w14:textId="53CAAE56" w:rsidR="00E11A69" w:rsidRDefault="00E11A69" w:rsidP="00E11A69">
      <w:pPr>
        <w:pStyle w:val="4Tekst"/>
        <w:jc w:val="left"/>
      </w:pPr>
      <w:r>
        <w:t xml:space="preserve">Klasa prikazana u šestom programskom kôdu u konstruktor prima ulazne i izlazne vrijednosti mreže, odnosno ranije navedene vrijednosti </w:t>
      </w:r>
      <w:del w:id="1690" w:author="Stjepan Salopek (ssalopek)" w:date="2021-09-13T10:34:00Z">
        <w:r w:rsidDel="00314FE6">
          <w:delText xml:space="preserve">784 </w:delText>
        </w:r>
      </w:del>
      <w:ins w:id="1691" w:author="Stjepan Salopek (ssalopek)" w:date="2021-09-13T10:34:00Z">
        <w:r w:rsidR="00314FE6">
          <w:t xml:space="preserve">1024 </w:t>
        </w:r>
      </w:ins>
      <w:r>
        <w:t>te 26. Osim konstruktora, nasljeđivanjem klase „</w:t>
      </w:r>
      <w:proofErr w:type="spellStart"/>
      <w:r>
        <w:t>nn.Module</w:t>
      </w:r>
      <w:proofErr w:type="spellEnd"/>
      <w:r>
        <w:t>“ potrebno je implementirati metodu „</w:t>
      </w:r>
      <w:proofErr w:type="spellStart"/>
      <w:r>
        <w:t>forward</w:t>
      </w:r>
      <w:proofErr w:type="spellEnd"/>
      <w:r>
        <w:t>“ koja je pozvana kada su mreži poslane slike.</w:t>
      </w:r>
    </w:p>
    <w:p w14:paraId="0A0CBE07" w14:textId="24B386AF" w:rsidR="00D2155B" w:rsidRDefault="00314FE6">
      <w:pPr>
        <w:pStyle w:val="3PodnaslovMali"/>
        <w:rPr>
          <w:moveFrom w:id="1692" w:author="Stjepan Salopek (ssalopek)" w:date="2021-09-13T10:36:00Z"/>
        </w:rPr>
        <w:pPrChange w:id="1693" w:author="Stjepan Salopek (ssalopek)" w:date="2021-09-13T10:38:00Z">
          <w:pPr/>
        </w:pPrChange>
      </w:pPr>
      <w:bookmarkStart w:id="1694" w:name="_Toc82446281"/>
      <w:ins w:id="1695" w:author="Stjepan Salopek (ssalopek)" w:date="2021-09-13T10:38:00Z">
        <w:r>
          <w:lastRenderedPageBreak/>
          <w:t xml:space="preserve">4.5.2. </w:t>
        </w:r>
      </w:ins>
      <w:proofErr w:type="spellStart"/>
      <w:ins w:id="1696" w:author="Stjepan Salopek (ssalopek)" w:date="2021-09-13T10:39:00Z">
        <w:r w:rsidRPr="00314FE6">
          <w:t>ConvolutionalNet</w:t>
        </w:r>
      </w:ins>
      <w:bookmarkEnd w:id="1694"/>
      <w:moveFromRangeStart w:id="1697" w:author="Stjepan Salopek (ssalopek)" w:date="2021-09-13T10:36:00Z" w:name="move82421824"/>
      <w:proofErr w:type="spellEnd"/>
      <w:moveFrom w:id="1698" w:author="Stjepan Salopek (ssalopek)" w:date="2021-09-13T10:36:00Z">
        <w:r w:rsidR="00D2155B" w:rsidDel="00314FE6">
          <w:t>Osim toga, neuronska mreža a i neke druge klase mogu biti prebačene na grafičku karticu ukoliko je ista dostupna. To se čini pozivanjem naredbe „.to(device=torch.device('cuda'))“.</w:t>
        </w:r>
      </w:moveFrom>
    </w:p>
    <w:moveFromRangeEnd w:id="1697"/>
    <w:p w14:paraId="6E55C77C" w14:textId="77777777" w:rsidR="00314FE6" w:rsidRPr="000D0B70" w:rsidDel="00314FE6" w:rsidRDefault="00314FE6">
      <w:pPr>
        <w:pStyle w:val="3PodnaslovMali"/>
        <w:rPr>
          <w:ins w:id="1699" w:author="Stjepan Salopek (ssalopek)" w:date="2021-09-13T10:38:00Z"/>
          <w:i/>
          <w:iCs/>
        </w:rPr>
        <w:pPrChange w:id="1700" w:author="Stjepan Salopek (ssalopek)" w:date="2021-09-13T10:38:00Z">
          <w:pPr>
            <w:pStyle w:val="4Tekst"/>
          </w:pPr>
        </w:pPrChange>
      </w:pPr>
    </w:p>
    <w:p w14:paraId="6999659E" w14:textId="15542E5A" w:rsidR="00505A44" w:rsidRDefault="000F618B">
      <w:pPr>
        <w:pStyle w:val="4Tekst"/>
        <w:rPr>
          <w:ins w:id="1701" w:author="Stjepan Salopek (ssalopek)" w:date="2021-09-13T15:07:00Z"/>
        </w:rPr>
        <w:pPrChange w:id="1702" w:author="Stjepan Salopek (ssalopek)" w:date="2021-09-13T15:18:00Z">
          <w:pPr/>
        </w:pPrChange>
      </w:pPr>
      <w:ins w:id="1703" w:author="Stjepan Salopek (ssalopek)" w:date="2021-09-13T15:05:00Z">
        <w:r>
          <w:t xml:space="preserve">Druga neuronska mreža ima dijelove slične prvoj. Na ulazu očekuje slike dimenzija </w:t>
        </w:r>
      </w:ins>
      <w:ins w:id="1704" w:author="Stjepan Salopek (ssalopek)" w:date="2021-09-13T15:06:00Z">
        <w:r>
          <w:t xml:space="preserve">32x32 piksela, sadrži četiri sloja neurona povezanih </w:t>
        </w:r>
      </w:ins>
      <w:ins w:id="1705" w:author="Stjepan Salopek (ssalopek)" w:date="2021-09-13T15:17:00Z">
        <w:r w:rsidR="00E25CB1">
          <w:t>„</w:t>
        </w:r>
      </w:ins>
      <w:proofErr w:type="spellStart"/>
      <w:ins w:id="1706" w:author="Stjepan Salopek (ssalopek)" w:date="2021-09-13T15:06:00Z">
        <w:r>
          <w:t>ReLU</w:t>
        </w:r>
      </w:ins>
      <w:proofErr w:type="spellEnd"/>
      <w:ins w:id="1707" w:author="Stjepan Salopek (ssalopek)" w:date="2021-09-13T15:17:00Z">
        <w:r w:rsidR="00E25CB1">
          <w:t>“</w:t>
        </w:r>
      </w:ins>
      <w:ins w:id="1708" w:author="Stjepan Salopek (ssalopek)" w:date="2021-09-13T15:06:00Z">
        <w:r>
          <w:t xml:space="preserve"> funkcijom na kraju, te na izlazu ima 26 neurona. </w:t>
        </w:r>
      </w:ins>
      <w:ins w:id="1709" w:author="Stjepan Salopek (ssalopek)" w:date="2021-09-13T15:29:00Z">
        <w:r w:rsidR="008C291E">
          <w:t xml:space="preserve">Razlika je što se na početku nalaze </w:t>
        </w:r>
        <w:proofErr w:type="spellStart"/>
        <w:r w:rsidR="008C291E">
          <w:t>konvolucijski</w:t>
        </w:r>
        <w:proofErr w:type="spellEnd"/>
        <w:r w:rsidR="008C291E">
          <w:t xml:space="preserve"> slojevi.</w:t>
        </w:r>
      </w:ins>
      <w:ins w:id="1710" w:author="Stjepan Salopek (ssalopek)" w:date="2021-09-13T15:30:00Z">
        <w:r w:rsidR="008C291E">
          <w:t xml:space="preserve"> </w:t>
        </w:r>
        <w:proofErr w:type="spellStart"/>
        <w:r w:rsidR="008C291E">
          <w:t>Konvolucijske</w:t>
        </w:r>
        <w:proofErr w:type="spellEnd"/>
        <w:r w:rsidR="008C291E">
          <w:t xml:space="preserve"> matrice služe za pojačanje ili smanjivanje onih karakteristika slike koje su više ili manje bitne.</w:t>
        </w:r>
      </w:ins>
    </w:p>
    <w:p w14:paraId="3AA86C0F" w14:textId="4A70C939" w:rsidR="000F618B" w:rsidRDefault="000F618B">
      <w:pPr>
        <w:pStyle w:val="4Tekst"/>
        <w:rPr>
          <w:ins w:id="1711" w:author="Stjepan Salopek (ssalopek)" w:date="2021-09-13T13:06:00Z"/>
        </w:rPr>
        <w:pPrChange w:id="1712" w:author="Stjepan Salopek (ssalopek)" w:date="2021-09-13T15:18:00Z">
          <w:pPr/>
        </w:pPrChange>
      </w:pPr>
      <w:ins w:id="1713" w:author="Stjepan Salopek (ssalopek)" w:date="2021-09-13T15:13:00Z">
        <w:r>
          <w:t>Slika dimenzija 32x32 i sa tri RGB kanala šalje se na ulaz.</w:t>
        </w:r>
      </w:ins>
      <w:ins w:id="1714" w:author="Stjepan Salopek (ssalopek)" w:date="2021-09-13T15:14:00Z">
        <w:r>
          <w:t xml:space="preserve"> Slanjem kroz prvu </w:t>
        </w:r>
        <w:proofErr w:type="spellStart"/>
        <w:r>
          <w:t>konvoluciju</w:t>
        </w:r>
        <w:proofErr w:type="spellEnd"/>
        <w:r>
          <w:t xml:space="preserve"> i </w:t>
        </w:r>
      </w:ins>
      <w:ins w:id="1715" w:author="Stjepan Salopek (ssalopek)" w:date="2021-09-13T15:17:00Z">
        <w:r w:rsidR="00E25CB1">
          <w:t>„</w:t>
        </w:r>
      </w:ins>
      <w:proofErr w:type="spellStart"/>
      <w:ins w:id="1716" w:author="Stjepan Salopek (ssalopek)" w:date="2021-09-13T15:14:00Z">
        <w:r>
          <w:t>ReLU</w:t>
        </w:r>
      </w:ins>
      <w:proofErr w:type="spellEnd"/>
      <w:ins w:id="1717" w:author="Stjepan Salopek (ssalopek)" w:date="2021-09-13T15:17:00Z">
        <w:r w:rsidR="00E25CB1">
          <w:t>“</w:t>
        </w:r>
      </w:ins>
      <w:ins w:id="1718" w:author="Stjepan Salopek (ssalopek)" w:date="2021-09-13T15:14:00Z">
        <w:r>
          <w:t xml:space="preserve"> funkciju dobiva </w:t>
        </w:r>
      </w:ins>
      <w:ins w:id="1719" w:author="Stjepan Salopek (ssalopek)" w:date="2021-09-13T15:15:00Z">
        <w:r w:rsidR="00E25CB1">
          <w:t xml:space="preserve">se na izlazu slika dimenzija 28x28 i sa šest kanala po pikselu. </w:t>
        </w:r>
      </w:ins>
      <w:ins w:id="1720" w:author="Stjepan Salopek (ssalopek)" w:date="2021-09-13T15:16:00Z">
        <w:r w:rsidR="00E25CB1">
          <w:t xml:space="preserve">Nakon sažimanja </w:t>
        </w:r>
      </w:ins>
      <w:ins w:id="1721" w:author="Stjepan Salopek (ssalopek)" w:date="2021-09-13T15:17:00Z">
        <w:r w:rsidR="00E25CB1">
          <w:t>„</w:t>
        </w:r>
      </w:ins>
      <w:proofErr w:type="spellStart"/>
      <w:ins w:id="1722" w:author="Stjepan Salopek (ssalopek)" w:date="2021-09-13T15:16:00Z">
        <w:r w:rsidR="00E25CB1">
          <w:t>MaxPool</w:t>
        </w:r>
      </w:ins>
      <w:proofErr w:type="spellEnd"/>
      <w:ins w:id="1723" w:author="Stjepan Salopek (ssalopek)" w:date="2021-09-13T15:17:00Z">
        <w:r w:rsidR="00E25CB1">
          <w:t>“</w:t>
        </w:r>
      </w:ins>
      <w:ins w:id="1724" w:author="Stjepan Salopek (ssalopek)" w:date="2021-09-13T15:16:00Z">
        <w:r w:rsidR="00E25CB1">
          <w:t xml:space="preserve"> matricom koja izoštrava i smanjuje sliku dobiju se dimenzije 14x14, koje nakon </w:t>
        </w:r>
      </w:ins>
      <w:ins w:id="1725" w:author="Stjepan Salopek (ssalopek)" w:date="2021-09-13T15:17:00Z">
        <w:r w:rsidR="00E25CB1">
          <w:t xml:space="preserve">druge </w:t>
        </w:r>
        <w:proofErr w:type="spellStart"/>
        <w:r w:rsidR="00E25CB1">
          <w:t>konvolucije</w:t>
        </w:r>
        <w:proofErr w:type="spellEnd"/>
        <w:r w:rsidR="00E25CB1">
          <w:t xml:space="preserve"> postanu 1</w:t>
        </w:r>
      </w:ins>
      <w:ins w:id="1726" w:author="Stjepan Salopek (ssalopek)" w:date="2021-09-13T15:28:00Z">
        <w:r w:rsidR="008C291E">
          <w:t>0</w:t>
        </w:r>
      </w:ins>
      <w:ins w:id="1727" w:author="Stjepan Salopek (ssalopek)" w:date="2021-09-13T15:17:00Z">
        <w:r w:rsidR="00E25CB1">
          <w:t>x1</w:t>
        </w:r>
      </w:ins>
      <w:ins w:id="1728" w:author="Stjepan Salopek (ssalopek)" w:date="2021-09-13T15:28:00Z">
        <w:r w:rsidR="008C291E">
          <w:t>0</w:t>
        </w:r>
      </w:ins>
      <w:ins w:id="1729" w:author="Stjepan Salopek (ssalopek)" w:date="2021-09-13T15:17:00Z">
        <w:r w:rsidR="00E25CB1">
          <w:t xml:space="preserve"> sa 16 kanala, te „</w:t>
        </w:r>
        <w:proofErr w:type="spellStart"/>
        <w:r w:rsidR="00E25CB1">
          <w:t>MaxPool</w:t>
        </w:r>
        <w:proofErr w:type="spellEnd"/>
        <w:r w:rsidR="00E25CB1">
          <w:t>“</w:t>
        </w:r>
      </w:ins>
      <w:ins w:id="1730" w:author="Stjepan Salopek (ssalopek)" w:date="2021-09-13T15:18:00Z">
        <w:r w:rsidR="00E25CB1">
          <w:t xml:space="preserve"> primjenom </w:t>
        </w:r>
      </w:ins>
      <w:ins w:id="1731" w:author="Stjepan Salopek (ssalopek)" w:date="2021-09-13T15:28:00Z">
        <w:r w:rsidR="008C291E">
          <w:t>5</w:t>
        </w:r>
      </w:ins>
      <w:ins w:id="1732" w:author="Stjepan Salopek (ssalopek)" w:date="2021-09-13T15:18:00Z">
        <w:r w:rsidR="00E25CB1">
          <w:t>x</w:t>
        </w:r>
      </w:ins>
      <w:ins w:id="1733" w:author="Stjepan Salopek (ssalopek)" w:date="2021-09-13T15:28:00Z">
        <w:r w:rsidR="008C291E">
          <w:t>5</w:t>
        </w:r>
      </w:ins>
      <w:ins w:id="1734" w:author="Stjepan Salopek (ssalopek)" w:date="2021-09-13T15:18:00Z">
        <w:r w:rsidR="00E25CB1">
          <w:t xml:space="preserve"> sa 16 kanala.</w:t>
        </w:r>
      </w:ins>
      <w:ins w:id="1735" w:author="Stjepan Salopek (ssalopek)" w:date="2021-09-13T15:28:00Z">
        <w:r w:rsidR="008C291E">
          <w:t xml:space="preserve"> Nadalje, višedimenzionalni oblik se pretvara u jednodimenzionalni niz veličine 16x</w:t>
        </w:r>
      </w:ins>
      <w:ins w:id="1736" w:author="Stjepan Salopek (ssalopek)" w:date="2021-09-13T15:29:00Z">
        <w:r w:rsidR="008C291E">
          <w:t>5x5 i na taj način se šalje kroz nekoliko potpuno povezanih slojeva koji u konačnici imaju 26 izlaznih neurona.</w:t>
        </w:r>
      </w:ins>
    </w:p>
    <w:p w14:paraId="47D115B1" w14:textId="77777777" w:rsidR="00505A44" w:rsidRPr="00505A44" w:rsidRDefault="00505A44">
      <w:pPr>
        <w:shd w:val="clear" w:color="auto" w:fill="F2F2F2" w:themeFill="background1" w:themeFillShade="F2"/>
        <w:spacing w:after="0" w:line="285" w:lineRule="atLeast"/>
        <w:rPr>
          <w:ins w:id="1737" w:author="Stjepan Salopek (ssalopek)" w:date="2021-09-13T13:06:00Z"/>
          <w:rFonts w:ascii="Courier New" w:eastAsia="Times New Roman" w:hAnsi="Courier New" w:cs="Courier New"/>
          <w:color w:val="000000"/>
          <w:sz w:val="21"/>
          <w:szCs w:val="21"/>
          <w:lang/>
        </w:rPr>
        <w:pPrChange w:id="1738" w:author="Stjepan Salopek (ssalopek)" w:date="2021-09-13T13:07:00Z">
          <w:pPr>
            <w:shd w:val="clear" w:color="auto" w:fill="FFFFFE"/>
            <w:spacing w:after="0" w:line="285" w:lineRule="atLeast"/>
          </w:pPr>
        </w:pPrChange>
      </w:pPr>
      <w:ins w:id="1739" w:author="Stjepan Salopek (ssalopek)" w:date="2021-09-13T13:06:00Z">
        <w:r w:rsidRPr="00505A44">
          <w:rPr>
            <w:rFonts w:ascii="Courier New" w:eastAsia="Times New Roman" w:hAnsi="Courier New" w:cs="Courier New"/>
            <w:color w:val="0000FF"/>
            <w:sz w:val="21"/>
            <w:szCs w:val="21"/>
            <w:lang/>
          </w:rPr>
          <w:t>class</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267F99"/>
            <w:sz w:val="21"/>
            <w:szCs w:val="21"/>
            <w:lang/>
          </w:rPr>
          <w:t>ConvolutionalNet</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267F99"/>
            <w:sz w:val="21"/>
            <w:szCs w:val="21"/>
            <w:lang/>
          </w:rPr>
          <w:t>nn</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267F99"/>
            <w:sz w:val="21"/>
            <w:szCs w:val="21"/>
            <w:lang/>
          </w:rPr>
          <w:t>Module</w:t>
        </w:r>
        <w:r w:rsidRPr="00505A44">
          <w:rPr>
            <w:rFonts w:ascii="Courier New" w:eastAsia="Times New Roman" w:hAnsi="Courier New" w:cs="Courier New"/>
            <w:color w:val="000000"/>
            <w:sz w:val="21"/>
            <w:szCs w:val="21"/>
            <w:lang/>
          </w:rPr>
          <w:t>):</w:t>
        </w:r>
      </w:ins>
    </w:p>
    <w:p w14:paraId="3B3A0BDB" w14:textId="77777777" w:rsidR="00505A44" w:rsidRPr="00505A44" w:rsidRDefault="00505A44">
      <w:pPr>
        <w:shd w:val="clear" w:color="auto" w:fill="F2F2F2" w:themeFill="background1" w:themeFillShade="F2"/>
        <w:spacing w:after="0" w:line="285" w:lineRule="atLeast"/>
        <w:rPr>
          <w:ins w:id="1740" w:author="Stjepan Salopek (ssalopek)" w:date="2021-09-13T13:06:00Z"/>
          <w:rFonts w:ascii="Courier New" w:eastAsia="Times New Roman" w:hAnsi="Courier New" w:cs="Courier New"/>
          <w:color w:val="000000"/>
          <w:sz w:val="21"/>
          <w:szCs w:val="21"/>
          <w:lang/>
        </w:rPr>
        <w:pPrChange w:id="1741" w:author="Stjepan Salopek (ssalopek)" w:date="2021-09-13T13:07:00Z">
          <w:pPr>
            <w:shd w:val="clear" w:color="auto" w:fill="FFFFFE"/>
            <w:spacing w:after="0" w:line="285" w:lineRule="atLeast"/>
          </w:pPr>
        </w:pPrChange>
      </w:pPr>
      <w:ins w:id="1742" w:author="Stjepan Salopek (ssalopek)" w:date="2021-09-13T13:06:00Z">
        <w:r w:rsidRPr="00505A44">
          <w:rPr>
            <w:rFonts w:ascii="Courier New" w:eastAsia="Times New Roman" w:hAnsi="Courier New" w:cs="Courier New"/>
            <w:color w:val="000000"/>
            <w:sz w:val="21"/>
            <w:szCs w:val="21"/>
            <w:lang/>
          </w:rPr>
          <w:t>  </w:t>
        </w:r>
      </w:ins>
    </w:p>
    <w:p w14:paraId="3CE5A142" w14:textId="77777777" w:rsidR="00505A44" w:rsidRPr="00505A44" w:rsidRDefault="00505A44">
      <w:pPr>
        <w:shd w:val="clear" w:color="auto" w:fill="F2F2F2" w:themeFill="background1" w:themeFillShade="F2"/>
        <w:spacing w:after="0" w:line="285" w:lineRule="atLeast"/>
        <w:rPr>
          <w:ins w:id="1743" w:author="Stjepan Salopek (ssalopek)" w:date="2021-09-13T13:06:00Z"/>
          <w:rFonts w:ascii="Courier New" w:eastAsia="Times New Roman" w:hAnsi="Courier New" w:cs="Courier New"/>
          <w:color w:val="000000"/>
          <w:sz w:val="21"/>
          <w:szCs w:val="21"/>
          <w:lang/>
        </w:rPr>
        <w:pPrChange w:id="1744" w:author="Stjepan Salopek (ssalopek)" w:date="2021-09-13T13:07:00Z">
          <w:pPr>
            <w:shd w:val="clear" w:color="auto" w:fill="FFFFFE"/>
            <w:spacing w:after="0" w:line="285" w:lineRule="atLeast"/>
          </w:pPr>
        </w:pPrChange>
      </w:pPr>
      <w:ins w:id="1745"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00FF"/>
            <w:sz w:val="21"/>
            <w:szCs w:val="21"/>
            <w:lang/>
          </w:rPr>
          <w:t>def</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795E26"/>
            <w:sz w:val="21"/>
            <w:szCs w:val="21"/>
            <w:lang/>
          </w:rPr>
          <w:t>__init__</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output_size</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min_pool</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0000FF"/>
            <w:sz w:val="21"/>
            <w:szCs w:val="21"/>
            <w:lang/>
          </w:rPr>
          <w:t>False</w:t>
        </w:r>
        <w:r w:rsidRPr="00505A44">
          <w:rPr>
            <w:rFonts w:ascii="Courier New" w:eastAsia="Times New Roman" w:hAnsi="Courier New" w:cs="Courier New"/>
            <w:color w:val="000000"/>
            <w:sz w:val="21"/>
            <w:szCs w:val="21"/>
            <w:lang/>
          </w:rPr>
          <w:t>):</w:t>
        </w:r>
      </w:ins>
    </w:p>
    <w:p w14:paraId="50682C81" w14:textId="77777777" w:rsidR="00505A44" w:rsidRPr="00505A44" w:rsidRDefault="00505A44">
      <w:pPr>
        <w:shd w:val="clear" w:color="auto" w:fill="F2F2F2" w:themeFill="background1" w:themeFillShade="F2"/>
        <w:spacing w:after="0" w:line="285" w:lineRule="atLeast"/>
        <w:rPr>
          <w:ins w:id="1746" w:author="Stjepan Salopek (ssalopek)" w:date="2021-09-13T13:06:00Z"/>
          <w:rFonts w:ascii="Courier New" w:eastAsia="Times New Roman" w:hAnsi="Courier New" w:cs="Courier New"/>
          <w:color w:val="000000"/>
          <w:sz w:val="21"/>
          <w:szCs w:val="21"/>
          <w:lang/>
        </w:rPr>
        <w:pPrChange w:id="1747" w:author="Stjepan Salopek (ssalopek)" w:date="2021-09-13T13:07:00Z">
          <w:pPr>
            <w:shd w:val="clear" w:color="auto" w:fill="FFFFFE"/>
            <w:spacing w:after="0" w:line="285" w:lineRule="atLeast"/>
          </w:pPr>
        </w:pPrChange>
      </w:pPr>
      <w:ins w:id="1748" w:author="Stjepan Salopek (ssalopek)" w:date="2021-09-13T13:06:00Z">
        <w:r w:rsidRPr="00505A44">
          <w:rPr>
            <w:rFonts w:ascii="Courier New" w:eastAsia="Times New Roman" w:hAnsi="Courier New" w:cs="Courier New"/>
            <w:color w:val="000000"/>
            <w:sz w:val="21"/>
            <w:szCs w:val="21"/>
            <w:lang/>
          </w:rPr>
          <w:t>    super(ConvolutionalNet,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795E26"/>
            <w:sz w:val="21"/>
            <w:szCs w:val="21"/>
            <w:lang/>
          </w:rPr>
          <w:t>__init__</w:t>
        </w:r>
        <w:r w:rsidRPr="00505A44">
          <w:rPr>
            <w:rFonts w:ascii="Courier New" w:eastAsia="Times New Roman" w:hAnsi="Courier New" w:cs="Courier New"/>
            <w:color w:val="000000"/>
            <w:sz w:val="21"/>
            <w:szCs w:val="21"/>
            <w:lang/>
          </w:rPr>
          <w:t>()</w:t>
        </w:r>
      </w:ins>
    </w:p>
    <w:p w14:paraId="47802E4C" w14:textId="77777777" w:rsidR="00505A44" w:rsidRPr="00505A44" w:rsidRDefault="00505A44">
      <w:pPr>
        <w:shd w:val="clear" w:color="auto" w:fill="F2F2F2" w:themeFill="background1" w:themeFillShade="F2"/>
        <w:spacing w:after="0" w:line="285" w:lineRule="atLeast"/>
        <w:rPr>
          <w:ins w:id="1749" w:author="Stjepan Salopek (ssalopek)" w:date="2021-09-13T13:06:00Z"/>
          <w:rFonts w:ascii="Courier New" w:eastAsia="Times New Roman" w:hAnsi="Courier New" w:cs="Courier New"/>
          <w:color w:val="000000"/>
          <w:sz w:val="21"/>
          <w:szCs w:val="21"/>
          <w:lang/>
        </w:rPr>
        <w:pPrChange w:id="1750" w:author="Stjepan Salopek (ssalopek)" w:date="2021-09-13T13:07:00Z">
          <w:pPr>
            <w:shd w:val="clear" w:color="auto" w:fill="FFFFFE"/>
            <w:spacing w:after="0" w:line="285" w:lineRule="atLeast"/>
          </w:pPr>
        </w:pPrChange>
      </w:pPr>
      <w:ins w:id="1751"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.min_pool = min_pool</w:t>
        </w:r>
      </w:ins>
    </w:p>
    <w:p w14:paraId="1B7D06DB" w14:textId="77777777" w:rsidR="00505A44" w:rsidRPr="00505A44" w:rsidRDefault="00505A44">
      <w:pPr>
        <w:shd w:val="clear" w:color="auto" w:fill="F2F2F2" w:themeFill="background1" w:themeFillShade="F2"/>
        <w:spacing w:after="0" w:line="285" w:lineRule="atLeast"/>
        <w:rPr>
          <w:ins w:id="1752" w:author="Stjepan Salopek (ssalopek)" w:date="2021-09-13T13:06:00Z"/>
          <w:rFonts w:ascii="Courier New" w:eastAsia="Times New Roman" w:hAnsi="Courier New" w:cs="Courier New"/>
          <w:color w:val="000000"/>
          <w:sz w:val="21"/>
          <w:szCs w:val="21"/>
          <w:lang/>
        </w:rPr>
        <w:pPrChange w:id="1753" w:author="Stjepan Salopek (ssalopek)" w:date="2021-09-13T13:07:00Z">
          <w:pPr>
            <w:shd w:val="clear" w:color="auto" w:fill="FFFFFE"/>
            <w:spacing w:after="0" w:line="285" w:lineRule="atLeast"/>
          </w:pPr>
        </w:pPrChange>
      </w:pPr>
      <w:ins w:id="1754"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.conv1 = nn.Conv2d(</w:t>
        </w:r>
        <w:r w:rsidRPr="00505A44">
          <w:rPr>
            <w:rFonts w:ascii="Courier New" w:eastAsia="Times New Roman" w:hAnsi="Courier New" w:cs="Courier New"/>
            <w:color w:val="09885A"/>
            <w:sz w:val="21"/>
            <w:szCs w:val="21"/>
            <w:lang/>
          </w:rPr>
          <w:t>3</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6</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w:t>
        </w:r>
      </w:ins>
    </w:p>
    <w:p w14:paraId="267CD2F5" w14:textId="77777777" w:rsidR="00505A44" w:rsidRPr="00505A44" w:rsidRDefault="00505A44">
      <w:pPr>
        <w:shd w:val="clear" w:color="auto" w:fill="F2F2F2" w:themeFill="background1" w:themeFillShade="F2"/>
        <w:spacing w:after="0" w:line="285" w:lineRule="atLeast"/>
        <w:rPr>
          <w:ins w:id="1755" w:author="Stjepan Salopek (ssalopek)" w:date="2021-09-13T13:06:00Z"/>
          <w:rFonts w:ascii="Courier New" w:eastAsia="Times New Roman" w:hAnsi="Courier New" w:cs="Courier New"/>
          <w:color w:val="000000"/>
          <w:sz w:val="21"/>
          <w:szCs w:val="21"/>
          <w:lang/>
        </w:rPr>
        <w:pPrChange w:id="1756" w:author="Stjepan Salopek (ssalopek)" w:date="2021-09-13T13:07:00Z">
          <w:pPr>
            <w:shd w:val="clear" w:color="auto" w:fill="FFFFFE"/>
            <w:spacing w:after="0" w:line="285" w:lineRule="atLeast"/>
          </w:pPr>
        </w:pPrChange>
      </w:pPr>
      <w:ins w:id="1757"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.pool = nn.MaxPool2d(</w:t>
        </w:r>
        <w:r w:rsidRPr="00505A44">
          <w:rPr>
            <w:rFonts w:ascii="Courier New" w:eastAsia="Times New Roman" w:hAnsi="Courier New" w:cs="Courier New"/>
            <w:color w:val="09885A"/>
            <w:sz w:val="21"/>
            <w:szCs w:val="21"/>
            <w:lang/>
          </w:rPr>
          <w:t>2</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2</w:t>
        </w:r>
        <w:r w:rsidRPr="00505A44">
          <w:rPr>
            <w:rFonts w:ascii="Courier New" w:eastAsia="Times New Roman" w:hAnsi="Courier New" w:cs="Courier New"/>
            <w:color w:val="000000"/>
            <w:sz w:val="21"/>
            <w:szCs w:val="21"/>
            <w:lang/>
          </w:rPr>
          <w:t>)</w:t>
        </w:r>
      </w:ins>
    </w:p>
    <w:p w14:paraId="1DB5BADA" w14:textId="77777777" w:rsidR="00505A44" w:rsidRPr="00505A44" w:rsidRDefault="00505A44">
      <w:pPr>
        <w:shd w:val="clear" w:color="auto" w:fill="F2F2F2" w:themeFill="background1" w:themeFillShade="F2"/>
        <w:spacing w:after="0" w:line="285" w:lineRule="atLeast"/>
        <w:rPr>
          <w:ins w:id="1758" w:author="Stjepan Salopek (ssalopek)" w:date="2021-09-13T13:06:00Z"/>
          <w:rFonts w:ascii="Courier New" w:eastAsia="Times New Roman" w:hAnsi="Courier New" w:cs="Courier New"/>
          <w:color w:val="000000"/>
          <w:sz w:val="21"/>
          <w:szCs w:val="21"/>
          <w:lang/>
        </w:rPr>
        <w:pPrChange w:id="1759" w:author="Stjepan Salopek (ssalopek)" w:date="2021-09-13T13:07:00Z">
          <w:pPr>
            <w:shd w:val="clear" w:color="auto" w:fill="FFFFFE"/>
            <w:spacing w:after="0" w:line="285" w:lineRule="atLeast"/>
          </w:pPr>
        </w:pPrChange>
      </w:pPr>
      <w:ins w:id="1760"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.conv2 = nn.Conv2d(</w:t>
        </w:r>
        <w:r w:rsidRPr="00505A44">
          <w:rPr>
            <w:rFonts w:ascii="Courier New" w:eastAsia="Times New Roman" w:hAnsi="Courier New" w:cs="Courier New"/>
            <w:color w:val="09885A"/>
            <w:sz w:val="21"/>
            <w:szCs w:val="21"/>
            <w:lang/>
          </w:rPr>
          <w:t>6</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16</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w:t>
        </w:r>
      </w:ins>
    </w:p>
    <w:p w14:paraId="5FCDF95C" w14:textId="77777777" w:rsidR="00505A44" w:rsidRPr="00505A44" w:rsidRDefault="00505A44">
      <w:pPr>
        <w:shd w:val="clear" w:color="auto" w:fill="F2F2F2" w:themeFill="background1" w:themeFillShade="F2"/>
        <w:spacing w:after="0" w:line="285" w:lineRule="atLeast"/>
        <w:rPr>
          <w:ins w:id="1761" w:author="Stjepan Salopek (ssalopek)" w:date="2021-09-13T13:06:00Z"/>
          <w:rFonts w:ascii="Courier New" w:eastAsia="Times New Roman" w:hAnsi="Courier New" w:cs="Courier New"/>
          <w:color w:val="000000"/>
          <w:sz w:val="21"/>
          <w:szCs w:val="21"/>
          <w:lang/>
        </w:rPr>
        <w:pPrChange w:id="1762" w:author="Stjepan Salopek (ssalopek)" w:date="2021-09-13T13:07:00Z">
          <w:pPr>
            <w:shd w:val="clear" w:color="auto" w:fill="FFFFFE"/>
            <w:spacing w:after="0" w:line="285" w:lineRule="atLeast"/>
          </w:pPr>
        </w:pPrChange>
      </w:pPr>
      <w:ins w:id="1763"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.fc1 = nn.Linear(</w:t>
        </w:r>
        <w:r w:rsidRPr="00505A44">
          <w:rPr>
            <w:rFonts w:ascii="Courier New" w:eastAsia="Times New Roman" w:hAnsi="Courier New" w:cs="Courier New"/>
            <w:color w:val="09885A"/>
            <w:sz w:val="21"/>
            <w:szCs w:val="21"/>
            <w:lang/>
          </w:rPr>
          <w:t>16</w:t>
        </w:r>
        <w:r w:rsidRPr="00505A44">
          <w:rPr>
            <w:rFonts w:ascii="Courier New" w:eastAsia="Times New Roman" w:hAnsi="Courier New" w:cs="Courier New"/>
            <w:color w:val="000000"/>
            <w:sz w:val="21"/>
            <w:szCs w:val="21"/>
            <w:lang/>
          </w:rPr>
          <w:t> *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 *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120</w:t>
        </w:r>
        <w:r w:rsidRPr="00505A44">
          <w:rPr>
            <w:rFonts w:ascii="Courier New" w:eastAsia="Times New Roman" w:hAnsi="Courier New" w:cs="Courier New"/>
            <w:color w:val="000000"/>
            <w:sz w:val="21"/>
            <w:szCs w:val="21"/>
            <w:lang/>
          </w:rPr>
          <w:t>)</w:t>
        </w:r>
      </w:ins>
    </w:p>
    <w:p w14:paraId="7BE43927" w14:textId="77777777" w:rsidR="00505A44" w:rsidRPr="00505A44" w:rsidRDefault="00505A44">
      <w:pPr>
        <w:shd w:val="clear" w:color="auto" w:fill="F2F2F2" w:themeFill="background1" w:themeFillShade="F2"/>
        <w:spacing w:after="0" w:line="285" w:lineRule="atLeast"/>
        <w:rPr>
          <w:ins w:id="1764" w:author="Stjepan Salopek (ssalopek)" w:date="2021-09-13T13:06:00Z"/>
          <w:rFonts w:ascii="Courier New" w:eastAsia="Times New Roman" w:hAnsi="Courier New" w:cs="Courier New"/>
          <w:color w:val="000000"/>
          <w:sz w:val="21"/>
          <w:szCs w:val="21"/>
          <w:lang/>
        </w:rPr>
        <w:pPrChange w:id="1765" w:author="Stjepan Salopek (ssalopek)" w:date="2021-09-13T13:07:00Z">
          <w:pPr>
            <w:shd w:val="clear" w:color="auto" w:fill="FFFFFE"/>
            <w:spacing w:after="0" w:line="285" w:lineRule="atLeast"/>
          </w:pPr>
        </w:pPrChange>
      </w:pPr>
      <w:ins w:id="1766"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.fc2 = nn.Linear(</w:t>
        </w:r>
        <w:r w:rsidRPr="00505A44">
          <w:rPr>
            <w:rFonts w:ascii="Courier New" w:eastAsia="Times New Roman" w:hAnsi="Courier New" w:cs="Courier New"/>
            <w:color w:val="09885A"/>
            <w:sz w:val="21"/>
            <w:szCs w:val="21"/>
            <w:lang/>
          </w:rPr>
          <w:t>120</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84</w:t>
        </w:r>
        <w:r w:rsidRPr="00505A44">
          <w:rPr>
            <w:rFonts w:ascii="Courier New" w:eastAsia="Times New Roman" w:hAnsi="Courier New" w:cs="Courier New"/>
            <w:color w:val="000000"/>
            <w:sz w:val="21"/>
            <w:szCs w:val="21"/>
            <w:lang/>
          </w:rPr>
          <w:t>)</w:t>
        </w:r>
      </w:ins>
    </w:p>
    <w:p w14:paraId="7D717B3C" w14:textId="77777777" w:rsidR="00505A44" w:rsidRPr="00505A44" w:rsidRDefault="00505A44">
      <w:pPr>
        <w:shd w:val="clear" w:color="auto" w:fill="F2F2F2" w:themeFill="background1" w:themeFillShade="F2"/>
        <w:spacing w:after="0" w:line="285" w:lineRule="atLeast"/>
        <w:rPr>
          <w:ins w:id="1767" w:author="Stjepan Salopek (ssalopek)" w:date="2021-09-13T13:06:00Z"/>
          <w:rFonts w:ascii="Courier New" w:eastAsia="Times New Roman" w:hAnsi="Courier New" w:cs="Courier New"/>
          <w:color w:val="000000"/>
          <w:sz w:val="21"/>
          <w:szCs w:val="21"/>
          <w:lang/>
        </w:rPr>
        <w:pPrChange w:id="1768" w:author="Stjepan Salopek (ssalopek)" w:date="2021-09-13T13:07:00Z">
          <w:pPr>
            <w:shd w:val="clear" w:color="auto" w:fill="FFFFFE"/>
            <w:spacing w:after="0" w:line="285" w:lineRule="atLeast"/>
          </w:pPr>
        </w:pPrChange>
      </w:pPr>
      <w:ins w:id="1769"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.fc3 = nn.Linear(</w:t>
        </w:r>
        <w:r w:rsidRPr="00505A44">
          <w:rPr>
            <w:rFonts w:ascii="Courier New" w:eastAsia="Times New Roman" w:hAnsi="Courier New" w:cs="Courier New"/>
            <w:color w:val="09885A"/>
            <w:sz w:val="21"/>
            <w:szCs w:val="21"/>
            <w:lang/>
          </w:rPr>
          <w:t>84</w:t>
        </w:r>
        <w:r w:rsidRPr="00505A44">
          <w:rPr>
            <w:rFonts w:ascii="Courier New" w:eastAsia="Times New Roman" w:hAnsi="Courier New" w:cs="Courier New"/>
            <w:color w:val="000000"/>
            <w:sz w:val="21"/>
            <w:szCs w:val="21"/>
            <w:lang/>
          </w:rPr>
          <w:t>, output_size)</w:t>
        </w:r>
      </w:ins>
    </w:p>
    <w:p w14:paraId="0591A68F" w14:textId="77777777" w:rsidR="00505A44" w:rsidRPr="00505A44" w:rsidRDefault="00505A44">
      <w:pPr>
        <w:shd w:val="clear" w:color="auto" w:fill="F2F2F2" w:themeFill="background1" w:themeFillShade="F2"/>
        <w:spacing w:after="0" w:line="285" w:lineRule="atLeast"/>
        <w:rPr>
          <w:ins w:id="1770" w:author="Stjepan Salopek (ssalopek)" w:date="2021-09-13T13:06:00Z"/>
          <w:rFonts w:ascii="Courier New" w:eastAsia="Times New Roman" w:hAnsi="Courier New" w:cs="Courier New"/>
          <w:color w:val="000000"/>
          <w:sz w:val="21"/>
          <w:szCs w:val="21"/>
          <w:lang/>
        </w:rPr>
        <w:pPrChange w:id="1771" w:author="Stjepan Salopek (ssalopek)" w:date="2021-09-13T13:07:00Z">
          <w:pPr>
            <w:shd w:val="clear" w:color="auto" w:fill="FFFFFE"/>
            <w:spacing w:after="0" w:line="285" w:lineRule="atLeast"/>
          </w:pPr>
        </w:pPrChange>
      </w:pPr>
    </w:p>
    <w:p w14:paraId="3FAF75DE" w14:textId="77777777" w:rsidR="00505A44" w:rsidRPr="00505A44" w:rsidRDefault="00505A44">
      <w:pPr>
        <w:shd w:val="clear" w:color="auto" w:fill="F2F2F2" w:themeFill="background1" w:themeFillShade="F2"/>
        <w:spacing w:after="0" w:line="285" w:lineRule="atLeast"/>
        <w:rPr>
          <w:ins w:id="1772" w:author="Stjepan Salopek (ssalopek)" w:date="2021-09-13T13:06:00Z"/>
          <w:rFonts w:ascii="Courier New" w:eastAsia="Times New Roman" w:hAnsi="Courier New" w:cs="Courier New"/>
          <w:color w:val="000000"/>
          <w:sz w:val="21"/>
          <w:szCs w:val="21"/>
          <w:lang/>
        </w:rPr>
        <w:pPrChange w:id="1773" w:author="Stjepan Salopek (ssalopek)" w:date="2021-09-13T13:07:00Z">
          <w:pPr>
            <w:shd w:val="clear" w:color="auto" w:fill="FFFFFE"/>
            <w:spacing w:after="0" w:line="285" w:lineRule="atLeast"/>
          </w:pPr>
        </w:pPrChange>
      </w:pPr>
      <w:ins w:id="1774"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00FF"/>
            <w:sz w:val="21"/>
            <w:szCs w:val="21"/>
            <w:lang/>
          </w:rPr>
          <w:t>def</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795E26"/>
            <w:sz w:val="21"/>
            <w:szCs w:val="21"/>
            <w:lang/>
          </w:rPr>
          <w:t>forward</w:t>
        </w:r>
        <w:r w:rsidRPr="00505A44">
          <w:rPr>
            <w:rFonts w:ascii="Courier New" w:eastAsia="Times New Roman" w:hAnsi="Courier New" w:cs="Courier New"/>
            <w:color w:val="000000"/>
            <w:sz w:val="21"/>
            <w:szCs w:val="21"/>
            <w:lang/>
          </w:rPr>
          <w:t>(</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x</w:t>
        </w:r>
        <w:r w:rsidRPr="00505A44">
          <w:rPr>
            <w:rFonts w:ascii="Courier New" w:eastAsia="Times New Roman" w:hAnsi="Courier New" w:cs="Courier New"/>
            <w:color w:val="000000"/>
            <w:sz w:val="21"/>
            <w:szCs w:val="21"/>
            <w:lang/>
          </w:rPr>
          <w:t>):</w:t>
        </w:r>
      </w:ins>
    </w:p>
    <w:p w14:paraId="4949AF26" w14:textId="77777777" w:rsidR="00505A44" w:rsidRPr="00505A44" w:rsidRDefault="00505A44">
      <w:pPr>
        <w:shd w:val="clear" w:color="auto" w:fill="F2F2F2" w:themeFill="background1" w:themeFillShade="F2"/>
        <w:spacing w:after="0" w:line="285" w:lineRule="atLeast"/>
        <w:rPr>
          <w:ins w:id="1775" w:author="Stjepan Salopek (ssalopek)" w:date="2021-09-13T13:06:00Z"/>
          <w:rFonts w:ascii="Courier New" w:eastAsia="Times New Roman" w:hAnsi="Courier New" w:cs="Courier New"/>
          <w:color w:val="000000"/>
          <w:sz w:val="21"/>
          <w:szCs w:val="21"/>
          <w:lang/>
        </w:rPr>
        <w:pPrChange w:id="1776" w:author="Stjepan Salopek (ssalopek)" w:date="2021-09-13T13:07:00Z">
          <w:pPr>
            <w:shd w:val="clear" w:color="auto" w:fill="FFFFFE"/>
            <w:spacing w:after="0" w:line="285" w:lineRule="atLeast"/>
          </w:pPr>
        </w:pPrChange>
      </w:pPr>
      <w:ins w:id="1777"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AF00DB"/>
            <w:sz w:val="21"/>
            <w:szCs w:val="21"/>
            <w:lang/>
          </w:rPr>
          <w:t>if</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.min_pool:</w:t>
        </w:r>
      </w:ins>
    </w:p>
    <w:p w14:paraId="2AD1150E" w14:textId="77777777" w:rsidR="00505A44" w:rsidRPr="00505A44" w:rsidRDefault="00505A44">
      <w:pPr>
        <w:shd w:val="clear" w:color="auto" w:fill="F2F2F2" w:themeFill="background1" w:themeFillShade="F2"/>
        <w:spacing w:after="0" w:line="285" w:lineRule="atLeast"/>
        <w:rPr>
          <w:ins w:id="1778" w:author="Stjepan Salopek (ssalopek)" w:date="2021-09-13T13:06:00Z"/>
          <w:rFonts w:ascii="Courier New" w:eastAsia="Times New Roman" w:hAnsi="Courier New" w:cs="Courier New"/>
          <w:color w:val="000000"/>
          <w:sz w:val="21"/>
          <w:szCs w:val="21"/>
          <w:lang/>
        </w:rPr>
        <w:pPrChange w:id="1779" w:author="Stjepan Salopek (ssalopek)" w:date="2021-09-13T13:07:00Z">
          <w:pPr>
            <w:shd w:val="clear" w:color="auto" w:fill="FFFFFE"/>
            <w:spacing w:after="0" w:line="285" w:lineRule="atLeast"/>
          </w:pPr>
        </w:pPrChange>
      </w:pPr>
      <w:ins w:id="1780" w:author="Stjepan Salopek (ssalopek)" w:date="2021-09-13T13:06:00Z">
        <w:r w:rsidRPr="00505A44">
          <w:rPr>
            <w:rFonts w:ascii="Courier New" w:eastAsia="Times New Roman" w:hAnsi="Courier New" w:cs="Courier New"/>
            <w:color w:val="000000"/>
            <w:sz w:val="21"/>
            <w:szCs w:val="21"/>
            <w:lang/>
          </w:rPr>
          <w:t>      x =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.pool(-nn.functional.relu(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.conv1(x)))</w:t>
        </w:r>
      </w:ins>
    </w:p>
    <w:p w14:paraId="3221822B" w14:textId="77777777" w:rsidR="00505A44" w:rsidRPr="00505A44" w:rsidRDefault="00505A44">
      <w:pPr>
        <w:shd w:val="clear" w:color="auto" w:fill="F2F2F2" w:themeFill="background1" w:themeFillShade="F2"/>
        <w:spacing w:after="0" w:line="285" w:lineRule="atLeast"/>
        <w:rPr>
          <w:ins w:id="1781" w:author="Stjepan Salopek (ssalopek)" w:date="2021-09-13T13:06:00Z"/>
          <w:rFonts w:ascii="Courier New" w:eastAsia="Times New Roman" w:hAnsi="Courier New" w:cs="Courier New"/>
          <w:color w:val="000000"/>
          <w:sz w:val="21"/>
          <w:szCs w:val="21"/>
          <w:lang/>
        </w:rPr>
        <w:pPrChange w:id="1782" w:author="Stjepan Salopek (ssalopek)" w:date="2021-09-13T13:07:00Z">
          <w:pPr>
            <w:shd w:val="clear" w:color="auto" w:fill="FFFFFE"/>
            <w:spacing w:after="0" w:line="285" w:lineRule="atLeast"/>
          </w:pPr>
        </w:pPrChange>
      </w:pPr>
      <w:ins w:id="1783" w:author="Stjepan Salopek (ssalopek)" w:date="2021-09-13T13:06:00Z">
        <w:r w:rsidRPr="00505A44">
          <w:rPr>
            <w:rFonts w:ascii="Courier New" w:eastAsia="Times New Roman" w:hAnsi="Courier New" w:cs="Courier New"/>
            <w:color w:val="000000"/>
            <w:sz w:val="21"/>
            <w:szCs w:val="21"/>
            <w:lang/>
          </w:rPr>
          <w:t>      x =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.pool(-nn.functional.relu(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.conv2(x)))</w:t>
        </w:r>
      </w:ins>
    </w:p>
    <w:p w14:paraId="4A8B7B6B" w14:textId="77777777" w:rsidR="00505A44" w:rsidRPr="00505A44" w:rsidRDefault="00505A44">
      <w:pPr>
        <w:shd w:val="clear" w:color="auto" w:fill="F2F2F2" w:themeFill="background1" w:themeFillShade="F2"/>
        <w:spacing w:after="0" w:line="285" w:lineRule="atLeast"/>
        <w:rPr>
          <w:ins w:id="1784" w:author="Stjepan Salopek (ssalopek)" w:date="2021-09-13T13:06:00Z"/>
          <w:rFonts w:ascii="Courier New" w:eastAsia="Times New Roman" w:hAnsi="Courier New" w:cs="Courier New"/>
          <w:color w:val="000000"/>
          <w:sz w:val="21"/>
          <w:szCs w:val="21"/>
          <w:lang/>
        </w:rPr>
        <w:pPrChange w:id="1785" w:author="Stjepan Salopek (ssalopek)" w:date="2021-09-13T13:07:00Z">
          <w:pPr>
            <w:shd w:val="clear" w:color="auto" w:fill="FFFFFE"/>
            <w:spacing w:after="0" w:line="285" w:lineRule="atLeast"/>
          </w:pPr>
        </w:pPrChange>
      </w:pPr>
      <w:ins w:id="1786"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AF00DB"/>
            <w:sz w:val="21"/>
            <w:szCs w:val="21"/>
            <w:lang/>
          </w:rPr>
          <w:t>else</w:t>
        </w:r>
        <w:r w:rsidRPr="00505A44">
          <w:rPr>
            <w:rFonts w:ascii="Courier New" w:eastAsia="Times New Roman" w:hAnsi="Courier New" w:cs="Courier New"/>
            <w:color w:val="000000"/>
            <w:sz w:val="21"/>
            <w:szCs w:val="21"/>
            <w:lang/>
          </w:rPr>
          <w:t>:</w:t>
        </w:r>
      </w:ins>
    </w:p>
    <w:p w14:paraId="640AA2DE" w14:textId="77777777" w:rsidR="00505A44" w:rsidRPr="00505A44" w:rsidRDefault="00505A44">
      <w:pPr>
        <w:shd w:val="clear" w:color="auto" w:fill="F2F2F2" w:themeFill="background1" w:themeFillShade="F2"/>
        <w:spacing w:after="0" w:line="285" w:lineRule="atLeast"/>
        <w:rPr>
          <w:ins w:id="1787" w:author="Stjepan Salopek (ssalopek)" w:date="2021-09-13T13:06:00Z"/>
          <w:rFonts w:ascii="Courier New" w:eastAsia="Times New Roman" w:hAnsi="Courier New" w:cs="Courier New"/>
          <w:color w:val="000000"/>
          <w:sz w:val="21"/>
          <w:szCs w:val="21"/>
          <w:lang/>
        </w:rPr>
        <w:pPrChange w:id="1788" w:author="Stjepan Salopek (ssalopek)" w:date="2021-09-13T13:07:00Z">
          <w:pPr>
            <w:shd w:val="clear" w:color="auto" w:fill="FFFFFE"/>
            <w:spacing w:after="0" w:line="285" w:lineRule="atLeast"/>
          </w:pPr>
        </w:pPrChange>
      </w:pPr>
      <w:ins w:id="1789" w:author="Stjepan Salopek (ssalopek)" w:date="2021-09-13T13:06:00Z">
        <w:r w:rsidRPr="00505A44">
          <w:rPr>
            <w:rFonts w:ascii="Courier New" w:eastAsia="Times New Roman" w:hAnsi="Courier New" w:cs="Courier New"/>
            <w:color w:val="000000"/>
            <w:sz w:val="21"/>
            <w:szCs w:val="21"/>
            <w:lang/>
          </w:rPr>
          <w:t>      x =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.pool(nn.functional.relu(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.conv1(x)))</w:t>
        </w:r>
      </w:ins>
    </w:p>
    <w:p w14:paraId="0717072D" w14:textId="77777777" w:rsidR="00505A44" w:rsidRPr="00505A44" w:rsidRDefault="00505A44">
      <w:pPr>
        <w:shd w:val="clear" w:color="auto" w:fill="F2F2F2" w:themeFill="background1" w:themeFillShade="F2"/>
        <w:spacing w:after="0" w:line="285" w:lineRule="atLeast"/>
        <w:rPr>
          <w:ins w:id="1790" w:author="Stjepan Salopek (ssalopek)" w:date="2021-09-13T13:06:00Z"/>
          <w:rFonts w:ascii="Courier New" w:eastAsia="Times New Roman" w:hAnsi="Courier New" w:cs="Courier New"/>
          <w:color w:val="000000"/>
          <w:sz w:val="21"/>
          <w:szCs w:val="21"/>
          <w:lang/>
        </w:rPr>
        <w:pPrChange w:id="1791" w:author="Stjepan Salopek (ssalopek)" w:date="2021-09-13T13:07:00Z">
          <w:pPr>
            <w:shd w:val="clear" w:color="auto" w:fill="FFFFFE"/>
            <w:spacing w:after="0" w:line="285" w:lineRule="atLeast"/>
          </w:pPr>
        </w:pPrChange>
      </w:pPr>
      <w:ins w:id="1792" w:author="Stjepan Salopek (ssalopek)" w:date="2021-09-13T13:06:00Z">
        <w:r w:rsidRPr="00505A44">
          <w:rPr>
            <w:rFonts w:ascii="Courier New" w:eastAsia="Times New Roman" w:hAnsi="Courier New" w:cs="Courier New"/>
            <w:color w:val="000000"/>
            <w:sz w:val="21"/>
            <w:szCs w:val="21"/>
            <w:lang/>
          </w:rPr>
          <w:t>      x =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.pool(nn.functional.relu(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.conv2(x)))</w:t>
        </w:r>
      </w:ins>
    </w:p>
    <w:p w14:paraId="197B0BBD" w14:textId="77777777" w:rsidR="00505A44" w:rsidRPr="00505A44" w:rsidRDefault="00505A44">
      <w:pPr>
        <w:shd w:val="clear" w:color="auto" w:fill="F2F2F2" w:themeFill="background1" w:themeFillShade="F2"/>
        <w:spacing w:after="0" w:line="285" w:lineRule="atLeast"/>
        <w:rPr>
          <w:ins w:id="1793" w:author="Stjepan Salopek (ssalopek)" w:date="2021-09-13T13:06:00Z"/>
          <w:rFonts w:ascii="Courier New" w:eastAsia="Times New Roman" w:hAnsi="Courier New" w:cs="Courier New"/>
          <w:color w:val="000000"/>
          <w:sz w:val="21"/>
          <w:szCs w:val="21"/>
          <w:lang/>
        </w:rPr>
        <w:pPrChange w:id="1794" w:author="Stjepan Salopek (ssalopek)" w:date="2021-09-13T13:07:00Z">
          <w:pPr>
            <w:shd w:val="clear" w:color="auto" w:fill="FFFFFE"/>
            <w:spacing w:after="0" w:line="285" w:lineRule="atLeast"/>
          </w:pPr>
        </w:pPrChange>
      </w:pPr>
    </w:p>
    <w:p w14:paraId="207E0297" w14:textId="77777777" w:rsidR="00505A44" w:rsidRPr="00505A44" w:rsidRDefault="00505A44">
      <w:pPr>
        <w:shd w:val="clear" w:color="auto" w:fill="F2F2F2" w:themeFill="background1" w:themeFillShade="F2"/>
        <w:spacing w:after="0" w:line="285" w:lineRule="atLeast"/>
        <w:rPr>
          <w:ins w:id="1795" w:author="Stjepan Salopek (ssalopek)" w:date="2021-09-13T13:06:00Z"/>
          <w:rFonts w:ascii="Courier New" w:eastAsia="Times New Roman" w:hAnsi="Courier New" w:cs="Courier New"/>
          <w:color w:val="000000"/>
          <w:sz w:val="21"/>
          <w:szCs w:val="21"/>
          <w:lang/>
        </w:rPr>
        <w:pPrChange w:id="1796" w:author="Stjepan Salopek (ssalopek)" w:date="2021-09-13T13:07:00Z">
          <w:pPr>
            <w:shd w:val="clear" w:color="auto" w:fill="FFFFFE"/>
            <w:spacing w:after="0" w:line="285" w:lineRule="atLeast"/>
          </w:pPr>
        </w:pPrChange>
      </w:pPr>
      <w:ins w:id="1797" w:author="Stjepan Salopek (ssalopek)" w:date="2021-09-13T13:06:00Z">
        <w:r w:rsidRPr="00505A44">
          <w:rPr>
            <w:rFonts w:ascii="Courier New" w:eastAsia="Times New Roman" w:hAnsi="Courier New" w:cs="Courier New"/>
            <w:color w:val="000000"/>
            <w:sz w:val="21"/>
            <w:szCs w:val="21"/>
            <w:lang/>
          </w:rPr>
          <w:t>    x = x.view(</w:t>
        </w:r>
        <w:r w:rsidRPr="00505A44">
          <w:rPr>
            <w:rFonts w:ascii="Courier New" w:eastAsia="Times New Roman" w:hAnsi="Courier New" w:cs="Courier New"/>
            <w:color w:val="09885A"/>
            <w:sz w:val="21"/>
            <w:szCs w:val="21"/>
            <w:lang/>
          </w:rPr>
          <w:t>-1</w:t>
        </w:r>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09885A"/>
            <w:sz w:val="21"/>
            <w:szCs w:val="21"/>
            <w:lang/>
          </w:rPr>
          <w:t>16</w:t>
        </w:r>
        <w:r w:rsidRPr="00505A44">
          <w:rPr>
            <w:rFonts w:ascii="Courier New" w:eastAsia="Times New Roman" w:hAnsi="Courier New" w:cs="Courier New"/>
            <w:color w:val="000000"/>
            <w:sz w:val="21"/>
            <w:szCs w:val="21"/>
            <w:lang/>
          </w:rPr>
          <w:t> *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 * </w:t>
        </w:r>
        <w:r w:rsidRPr="00505A44">
          <w:rPr>
            <w:rFonts w:ascii="Courier New" w:eastAsia="Times New Roman" w:hAnsi="Courier New" w:cs="Courier New"/>
            <w:color w:val="09885A"/>
            <w:sz w:val="21"/>
            <w:szCs w:val="21"/>
            <w:lang/>
          </w:rPr>
          <w:t>5</w:t>
        </w:r>
        <w:r w:rsidRPr="00505A44">
          <w:rPr>
            <w:rFonts w:ascii="Courier New" w:eastAsia="Times New Roman" w:hAnsi="Courier New" w:cs="Courier New"/>
            <w:color w:val="000000"/>
            <w:sz w:val="21"/>
            <w:szCs w:val="21"/>
            <w:lang/>
          </w:rPr>
          <w:t>)</w:t>
        </w:r>
      </w:ins>
    </w:p>
    <w:p w14:paraId="1D3625C9" w14:textId="77777777" w:rsidR="00505A44" w:rsidRPr="00505A44" w:rsidRDefault="00505A44">
      <w:pPr>
        <w:shd w:val="clear" w:color="auto" w:fill="F2F2F2" w:themeFill="background1" w:themeFillShade="F2"/>
        <w:spacing w:after="0" w:line="285" w:lineRule="atLeast"/>
        <w:rPr>
          <w:ins w:id="1798" w:author="Stjepan Salopek (ssalopek)" w:date="2021-09-13T13:06:00Z"/>
          <w:rFonts w:ascii="Courier New" w:eastAsia="Times New Roman" w:hAnsi="Courier New" w:cs="Courier New"/>
          <w:color w:val="000000"/>
          <w:sz w:val="21"/>
          <w:szCs w:val="21"/>
          <w:lang/>
        </w:rPr>
        <w:pPrChange w:id="1799" w:author="Stjepan Salopek (ssalopek)" w:date="2021-09-13T13:07:00Z">
          <w:pPr>
            <w:shd w:val="clear" w:color="auto" w:fill="FFFFFE"/>
            <w:spacing w:after="0" w:line="285" w:lineRule="atLeast"/>
          </w:pPr>
        </w:pPrChange>
      </w:pPr>
      <w:ins w:id="1800" w:author="Stjepan Salopek (ssalopek)" w:date="2021-09-13T13:06:00Z">
        <w:r w:rsidRPr="00505A44">
          <w:rPr>
            <w:rFonts w:ascii="Courier New" w:eastAsia="Times New Roman" w:hAnsi="Courier New" w:cs="Courier New"/>
            <w:color w:val="000000"/>
            <w:sz w:val="21"/>
            <w:szCs w:val="21"/>
            <w:lang/>
          </w:rPr>
          <w:t>    x = 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.fc1(x))</w:t>
        </w:r>
      </w:ins>
    </w:p>
    <w:p w14:paraId="41545C12" w14:textId="77777777" w:rsidR="00505A44" w:rsidRPr="00505A44" w:rsidRDefault="00505A44">
      <w:pPr>
        <w:shd w:val="clear" w:color="auto" w:fill="F2F2F2" w:themeFill="background1" w:themeFillShade="F2"/>
        <w:spacing w:after="0" w:line="285" w:lineRule="atLeast"/>
        <w:rPr>
          <w:ins w:id="1801" w:author="Stjepan Salopek (ssalopek)" w:date="2021-09-13T13:06:00Z"/>
          <w:rFonts w:ascii="Courier New" w:eastAsia="Times New Roman" w:hAnsi="Courier New" w:cs="Courier New"/>
          <w:color w:val="000000"/>
          <w:sz w:val="21"/>
          <w:szCs w:val="21"/>
          <w:lang/>
        </w:rPr>
        <w:pPrChange w:id="1802" w:author="Stjepan Salopek (ssalopek)" w:date="2021-09-13T13:07:00Z">
          <w:pPr>
            <w:shd w:val="clear" w:color="auto" w:fill="FFFFFE"/>
            <w:spacing w:after="0" w:line="285" w:lineRule="atLeast"/>
          </w:pPr>
        </w:pPrChange>
      </w:pPr>
      <w:ins w:id="1803" w:author="Stjepan Salopek (ssalopek)" w:date="2021-09-13T13:06:00Z">
        <w:r w:rsidRPr="00505A44">
          <w:rPr>
            <w:rFonts w:ascii="Courier New" w:eastAsia="Times New Roman" w:hAnsi="Courier New" w:cs="Courier New"/>
            <w:color w:val="000000"/>
            <w:sz w:val="21"/>
            <w:szCs w:val="21"/>
            <w:lang/>
          </w:rPr>
          <w:t>    x = nn.functional.relu(</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.fc2(x))</w:t>
        </w:r>
      </w:ins>
    </w:p>
    <w:p w14:paraId="5C5D0663" w14:textId="77777777" w:rsidR="00505A44" w:rsidRPr="00505A44" w:rsidRDefault="00505A44">
      <w:pPr>
        <w:shd w:val="clear" w:color="auto" w:fill="F2F2F2" w:themeFill="background1" w:themeFillShade="F2"/>
        <w:spacing w:after="0" w:line="285" w:lineRule="atLeast"/>
        <w:rPr>
          <w:ins w:id="1804" w:author="Stjepan Salopek (ssalopek)" w:date="2021-09-13T13:06:00Z"/>
          <w:rFonts w:ascii="Courier New" w:eastAsia="Times New Roman" w:hAnsi="Courier New" w:cs="Courier New"/>
          <w:color w:val="000000"/>
          <w:sz w:val="21"/>
          <w:szCs w:val="21"/>
          <w:lang/>
        </w:rPr>
        <w:pPrChange w:id="1805" w:author="Stjepan Salopek (ssalopek)" w:date="2021-09-13T13:07:00Z">
          <w:pPr>
            <w:shd w:val="clear" w:color="auto" w:fill="FFFFFE"/>
            <w:spacing w:after="0" w:line="285" w:lineRule="atLeast"/>
          </w:pPr>
        </w:pPrChange>
      </w:pPr>
      <w:ins w:id="1806" w:author="Stjepan Salopek (ssalopek)" w:date="2021-09-13T13:06:00Z">
        <w:r w:rsidRPr="00505A44">
          <w:rPr>
            <w:rFonts w:ascii="Courier New" w:eastAsia="Times New Roman" w:hAnsi="Courier New" w:cs="Courier New"/>
            <w:color w:val="000000"/>
            <w:sz w:val="21"/>
            <w:szCs w:val="21"/>
            <w:lang/>
          </w:rPr>
          <w:t>    x = </w:t>
        </w:r>
        <w:r w:rsidRPr="00505A44">
          <w:rPr>
            <w:rFonts w:ascii="Courier New" w:eastAsia="Times New Roman" w:hAnsi="Courier New" w:cs="Courier New"/>
            <w:color w:val="001080"/>
            <w:sz w:val="21"/>
            <w:szCs w:val="21"/>
            <w:lang/>
          </w:rPr>
          <w:t>self</w:t>
        </w:r>
        <w:r w:rsidRPr="00505A44">
          <w:rPr>
            <w:rFonts w:ascii="Courier New" w:eastAsia="Times New Roman" w:hAnsi="Courier New" w:cs="Courier New"/>
            <w:color w:val="000000"/>
            <w:sz w:val="21"/>
            <w:szCs w:val="21"/>
            <w:lang/>
          </w:rPr>
          <w:t>.fc3(x)</w:t>
        </w:r>
      </w:ins>
    </w:p>
    <w:p w14:paraId="77CAFAB9" w14:textId="77777777" w:rsidR="00505A44" w:rsidRPr="00505A44" w:rsidRDefault="00505A44">
      <w:pPr>
        <w:keepNext/>
        <w:shd w:val="clear" w:color="auto" w:fill="F2F2F2" w:themeFill="background1" w:themeFillShade="F2"/>
        <w:spacing w:after="0" w:line="285" w:lineRule="atLeast"/>
        <w:rPr>
          <w:ins w:id="1807" w:author="Stjepan Salopek (ssalopek)" w:date="2021-09-13T13:06:00Z"/>
          <w:rFonts w:ascii="Courier New" w:eastAsia="Times New Roman" w:hAnsi="Courier New" w:cs="Courier New"/>
          <w:color w:val="000000"/>
          <w:sz w:val="21"/>
          <w:szCs w:val="21"/>
          <w:lang/>
        </w:rPr>
        <w:pPrChange w:id="1808" w:author="Stjepan Salopek (ssalopek)" w:date="2021-09-13T13:07:00Z">
          <w:pPr>
            <w:shd w:val="clear" w:color="auto" w:fill="FFFFFE"/>
            <w:spacing w:after="0" w:line="285" w:lineRule="atLeast"/>
          </w:pPr>
        </w:pPrChange>
      </w:pPr>
      <w:ins w:id="1809" w:author="Stjepan Salopek (ssalopek)" w:date="2021-09-13T13:06:00Z">
        <w:r w:rsidRPr="00505A44">
          <w:rPr>
            <w:rFonts w:ascii="Courier New" w:eastAsia="Times New Roman" w:hAnsi="Courier New" w:cs="Courier New"/>
            <w:color w:val="000000"/>
            <w:sz w:val="21"/>
            <w:szCs w:val="21"/>
            <w:lang/>
          </w:rPr>
          <w:t>    </w:t>
        </w:r>
        <w:r w:rsidRPr="00505A44">
          <w:rPr>
            <w:rFonts w:ascii="Courier New" w:eastAsia="Times New Roman" w:hAnsi="Courier New" w:cs="Courier New"/>
            <w:color w:val="AF00DB"/>
            <w:sz w:val="21"/>
            <w:szCs w:val="21"/>
            <w:lang/>
          </w:rPr>
          <w:t>return</w:t>
        </w:r>
        <w:r w:rsidRPr="00505A44">
          <w:rPr>
            <w:rFonts w:ascii="Courier New" w:eastAsia="Times New Roman" w:hAnsi="Courier New" w:cs="Courier New"/>
            <w:color w:val="000000"/>
            <w:sz w:val="21"/>
            <w:szCs w:val="21"/>
            <w:lang/>
          </w:rPr>
          <w:t> x</w:t>
        </w:r>
      </w:ins>
    </w:p>
    <w:p w14:paraId="70FE6779" w14:textId="1C7EBB57" w:rsidR="00193AA5" w:rsidRPr="000F618B" w:rsidRDefault="00505A44">
      <w:pPr>
        <w:pStyle w:val="4Tekst"/>
        <w:jc w:val="center"/>
        <w:rPr>
          <w:rPrChange w:id="1810" w:author="Stjepan Salopek (ssalopek)" w:date="2021-09-13T15:10:00Z">
            <w:rPr>
              <w:rFonts w:eastAsiaTheme="majorEastAsia" w:cstheme="majorBidi"/>
              <w:sz w:val="26"/>
              <w:szCs w:val="26"/>
            </w:rPr>
          </w:rPrChange>
        </w:rPr>
        <w:pPrChange w:id="1811" w:author="Stjepan Salopek (ssalopek)" w:date="2021-09-13T15:10:00Z">
          <w:pPr/>
        </w:pPrChange>
      </w:pPr>
      <w:bookmarkStart w:id="1812" w:name="_Toc82446333"/>
      <w:ins w:id="1813" w:author="Stjepan Salopek (ssalopek)" w:date="2021-09-13T13:07:00Z">
        <w:r>
          <w:t xml:space="preserve">Prikaz programskog koda </w:t>
        </w:r>
        <w:r>
          <w:fldChar w:fldCharType="begin"/>
        </w:r>
        <w:r>
          <w:instrText xml:space="preserve"> SEQ Prikaz_programskog_koda \* ARABIC </w:instrText>
        </w:r>
      </w:ins>
      <w:r>
        <w:fldChar w:fldCharType="separate"/>
      </w:r>
      <w:ins w:id="1814" w:author="Stjepan Salopek (ssalopek)" w:date="2021-09-13T13:07:00Z">
        <w:r>
          <w:rPr>
            <w:noProof/>
          </w:rPr>
          <w:t>7</w:t>
        </w:r>
        <w:r>
          <w:fldChar w:fldCharType="end"/>
        </w:r>
        <w:r>
          <w:t>. Klasa "</w:t>
        </w:r>
        <w:proofErr w:type="spellStart"/>
        <w:r>
          <w:t>ConvolutionalNet</w:t>
        </w:r>
        <w:proofErr w:type="spellEnd"/>
        <w:r>
          <w:t>"</w:t>
        </w:r>
      </w:ins>
      <w:bookmarkEnd w:id="1812"/>
      <w:r w:rsidR="00193AA5">
        <w:br w:type="page"/>
      </w:r>
    </w:p>
    <w:p w14:paraId="6B2C4B7D" w14:textId="0F997DF2" w:rsidR="00E11A69" w:rsidRDefault="00E11A69" w:rsidP="00E11A69">
      <w:pPr>
        <w:pStyle w:val="2Podnaslov"/>
      </w:pPr>
      <w:bookmarkStart w:id="1815" w:name="_Toc82446282"/>
      <w:r>
        <w:lastRenderedPageBreak/>
        <w:t>4.6</w:t>
      </w:r>
      <w:ins w:id="1816" w:author="Stjepan Salopek (ssalopek)" w:date="2021-09-09T15:10:00Z">
        <w:r w:rsidR="00C94B37">
          <w:t>.</w:t>
        </w:r>
      </w:ins>
      <w:r>
        <w:t xml:space="preserve"> Učitavanje podataka</w:t>
      </w:r>
      <w:bookmarkEnd w:id="1815"/>
    </w:p>
    <w:p w14:paraId="2B2EADDB" w14:textId="288B45D2" w:rsidR="00BA3DAA" w:rsidRDefault="00BA3DAA" w:rsidP="00AF0EF1">
      <w:pPr>
        <w:pStyle w:val="4Tekst"/>
      </w:pPr>
      <w:r>
        <w:t xml:space="preserve">Pri radu sa podacima </w:t>
      </w:r>
      <w:proofErr w:type="spellStart"/>
      <w:r>
        <w:t>PyTorch</w:t>
      </w:r>
      <w:proofErr w:type="spellEnd"/>
      <w:r>
        <w:t xml:space="preserve"> pruža mnoge mogućnosti preko biblioteka. Za učitavanje kompletnog podatkovnog skupa korištena je funkcija „</w:t>
      </w:r>
      <w:proofErr w:type="spellStart"/>
      <w:r>
        <w:t>torchvision.datasets.ImageFolder</w:t>
      </w:r>
      <w:proofErr w:type="spellEnd"/>
      <w:r>
        <w:t>“. Ona svaku sliku povezuje sa njenim direktorijem. Primjerice, na slike unutar direktorija „A“ postaviti će tu oznaku.</w:t>
      </w:r>
    </w:p>
    <w:p w14:paraId="48EE756C"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817" w:name="_Hlk81569502"/>
      <w:commentRangeStart w:id="1818"/>
      <w:proofErr w:type="spellStart"/>
      <w:r w:rsidRPr="00BA3DAA">
        <w:rPr>
          <w:rFonts w:ascii="Courier New" w:eastAsia="Times New Roman" w:hAnsi="Courier New" w:cs="Courier New"/>
          <w:color w:val="000000"/>
          <w:sz w:val="21"/>
          <w:szCs w:val="21"/>
        </w:rPr>
        <w:t>data</w:t>
      </w:r>
      <w:commentRangeEnd w:id="1818"/>
      <w:r w:rsidR="00844BC7">
        <w:rPr>
          <w:rStyle w:val="CommentReference"/>
        </w:rPr>
        <w:commentReference w:id="1818"/>
      </w:r>
      <w:r w:rsidRPr="00BA3DAA">
        <w:rPr>
          <w:rFonts w:ascii="Courier New" w:eastAsia="Times New Roman" w:hAnsi="Courier New" w:cs="Courier New"/>
          <w:color w:val="000000"/>
          <w:sz w:val="21"/>
          <w:szCs w:val="21"/>
        </w:rPr>
        <w:t>_transforms</w:t>
      </w:r>
      <w:proofErr w:type="spellEnd"/>
      <w:r w:rsidRPr="00BA3DAA">
        <w:rPr>
          <w:rFonts w:ascii="Courier New" w:eastAsia="Times New Roman" w:hAnsi="Courier New" w:cs="Courier New"/>
          <w:color w:val="000000"/>
          <w:sz w:val="21"/>
          <w:szCs w:val="21"/>
        </w:rPr>
        <w:t> = </w:t>
      </w:r>
      <w:proofErr w:type="spellStart"/>
      <w:r w:rsidRPr="00BA3DAA">
        <w:rPr>
          <w:rFonts w:ascii="Courier New" w:eastAsia="Times New Roman" w:hAnsi="Courier New" w:cs="Courier New"/>
          <w:color w:val="000000"/>
          <w:sz w:val="21"/>
          <w:szCs w:val="21"/>
        </w:rPr>
        <w:t>transforms.Compose</w:t>
      </w:r>
      <w:proofErr w:type="spellEnd"/>
      <w:r w:rsidRPr="00BA3DAA">
        <w:rPr>
          <w:rFonts w:ascii="Courier New" w:eastAsia="Times New Roman" w:hAnsi="Courier New" w:cs="Courier New"/>
          <w:color w:val="000000"/>
          <w:sz w:val="21"/>
          <w:szCs w:val="21"/>
        </w:rPr>
        <w:t>([</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transforms.Resize</w:t>
      </w:r>
      <w:proofErr w:type="spellEnd"/>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transforms.Lambda(</w:t>
      </w:r>
      <w:r w:rsidRPr="00BA3DAA">
        <w:rPr>
          <w:rFonts w:ascii="Courier New" w:eastAsia="Times New Roman" w:hAnsi="Courier New" w:cs="Courier New"/>
          <w:color w:val="0000FF"/>
          <w:sz w:val="21"/>
          <w:szCs w:val="21"/>
        </w:rPr>
        <w:t>lambda</w:t>
      </w:r>
      <w:r w:rsidRPr="00BA3DAA">
        <w:rPr>
          <w:rFonts w:ascii="Courier New" w:eastAsia="Times New Roman" w:hAnsi="Courier New" w:cs="Courier New"/>
          <w:color w:val="000000"/>
          <w:sz w:val="21"/>
          <w:szCs w:val="21"/>
        </w:rPr>
        <w:t> img: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795E26"/>
          <w:sz w:val="21"/>
          <w:szCs w:val="21"/>
        </w:rPr>
        <w:t>filter</w:t>
      </w:r>
      <w:r w:rsidRPr="00BA3DAA">
        <w:rPr>
          <w:rFonts w:ascii="Courier New" w:eastAsia="Times New Roman" w:hAnsi="Courier New" w:cs="Courier New"/>
          <w:color w:val="000000"/>
          <w:sz w:val="21"/>
          <w:szCs w:val="21"/>
        </w:rPr>
        <w:t>(ImageFilter.SHARPEN) </w:t>
      </w:r>
      <w:r w:rsidRPr="00BA3DAA">
        <w:rPr>
          <w:rFonts w:ascii="Courier New" w:eastAsia="Times New Roman" w:hAnsi="Courier New" w:cs="Courier New"/>
          <w:color w:val="AF00DB"/>
          <w:sz w:val="21"/>
          <w:szCs w:val="21"/>
        </w:rPr>
        <w:t>if</w:t>
      </w:r>
      <w:r w:rsidRPr="00BA3DAA">
        <w:rPr>
          <w:rFonts w:ascii="Courier New" w:eastAsia="Times New Roman" w:hAnsi="Courier New" w:cs="Courier New"/>
          <w:color w:val="000000"/>
          <w:sz w:val="21"/>
          <w:szCs w:val="21"/>
        </w:rPr>
        <w:t> sharpen </w:t>
      </w:r>
      <w:r w:rsidRPr="00BA3DAA">
        <w:rPr>
          <w:rFonts w:ascii="Courier New" w:eastAsia="Times New Roman" w:hAnsi="Courier New" w:cs="Courier New"/>
          <w:color w:val="AF00DB"/>
          <w:sz w:val="21"/>
          <w:szCs w:val="21"/>
        </w:rPr>
        <w:t>else</w:t>
      </w:r>
      <w:r w:rsidRPr="00BA3DAA">
        <w:rPr>
          <w:rFonts w:ascii="Courier New" w:eastAsia="Times New Roman" w:hAnsi="Courier New" w:cs="Courier New"/>
          <w:color w:val="000000"/>
          <w:sz w:val="21"/>
          <w:szCs w:val="21"/>
        </w:rPr>
        <w:t>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transforms.ToTensor</w:t>
      </w:r>
      <w:proofErr w:type="spellEnd"/>
      <w:r w:rsidRPr="00BA3DAA">
        <w:rPr>
          <w:rFonts w:ascii="Courier New" w:eastAsia="Times New Roman" w:hAnsi="Courier New" w:cs="Courier New"/>
          <w:color w:val="000000"/>
          <w:sz w:val="21"/>
          <w:szCs w:val="21"/>
        </w:rPr>
        <w:t>(),</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transforms.Normalize</w:t>
      </w:r>
      <w:proofErr w:type="spellEnd"/>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817"/>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datasets.ImageFolder(</w:t>
      </w:r>
      <w:r w:rsidRPr="00BA3DAA">
        <w:rPr>
          <w:rFonts w:ascii="Courier New" w:eastAsia="Times New Roman" w:hAnsi="Courier New" w:cs="Courier New"/>
          <w:color w:val="A31515"/>
          <w:sz w:val="21"/>
          <w:szCs w:val="21"/>
        </w:rPr>
        <w:t>'datasets/letters/train'</w:t>
      </w:r>
      <w:r w:rsidRPr="00BA3DAA">
        <w:rPr>
          <w:rFonts w:ascii="Courier New" w:eastAsia="Times New Roman" w:hAnsi="Courier New" w:cs="Courier New"/>
          <w:color w:val="000000"/>
          <w:sz w:val="21"/>
          <w:szCs w:val="21"/>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testset = datasets.ImageFolder(</w:t>
      </w:r>
      <w:r w:rsidRPr="00BA3DAA">
        <w:rPr>
          <w:rFonts w:ascii="Courier New" w:eastAsia="Times New Roman" w:hAnsi="Courier New" w:cs="Courier New"/>
          <w:color w:val="A31515"/>
          <w:sz w:val="21"/>
          <w:szCs w:val="21"/>
        </w:rPr>
        <w:t>'datasets/letters/test'</w:t>
      </w:r>
      <w:r w:rsidRPr="00BA3DAA">
        <w:rPr>
          <w:rFonts w:ascii="Courier New" w:eastAsia="Times New Roman" w:hAnsi="Courier New" w:cs="Courier New"/>
          <w:color w:val="000000"/>
          <w:sz w:val="21"/>
          <w:szCs w:val="21"/>
        </w:rPr>
        <w:t>, transform=data_transforms)</w:t>
      </w:r>
    </w:p>
    <w:p w14:paraId="02025CC3" w14:textId="6A02DD39" w:rsidR="00BA3DAA" w:rsidRDefault="00FD145C" w:rsidP="00FD145C">
      <w:pPr>
        <w:pStyle w:val="4Tekst"/>
        <w:spacing w:before="120"/>
        <w:jc w:val="center"/>
      </w:pPr>
      <w:bookmarkStart w:id="1819" w:name="_Toc82446334"/>
      <w:r>
        <w:t xml:space="preserve">Prikaz programskog koda </w:t>
      </w:r>
      <w:fldSimple w:instr=" SEQ Prikaz_programskog_koda \* ARABIC ">
        <w:ins w:id="1820" w:author="Stjepan Salopek (ssalopek)" w:date="2021-09-13T13:07:00Z">
          <w:r w:rsidR="00505A44">
            <w:rPr>
              <w:noProof/>
            </w:rPr>
            <w:t>8</w:t>
          </w:r>
        </w:ins>
        <w:del w:id="1821" w:author="Stjepan Salopek (ssalopek)" w:date="2021-09-13T13:07:00Z">
          <w:r w:rsidR="00683B83" w:rsidDel="00505A44">
            <w:rPr>
              <w:noProof/>
            </w:rPr>
            <w:delText>7</w:delText>
          </w:r>
        </w:del>
      </w:fldSimple>
      <w:ins w:id="1822" w:author="Stjepan Salopek (ssalopek)" w:date="2021-09-09T15:10:00Z">
        <w:r w:rsidR="00C94B37">
          <w:rPr>
            <w:noProof/>
          </w:rPr>
          <w:t>.</w:t>
        </w:r>
      </w:ins>
      <w:r>
        <w:t xml:space="preserve"> Učitavanje i transformacija slika</w:t>
      </w:r>
      <w:bookmarkEnd w:id="1819"/>
    </w:p>
    <w:p w14:paraId="329C8499" w14:textId="36560393" w:rsidR="00ED4A1D" w:rsidRDefault="00FD145C" w:rsidP="00AF0EF1">
      <w:pPr>
        <w:pStyle w:val="4Tekst"/>
      </w:pPr>
      <w:r>
        <w:t>U programskom isječku mogu se primijetiti i transformacije podataka iz biblioteke „</w:t>
      </w:r>
      <w:proofErr w:type="spellStart"/>
      <w:r>
        <w:t>torchvision.transforms</w:t>
      </w:r>
      <w:proofErr w:type="spellEnd"/>
      <w:r>
        <w:t>“ koje su zadužene za dodatno pripremanje slika za rad. Funkcija „</w:t>
      </w:r>
      <w:proofErr w:type="spellStart"/>
      <w:r>
        <w:t>Resize</w:t>
      </w:r>
      <w:proofErr w:type="spellEnd"/>
      <w:r>
        <w:t>“ svaku sliku prilagodi ranije spomenutoj vrijednosti na ulazu mreže. „Lambda“ je prilagođena funkcija koja dodatno sliku pretvara iz RGB formata u format sa jednim bajtom po pikselu.“</w:t>
      </w:r>
      <w:proofErr w:type="spellStart"/>
      <w:r>
        <w:t>ToTensor</w:t>
      </w:r>
      <w:proofErr w:type="spellEnd"/>
      <w:r>
        <w:t>“ također prilagođava sliku neuronskoj mreži, a „</w:t>
      </w:r>
      <w:proofErr w:type="spellStart"/>
      <w:r>
        <w:t>Normalize</w:t>
      </w:r>
      <w:proofErr w:type="spellEnd"/>
      <w:r>
        <w:t>“ je čini uglađenijom, tako da neuronska mreža ne dobije neočekivane vrijednosti.</w:t>
      </w:r>
      <w:r w:rsidR="00D2155B">
        <w:t xml:space="preserve"> </w:t>
      </w:r>
    </w:p>
    <w:p w14:paraId="400827ED" w14:textId="6603D00E" w:rsidR="00ED4A1D" w:rsidRDefault="00ED4A1D" w:rsidP="00ED4A1D">
      <w:pPr>
        <w:pStyle w:val="2Podnaslov"/>
      </w:pPr>
      <w:bookmarkStart w:id="1823" w:name="_Toc82446283"/>
      <w:r>
        <w:t>4.7</w:t>
      </w:r>
      <w:ins w:id="1824" w:author="Stjepan Salopek (ssalopek)" w:date="2021-09-09T15:10:00Z">
        <w:r w:rsidR="00C94B37">
          <w:t>.</w:t>
        </w:r>
      </w:ins>
      <w:r>
        <w:t xml:space="preserve"> Postavljanje varijabli</w:t>
      </w:r>
      <w:bookmarkEnd w:id="1823"/>
    </w:p>
    <w:p w14:paraId="5B1AA6C5" w14:textId="6B846F70" w:rsidR="00ED4A1D" w:rsidRDefault="00ED4A1D" w:rsidP="00ED4A1D">
      <w:pPr>
        <w:pStyle w:val="4Tekst"/>
      </w:pPr>
      <w:r>
        <w:t>Prilikom rada aplikacije koriste se mnoge promjenjive varijable koje uvelike utječu na rad. Objekti „</w:t>
      </w:r>
      <w:proofErr w:type="spellStart"/>
      <w:r>
        <w:t>DataLoader</w:t>
      </w:r>
      <w:proofErr w:type="spellEnd"/>
      <w:r>
        <w:t>“ klase zaslužni su za miješanje slika te za učitavanje više njih istovremeno. Varijabla koja određuje broj istovremeno obrađenih slika naziva se „</w:t>
      </w:r>
      <w:proofErr w:type="spellStart"/>
      <w:r>
        <w:t>batch_size</w:t>
      </w:r>
      <w:proofErr w:type="spellEnd"/>
      <w:r>
        <w:t xml:space="preserve">“. Osim tih objekata, potrebno je stvoriti i objekt klase neuronske mreže, objekt funkcije gubitka te </w:t>
      </w:r>
      <w:proofErr w:type="spellStart"/>
      <w:r>
        <w:t>optimizator</w:t>
      </w:r>
      <w:proofErr w:type="spellEnd"/>
      <w:r>
        <w:t>. Osim toga spremaju se epohe i vrijeme u svrhu boljeg treniranja i preglednije analize rezultata</w:t>
      </w:r>
      <w:r w:rsidR="002068CA">
        <w:t xml:space="preserve"> te stopa učenja koja određuje brzinu mijenjanja težina i sklonosti pri </w:t>
      </w:r>
      <w:proofErr w:type="spellStart"/>
      <w:r w:rsidR="002068CA">
        <w:t>unazadnoj</w:t>
      </w:r>
      <w:proofErr w:type="spellEnd"/>
      <w:r w:rsidR="002068CA">
        <w:t xml:space="preserve"> propagaciji</w:t>
      </w:r>
      <w:r>
        <w:t>. Za dodatnu analizu koristi se „</w:t>
      </w:r>
      <w:proofErr w:type="spellStart"/>
      <w:r>
        <w:t>pkbar</w:t>
      </w:r>
      <w:proofErr w:type="spellEnd"/>
      <w:r>
        <w:t>“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77777777"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ED4A1D">
        <w:rPr>
          <w:rFonts w:ascii="Courier New" w:eastAsia="Times New Roman" w:hAnsi="Courier New" w:cs="Courier New"/>
          <w:color w:val="000000"/>
          <w:sz w:val="21"/>
          <w:szCs w:val="21"/>
        </w:rPr>
        <w:t>Epoch</w:t>
      </w:r>
      <w:proofErr w:type="spellEnd"/>
      <w:r w:rsidRPr="00ED4A1D">
        <w:rPr>
          <w:rFonts w:ascii="Courier New" w:eastAsia="Times New Roman" w:hAnsi="Courier New" w:cs="Courier New"/>
          <w:color w:val="000000"/>
          <w:sz w:val="21"/>
          <w:szCs w:val="21"/>
        </w:rPr>
        <w:t>: 51/100</w:t>
      </w:r>
    </w:p>
    <w:p w14:paraId="6328E709" w14:textId="2056B5FB" w:rsidR="00193AA5" w:rsidRDefault="00ED4A1D" w:rsidP="00193AA5">
      <w:pPr>
        <w:keepNext/>
        <w:shd w:val="clear" w:color="auto" w:fill="F2F2F2" w:themeFill="background1" w:themeFillShade="F2"/>
        <w:spacing w:after="0" w:line="285" w:lineRule="atLeast"/>
      </w:pPr>
      <w:r w:rsidRPr="00193AA5">
        <w:rPr>
          <w:rFonts w:ascii="Courier New" w:eastAsia="Times New Roman" w:hAnsi="Courier New" w:cs="Courier New"/>
          <w:color w:val="000000"/>
          <w:sz w:val="21"/>
          <w:szCs w:val="21"/>
        </w:rPr>
        <w:t>1</w:t>
      </w:r>
      <w:r w:rsidR="002068CA">
        <w:rPr>
          <w:rFonts w:ascii="Courier New" w:eastAsia="Times New Roman" w:hAnsi="Courier New" w:cs="Courier New"/>
          <w:color w:val="000000"/>
          <w:sz w:val="21"/>
          <w:szCs w:val="21"/>
          <w:lang w:val="en-US"/>
        </w:rPr>
        <w:t>43</w:t>
      </w:r>
      <w:r w:rsidRPr="00193AA5">
        <w:rPr>
          <w:rFonts w:ascii="Courier New" w:eastAsia="Times New Roman" w:hAnsi="Courier New" w:cs="Courier New"/>
          <w:color w:val="000000"/>
          <w:sz w:val="21"/>
          <w:szCs w:val="21"/>
        </w:rPr>
        <w:t>/169 [==========&gt;...] - 57s 336ms/</w:t>
      </w:r>
      <w:proofErr w:type="spellStart"/>
      <w:r w:rsidRPr="00193AA5">
        <w:rPr>
          <w:rFonts w:ascii="Courier New" w:eastAsia="Times New Roman" w:hAnsi="Courier New" w:cs="Courier New"/>
          <w:color w:val="000000"/>
          <w:sz w:val="21"/>
          <w:szCs w:val="21"/>
        </w:rPr>
        <w:t>step</w:t>
      </w:r>
      <w:proofErr w:type="spellEnd"/>
      <w:r w:rsidRPr="00193AA5">
        <w:rPr>
          <w:rFonts w:ascii="Courier New" w:eastAsia="Times New Roman" w:hAnsi="Courier New" w:cs="Courier New"/>
          <w:color w:val="000000"/>
          <w:sz w:val="21"/>
          <w:szCs w:val="21"/>
        </w:rPr>
        <w:t xml:space="preserve"> - </w:t>
      </w:r>
      <w:proofErr w:type="spellStart"/>
      <w:r w:rsidRPr="00193AA5">
        <w:rPr>
          <w:rFonts w:ascii="Courier New" w:eastAsia="Times New Roman" w:hAnsi="Courier New" w:cs="Courier New"/>
          <w:color w:val="000000"/>
          <w:sz w:val="21"/>
          <w:szCs w:val="21"/>
        </w:rPr>
        <w:t>loss</w:t>
      </w:r>
      <w:proofErr w:type="spellEnd"/>
      <w:r w:rsidRPr="00193AA5">
        <w:rPr>
          <w:rFonts w:ascii="Courier New" w:eastAsia="Times New Roman" w:hAnsi="Courier New" w:cs="Courier New"/>
          <w:color w:val="000000"/>
          <w:sz w:val="21"/>
          <w:szCs w:val="21"/>
        </w:rPr>
        <w:t xml:space="preserve">: 0.1331 - </w:t>
      </w:r>
      <w:proofErr w:type="spellStart"/>
      <w:r w:rsidRPr="00193AA5">
        <w:rPr>
          <w:rFonts w:ascii="Courier New" w:eastAsia="Times New Roman" w:hAnsi="Courier New" w:cs="Courier New"/>
          <w:color w:val="000000"/>
          <w:sz w:val="21"/>
          <w:szCs w:val="21"/>
        </w:rPr>
        <w:t>acc</w:t>
      </w:r>
      <w:proofErr w:type="spellEnd"/>
      <w:r w:rsidRPr="00193AA5">
        <w:rPr>
          <w:rFonts w:ascii="Courier New" w:eastAsia="Times New Roman" w:hAnsi="Courier New" w:cs="Courier New"/>
          <w:color w:val="000000"/>
          <w:sz w:val="21"/>
          <w:szCs w:val="21"/>
        </w:rPr>
        <w:t>: 93.8389</w:t>
      </w:r>
    </w:p>
    <w:p w14:paraId="6EA69E56" w14:textId="7773E278" w:rsidR="00ED4A1D" w:rsidRPr="00193AA5" w:rsidRDefault="00193AA5" w:rsidP="00193AA5">
      <w:pPr>
        <w:pStyle w:val="4Tekst"/>
        <w:spacing w:before="120"/>
        <w:jc w:val="center"/>
        <w:rPr>
          <w:rFonts w:ascii="Courier New" w:eastAsia="Times New Roman" w:hAnsi="Courier New" w:cs="Courier New"/>
          <w:color w:val="000000"/>
          <w:sz w:val="21"/>
          <w:szCs w:val="21"/>
        </w:rPr>
      </w:pPr>
      <w:bookmarkStart w:id="1825" w:name="_Toc82446335"/>
      <w:r>
        <w:t xml:space="preserve">Prikaz programskog koda </w:t>
      </w:r>
      <w:fldSimple w:instr=" SEQ Prikaz_programskog_koda \* ARABIC ">
        <w:ins w:id="1826" w:author="Stjepan Salopek (ssalopek)" w:date="2021-09-13T13:07:00Z">
          <w:r w:rsidR="00505A44">
            <w:rPr>
              <w:noProof/>
            </w:rPr>
            <w:t>9</w:t>
          </w:r>
        </w:ins>
        <w:del w:id="1827" w:author="Stjepan Salopek (ssalopek)" w:date="2021-09-13T13:07:00Z">
          <w:r w:rsidR="00683B83" w:rsidDel="00505A44">
            <w:rPr>
              <w:noProof/>
            </w:rPr>
            <w:delText>8</w:delText>
          </w:r>
        </w:del>
      </w:fldSimple>
      <w:ins w:id="1828" w:author="Stjepan Salopek (ssalopek)" w:date="2021-09-09T15:10:00Z">
        <w:r w:rsidR="00C94B37">
          <w:rPr>
            <w:noProof/>
          </w:rPr>
          <w:t>.</w:t>
        </w:r>
      </w:ins>
      <w:r>
        <w:t xml:space="preserve"> Prikaz </w:t>
      </w:r>
      <w:proofErr w:type="spellStart"/>
      <w:r>
        <w:t>pkbar</w:t>
      </w:r>
      <w:proofErr w:type="spellEnd"/>
      <w:r>
        <w:t xml:space="preserve"> statistike</w:t>
      </w:r>
      <w:bookmarkEnd w:id="1825"/>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ED4A1D">
        <w:rPr>
          <w:rFonts w:ascii="Courier New" w:eastAsia="Times New Roman" w:hAnsi="Courier New" w:cs="Courier New"/>
          <w:color w:val="000000"/>
          <w:sz w:val="21"/>
          <w:szCs w:val="21"/>
        </w:rPr>
        <w:t>train_loader</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DataLoader</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trainset</w:t>
      </w:r>
      <w:proofErr w:type="spellEnd"/>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batch_size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proofErr w:type="spellStart"/>
      <w:r w:rsidR="00ED4A1D" w:rsidRPr="00ED4A1D">
        <w:rPr>
          <w:rFonts w:ascii="Courier New" w:eastAsia="Times New Roman" w:hAnsi="Courier New" w:cs="Courier New"/>
          <w:color w:val="000000"/>
          <w:sz w:val="21"/>
          <w:szCs w:val="21"/>
        </w:rPr>
        <w:t>shuffle</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 </w:t>
      </w:r>
      <w:proofErr w:type="spellStart"/>
      <w:r w:rsidR="00ED4A1D" w:rsidRPr="00ED4A1D">
        <w:rPr>
          <w:rFonts w:ascii="Courier New" w:eastAsia="Times New Roman" w:hAnsi="Courier New" w:cs="Courier New"/>
          <w:color w:val="000000"/>
          <w:sz w:val="21"/>
          <w:szCs w:val="21"/>
        </w:rPr>
        <w:t>pin_memory</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roofErr w:type="spellStart"/>
      <w:r w:rsidRPr="00ED4A1D">
        <w:rPr>
          <w:rFonts w:ascii="Courier New" w:eastAsia="Times New Roman" w:hAnsi="Courier New" w:cs="Courier New"/>
          <w:color w:val="000000"/>
          <w:sz w:val="21"/>
          <w:szCs w:val="21"/>
        </w:rPr>
        <w:t>test_loader</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DataLoader</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testset</w:t>
      </w:r>
      <w:proofErr w:type="spellEnd"/>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batch_size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proofErr w:type="spellStart"/>
      <w:r w:rsidR="00ED4A1D" w:rsidRPr="00ED4A1D">
        <w:rPr>
          <w:rFonts w:ascii="Courier New" w:eastAsia="Times New Roman" w:hAnsi="Courier New" w:cs="Courier New"/>
          <w:color w:val="000000"/>
          <w:sz w:val="21"/>
          <w:szCs w:val="21"/>
        </w:rPr>
        <w:t>shuffle</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 </w:t>
      </w:r>
      <w:proofErr w:type="spellStart"/>
      <w:r w:rsidR="00ED4A1D" w:rsidRPr="00ED4A1D">
        <w:rPr>
          <w:rFonts w:ascii="Courier New" w:eastAsia="Times New Roman" w:hAnsi="Courier New" w:cs="Courier New"/>
          <w:color w:val="000000"/>
          <w:sz w:val="21"/>
          <w:szCs w:val="21"/>
        </w:rPr>
        <w:t>pin_memory</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input_size</w:t>
      </w:r>
      <w:proofErr w:type="spellEnd"/>
      <w:r w:rsidRPr="00ED4A1D">
        <w:rPr>
          <w:rFonts w:ascii="Courier New" w:eastAsia="Times New Roman" w:hAnsi="Courier New" w:cs="Courier New"/>
          <w:color w:val="000000"/>
          <w:sz w:val="21"/>
          <w:szCs w:val="21"/>
        </w:rPr>
        <w:t> = </w:t>
      </w:r>
      <w:r w:rsidRPr="00ED4A1D">
        <w:rPr>
          <w:rFonts w:ascii="Courier New" w:eastAsia="Times New Roman" w:hAnsi="Courier New" w:cs="Courier New"/>
          <w:color w:val="09885A"/>
          <w:sz w:val="21"/>
          <w:szCs w:val="21"/>
        </w:rPr>
        <w:t>784</w:t>
      </w:r>
      <w:r w:rsidR="009C7F1B">
        <w:rPr>
          <w:rFonts w:ascii="Courier New" w:eastAsia="Times New Roman" w:hAnsi="Courier New" w:cs="Courier New"/>
          <w:color w:val="09885A"/>
          <w:sz w:val="21"/>
          <w:szCs w:val="21"/>
          <w:lang w:val="en-US"/>
        </w:rPr>
        <w:t xml:space="preserve">  </w:t>
      </w:r>
      <w:r w:rsidR="009C7F1B" w:rsidRPr="00ED4A1D">
        <w:rPr>
          <w:rFonts w:ascii="Courier New" w:eastAsia="Times New Roman" w:hAnsi="Courier New" w:cs="Courier New"/>
          <w:color w:val="008000"/>
          <w:sz w:val="21"/>
          <w:szCs w:val="21"/>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output_size</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795E26"/>
          <w:sz w:val="21"/>
          <w:szCs w:val="21"/>
        </w:rPr>
        <w:t>len</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trainset.classes</w:t>
      </w:r>
      <w:proofErr w:type="spellEnd"/>
      <w:r w:rsidRPr="00ED4A1D">
        <w:rPr>
          <w:rFonts w:ascii="Courier New" w:eastAsia="Times New Roman" w:hAnsi="Courier New" w:cs="Courier New"/>
          <w:color w:val="000000"/>
          <w:sz w:val="21"/>
          <w:szCs w:val="21"/>
        </w:rPr>
        <w:t>)</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model = </w:t>
      </w:r>
      <w:proofErr w:type="spellStart"/>
      <w:r w:rsidR="009C7F1B" w:rsidRPr="009C7F1B">
        <w:rPr>
          <w:rFonts w:ascii="Courier New" w:eastAsia="Times New Roman" w:hAnsi="Courier New" w:cs="Courier New"/>
          <w:color w:val="000000"/>
          <w:sz w:val="21"/>
          <w:szCs w:val="21"/>
        </w:rPr>
        <w:t>RecognitionNet</w:t>
      </w:r>
      <w:proofErr w:type="spellEnd"/>
      <w:r w:rsidR="009C7F1B" w:rsidRPr="009C7F1B">
        <w:rPr>
          <w:rFonts w:ascii="Courier New" w:eastAsia="Times New Roman" w:hAnsi="Courier New" w:cs="Courier New"/>
          <w:color w:val="000000"/>
          <w:sz w:val="21"/>
          <w:szCs w:val="21"/>
        </w:rPr>
        <w:t>(</w:t>
      </w:r>
      <w:proofErr w:type="spellStart"/>
      <w:r w:rsidR="009C7F1B" w:rsidRPr="009C7F1B">
        <w:rPr>
          <w:rFonts w:ascii="Courier New" w:eastAsia="Times New Roman" w:hAnsi="Courier New" w:cs="Courier New"/>
          <w:color w:val="000000"/>
          <w:sz w:val="21"/>
          <w:szCs w:val="21"/>
        </w:rPr>
        <w:t>input_size</w:t>
      </w:r>
      <w:proofErr w:type="spellEnd"/>
      <w:r w:rsidR="009C7F1B" w:rsidRPr="009C7F1B">
        <w:rPr>
          <w:rFonts w:ascii="Courier New" w:eastAsia="Times New Roman" w:hAnsi="Courier New" w:cs="Courier New"/>
          <w:color w:val="000000"/>
          <w:sz w:val="21"/>
          <w:szCs w:val="21"/>
        </w:rPr>
        <w:t>, </w:t>
      </w:r>
      <w:proofErr w:type="spellStart"/>
      <w:r w:rsidR="009C7F1B" w:rsidRPr="009C7F1B">
        <w:rPr>
          <w:rFonts w:ascii="Courier New" w:eastAsia="Times New Roman" w:hAnsi="Courier New" w:cs="Courier New"/>
          <w:color w:val="000000"/>
          <w:sz w:val="21"/>
          <w:szCs w:val="21"/>
        </w:rPr>
        <w:t>output_size</w:t>
      </w:r>
      <w:proofErr w:type="spellEnd"/>
      <w:r w:rsidR="009C7F1B" w:rsidRPr="009C7F1B">
        <w:rPr>
          <w:rFonts w:ascii="Courier New" w:eastAsia="Times New Roman" w:hAnsi="Courier New" w:cs="Courier New"/>
          <w:color w:val="000000"/>
          <w:sz w:val="21"/>
          <w:szCs w:val="21"/>
        </w:rPr>
        <w:t>)</w:t>
      </w:r>
      <w:r w:rsidRPr="00ED4A1D">
        <w:rPr>
          <w:rFonts w:ascii="Courier New" w:eastAsia="Times New Roman" w:hAnsi="Courier New" w:cs="Courier New"/>
          <w:color w:val="000000"/>
          <w:sz w:val="21"/>
          <w:szCs w:val="21"/>
        </w:rPr>
        <w:t>.to(</w:t>
      </w:r>
      <w:proofErr w:type="spellStart"/>
      <w:r w:rsidRPr="00ED4A1D">
        <w:rPr>
          <w:rFonts w:ascii="Courier New" w:eastAsia="Times New Roman" w:hAnsi="Courier New" w:cs="Courier New"/>
          <w:color w:val="000000"/>
          <w:sz w:val="21"/>
          <w:szCs w:val="21"/>
        </w:rPr>
        <w:t>device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proofErr w:type="spellStart"/>
      <w:r w:rsidRPr="00ED4A1D">
        <w:rPr>
          <w:rFonts w:ascii="Courier New" w:eastAsia="Times New Roman" w:hAnsi="Courier New" w:cs="Courier New"/>
          <w:color w:val="000000"/>
          <w:sz w:val="21"/>
          <w:szCs w:val="21"/>
        </w:rPr>
        <w:t>loss_fn</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nn.NLLLoss</w:t>
      </w:r>
      <w:proofErr w:type="spellEnd"/>
      <w:r w:rsidRPr="00ED4A1D">
        <w:rPr>
          <w:rFonts w:ascii="Courier New" w:eastAsia="Times New Roman" w:hAnsi="Courier New" w:cs="Courier New"/>
          <w:color w:val="000000"/>
          <w:sz w:val="21"/>
          <w:szCs w:val="21"/>
        </w:rPr>
        <w:t>().to(</w:t>
      </w:r>
      <w:proofErr w:type="spellStart"/>
      <w:r w:rsidRPr="00ED4A1D">
        <w:rPr>
          <w:rFonts w:ascii="Courier New" w:eastAsia="Times New Roman" w:hAnsi="Courier New" w:cs="Courier New"/>
          <w:color w:val="000000"/>
          <w:sz w:val="21"/>
          <w:szCs w:val="21"/>
        </w:rPr>
        <w:t>device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optimizer = optim.SGD(model.parameters(), lr=lr, momentum=momentum)</w:t>
      </w:r>
    </w:p>
    <w:p w14:paraId="20DBC47F" w14:textId="7AC6D237" w:rsidR="00ED4A1D" w:rsidRDefault="009C7F1B" w:rsidP="009C7F1B">
      <w:pPr>
        <w:pStyle w:val="4Tekst"/>
        <w:jc w:val="center"/>
      </w:pPr>
      <w:bookmarkStart w:id="1829" w:name="_Toc82446336"/>
      <w:r>
        <w:t xml:space="preserve">Prikaz programskog koda </w:t>
      </w:r>
      <w:fldSimple w:instr=" SEQ Prikaz_programskog_koda \* ARABIC ">
        <w:ins w:id="1830" w:author="Stjepan Salopek (ssalopek)" w:date="2021-09-13T13:07:00Z">
          <w:r w:rsidR="00505A44">
            <w:rPr>
              <w:noProof/>
            </w:rPr>
            <w:t>10</w:t>
          </w:r>
        </w:ins>
        <w:del w:id="1831" w:author="Stjepan Salopek (ssalopek)" w:date="2021-09-13T13:07:00Z">
          <w:r w:rsidR="00683B83" w:rsidDel="00505A44">
            <w:rPr>
              <w:noProof/>
            </w:rPr>
            <w:delText>9</w:delText>
          </w:r>
        </w:del>
      </w:fldSimple>
      <w:ins w:id="1832" w:author="Stjepan Salopek (ssalopek)" w:date="2021-09-09T15:11:00Z">
        <w:r w:rsidR="00C94B37">
          <w:rPr>
            <w:noProof/>
          </w:rPr>
          <w:t>.</w:t>
        </w:r>
      </w:ins>
      <w:r>
        <w:t xml:space="preserve"> Pripremanje mreže na treniranje</w:t>
      </w:r>
      <w:bookmarkEnd w:id="1829"/>
    </w:p>
    <w:p w14:paraId="2750AFE9" w14:textId="4C9E9036" w:rsidR="00B87AE8" w:rsidRPr="00B87AE8" w:rsidRDefault="00193AA5" w:rsidP="009C7F1B">
      <w:pPr>
        <w:pStyle w:val="4Tekst"/>
        <w:jc w:val="left"/>
      </w:pPr>
      <w:r>
        <w:t>Funkcija gubitka „</w:t>
      </w:r>
      <w:proofErr w:type="spellStart"/>
      <w:r>
        <w:t>NLLLoss</w:t>
      </w:r>
      <w:proofErr w:type="spellEnd"/>
      <w:r>
        <w:t>“ (eng</w:t>
      </w:r>
      <w:ins w:id="1833" w:author="Stjepan Salopek (ssalopek)" w:date="2021-09-10T11:42:00Z">
        <w:r w:rsidR="00CF258C">
          <w:t>l</w:t>
        </w:r>
      </w:ins>
      <w:r>
        <w:t xml:space="preserve">. </w:t>
      </w:r>
      <w:r>
        <w:rPr>
          <w:i/>
          <w:iCs/>
        </w:rPr>
        <w:t xml:space="preserve">Negative log </w:t>
      </w:r>
      <w:proofErr w:type="spellStart"/>
      <w:r>
        <w:rPr>
          <w:i/>
          <w:iCs/>
        </w:rPr>
        <w:t>likelihood</w:t>
      </w:r>
      <w:proofErr w:type="spellEnd"/>
      <w:r>
        <w:rPr>
          <w:i/>
          <w:iCs/>
        </w:rPr>
        <w:t xml:space="preserve"> </w:t>
      </w:r>
      <w:proofErr w:type="spellStart"/>
      <w:r>
        <w:rPr>
          <w:i/>
          <w:iCs/>
        </w:rPr>
        <w:t>loss</w:t>
      </w:r>
      <w:proofErr w:type="spellEnd"/>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w:t>
      </w:r>
      <w:proofErr w:type="spellStart"/>
      <w:r w:rsidR="00B87AE8">
        <w:t>Optimizator</w:t>
      </w:r>
      <w:proofErr w:type="spellEnd"/>
      <w:r w:rsidR="00B87AE8">
        <w:t xml:space="preserve"> SGD ili stohastički </w:t>
      </w:r>
      <w:proofErr w:type="spellStart"/>
      <w:r w:rsidR="00B87AE8">
        <w:t>gradijentalni</w:t>
      </w:r>
      <w:proofErr w:type="spellEnd"/>
      <w:r w:rsidR="00B87AE8">
        <w:t xml:space="preserve"> pad (eng</w:t>
      </w:r>
      <w:ins w:id="1834" w:author="Stjepan Salopek (ssalopek)" w:date="2021-09-10T11:42:00Z">
        <w:r w:rsidR="00CF258C">
          <w:t>l</w:t>
        </w:r>
      </w:ins>
      <w:r w:rsidR="00B87AE8">
        <w:t xml:space="preserve">. </w:t>
      </w:r>
      <w:proofErr w:type="spellStart"/>
      <w:r w:rsidR="00B87AE8">
        <w:rPr>
          <w:i/>
          <w:iCs/>
        </w:rPr>
        <w:t>Stochastic</w:t>
      </w:r>
      <w:proofErr w:type="spellEnd"/>
      <w:r w:rsidR="00B87AE8">
        <w:rPr>
          <w:i/>
          <w:iCs/>
        </w:rPr>
        <w:t xml:space="preserve"> </w:t>
      </w:r>
      <w:proofErr w:type="spellStart"/>
      <w:r w:rsidR="00B87AE8">
        <w:rPr>
          <w:i/>
          <w:iCs/>
        </w:rPr>
        <w:t>gradient</w:t>
      </w:r>
      <w:proofErr w:type="spellEnd"/>
      <w:r w:rsidR="00B87AE8">
        <w:rPr>
          <w:i/>
          <w:iCs/>
        </w:rPr>
        <w:t xml:space="preserve"> </w:t>
      </w:r>
      <w:proofErr w:type="spellStart"/>
      <w:r w:rsidR="00B87AE8">
        <w:rPr>
          <w:i/>
          <w:iCs/>
        </w:rPr>
        <w:t>descent</w:t>
      </w:r>
      <w:proofErr w:type="spellEnd"/>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835" w:name="_Toc82446284"/>
      <w:r>
        <w:lastRenderedPageBreak/>
        <w:t>4.8</w:t>
      </w:r>
      <w:ins w:id="1836" w:author="Stjepan Salopek (ssalopek)" w:date="2021-09-09T15:11:00Z">
        <w:r w:rsidR="00C94B37">
          <w:t>.</w:t>
        </w:r>
      </w:ins>
      <w:r>
        <w:t xml:space="preserve"> Petlja treniranja</w:t>
      </w:r>
      <w:bookmarkEnd w:id="1835"/>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proofErr w:type="spellStart"/>
      <w:r w:rsidRPr="002068CA">
        <w:rPr>
          <w:rFonts w:ascii="Courier New" w:eastAsia="Times New Roman" w:hAnsi="Courier New" w:cs="Courier New"/>
          <w:color w:val="0000FF"/>
          <w:sz w:val="21"/>
          <w:szCs w:val="21"/>
        </w:rPr>
        <w:t>in</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795E26"/>
          <w:sz w:val="21"/>
          <w:szCs w:val="21"/>
        </w:rPr>
        <w:t>range</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epoch_start</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epochs</w:t>
      </w:r>
      <w:proofErr w:type="spellEnd"/>
      <w:r w:rsidRPr="002068CA">
        <w:rPr>
          <w:rFonts w:ascii="Courier New" w:eastAsia="Times New Roman" w:hAnsi="Courier New" w:cs="Courier New"/>
          <w:color w:val="000000"/>
          <w:sz w:val="21"/>
          <w:szCs w:val="21"/>
        </w:rPr>
        <w:t>):</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running_loss</w:t>
      </w:r>
      <w:proofErr w:type="spellEnd"/>
      <w:r w:rsidRPr="002068CA">
        <w:rPr>
          <w:rFonts w:ascii="Courier New" w:eastAsia="Times New Roman" w:hAnsi="Courier New" w:cs="Courier New"/>
          <w:color w:val="000000"/>
          <w:sz w:val="21"/>
          <w:szCs w:val="21"/>
        </w:rPr>
        <w:t> = </w:t>
      </w:r>
      <w:r w:rsidRPr="002068CA">
        <w:rPr>
          <w:rFonts w:ascii="Courier New" w:eastAsia="Times New Roman" w:hAnsi="Courier New" w:cs="Courier New"/>
          <w:color w:val="09885A"/>
          <w:sz w:val="21"/>
          <w:szCs w:val="21"/>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idx</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FF"/>
          <w:sz w:val="21"/>
          <w:szCs w:val="21"/>
        </w:rPr>
        <w:t>in</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795E26"/>
          <w:sz w:val="21"/>
          <w:szCs w:val="21"/>
        </w:rPr>
        <w:t>enumerate</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train_loader</w:t>
      </w:r>
      <w:proofErr w:type="spellEnd"/>
      <w:r w:rsidRPr="002068CA">
        <w:rPr>
          <w:rFonts w:ascii="Courier New" w:eastAsia="Times New Roman" w:hAnsi="Courier New" w:cs="Courier New"/>
          <w:color w:val="000000"/>
          <w:sz w:val="21"/>
          <w:szCs w:val="21"/>
        </w:rPr>
        <w:t>):</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images.view</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images.shape</w:t>
      </w:r>
      <w:proofErr w:type="spellEnd"/>
      <w:r w:rsidRPr="002068CA">
        <w:rPr>
          <w:rFonts w:ascii="Courier New" w:eastAsia="Times New Roman" w:hAnsi="Courier New" w:cs="Courier New"/>
          <w:color w:val="000000"/>
          <w:sz w:val="21"/>
          <w:szCs w:val="21"/>
        </w:rPr>
        <w:t>[</w:t>
      </w:r>
      <w:r w:rsidRPr="002068CA">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images.to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labels.to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optimizer.zero_grad</w:t>
      </w:r>
      <w:proofErr w:type="spellEnd"/>
      <w:r w:rsidRPr="002068CA">
        <w:rPr>
          <w:rFonts w:ascii="Courier New" w:eastAsia="Times New Roman" w:hAnsi="Courier New" w:cs="Courier New"/>
          <w:color w:val="000000"/>
          <w:sz w:val="21"/>
          <w:szCs w:val="21"/>
        </w:rPr>
        <w:t>()</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loss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loss_fn</w:t>
      </w:r>
      <w:proofErr w:type="spellEnd"/>
      <w:r w:rsidRPr="002068CA">
        <w:rPr>
          <w:rFonts w:ascii="Courier New" w:eastAsia="Times New Roman" w:hAnsi="Courier New" w:cs="Courier New"/>
          <w:color w:val="000000"/>
          <w:sz w:val="21"/>
          <w:szCs w:val="21"/>
        </w:rPr>
        <w:t>(output, </w:t>
      </w:r>
      <w:proofErr w:type="spellStart"/>
      <w:r w:rsidRPr="002068CA">
        <w:rPr>
          <w:rFonts w:ascii="Courier New" w:eastAsia="Times New Roman" w:hAnsi="Courier New" w:cs="Courier New"/>
          <w:color w:val="000000"/>
          <w:sz w:val="21"/>
          <w:szCs w:val="21"/>
        </w:rPr>
        <w:t>labels.to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loss.backward</w:t>
      </w:r>
      <w:proofErr w:type="spellEnd"/>
      <w:r w:rsidRPr="002068CA">
        <w:rPr>
          <w:rFonts w:ascii="Courier New" w:eastAsia="Times New Roman" w:hAnsi="Courier New" w:cs="Courier New"/>
          <w:color w:val="000000"/>
          <w:sz w:val="21"/>
          <w:szCs w:val="21"/>
        </w:rPr>
        <w:t>()</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optimizer.step</w:t>
      </w:r>
      <w:proofErr w:type="spellEnd"/>
      <w:r w:rsidRPr="002068CA">
        <w:rPr>
          <w:rFonts w:ascii="Courier New" w:eastAsia="Times New Roman" w:hAnsi="Courier New" w:cs="Courier New"/>
          <w:color w:val="000000"/>
          <w:sz w:val="21"/>
          <w:szCs w:val="21"/>
        </w:rPr>
        <w:t>()</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running_loss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loss.item</w:t>
      </w:r>
      <w:proofErr w:type="spellEnd"/>
      <w:r w:rsidRPr="002068CA">
        <w:rPr>
          <w:rFonts w:ascii="Courier New" w:eastAsia="Times New Roman" w:hAnsi="Courier New" w:cs="Courier New"/>
          <w:color w:val="000000"/>
          <w:sz w:val="21"/>
          <w:szCs w:val="21"/>
        </w:rPr>
        <w:t>()</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w:t>
      </w:r>
      <w:proofErr w:type="spellStart"/>
      <w:r w:rsidRPr="002068CA">
        <w:rPr>
          <w:rFonts w:ascii="Courier New" w:eastAsia="Times New Roman" w:hAnsi="Courier New" w:cs="Courier New"/>
          <w:color w:val="008000"/>
          <w:sz w:val="21"/>
          <w:szCs w:val="21"/>
        </w:rPr>
        <w:t>Statistics</w:t>
      </w:r>
      <w:proofErr w:type="spellEnd"/>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correct</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predictions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795E26"/>
          <w:sz w:val="21"/>
          <w:szCs w:val="21"/>
        </w:rPr>
        <w:t>sum</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item</w:t>
      </w:r>
      <w:proofErr w:type="spellEnd"/>
      <w:r w:rsidRPr="002068CA">
        <w:rPr>
          <w:rFonts w:ascii="Courier New" w:eastAsia="Times New Roman" w:hAnsi="Courier New" w:cs="Courier New"/>
          <w:color w:val="000000"/>
          <w:sz w:val="21"/>
          <w:szCs w:val="21"/>
        </w:rPr>
        <w:t>()</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accuracy</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correct</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795E26"/>
          <w:sz w:val="21"/>
          <w:szCs w:val="21"/>
        </w:rPr>
        <w:t>len</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predictions</w:t>
      </w:r>
      <w:proofErr w:type="spellEnd"/>
      <w:r w:rsidRPr="002068CA">
        <w:rPr>
          <w:rFonts w:ascii="Courier New" w:eastAsia="Times New Roman" w:hAnsi="Courier New" w:cs="Courier New"/>
          <w:color w:val="000000"/>
          <w:sz w:val="21"/>
          <w:szCs w:val="21"/>
        </w:rPr>
        <w:t>)</w:t>
      </w:r>
    </w:p>
    <w:p w14:paraId="24FFC8AB" w14:textId="0A4D9141" w:rsidR="002068CA" w:rsidRDefault="002068CA" w:rsidP="00D2155B">
      <w:pPr>
        <w:pStyle w:val="4Tekst"/>
        <w:spacing w:before="120"/>
        <w:jc w:val="center"/>
      </w:pPr>
      <w:bookmarkStart w:id="1837" w:name="_Toc82446337"/>
      <w:r>
        <w:t xml:space="preserve">Prikaz programskog koda </w:t>
      </w:r>
      <w:fldSimple w:instr=" SEQ Prikaz_programskog_koda \* ARABIC ">
        <w:ins w:id="1838" w:author="Stjepan Salopek (ssalopek)" w:date="2021-09-13T13:07:00Z">
          <w:r w:rsidR="00505A44">
            <w:rPr>
              <w:noProof/>
            </w:rPr>
            <w:t>11</w:t>
          </w:r>
        </w:ins>
        <w:del w:id="1839" w:author="Stjepan Salopek (ssalopek)" w:date="2021-09-13T13:07:00Z">
          <w:r w:rsidR="00683B83" w:rsidDel="00505A44">
            <w:rPr>
              <w:noProof/>
            </w:rPr>
            <w:delText>10</w:delText>
          </w:r>
        </w:del>
      </w:fldSimple>
      <w:ins w:id="1840" w:author="Stjepan Salopek (ssalopek)" w:date="2021-09-09T15:11:00Z">
        <w:r w:rsidR="00C94B37">
          <w:rPr>
            <w:noProof/>
          </w:rPr>
          <w:t>.</w:t>
        </w:r>
      </w:ins>
      <w:r>
        <w:t xml:space="preserve"> Petlja treniranja mreže</w:t>
      </w:r>
      <w:bookmarkEnd w:id="1837"/>
    </w:p>
    <w:p w14:paraId="1B6EE642" w14:textId="501B6F25" w:rsidR="001229A6" w:rsidRDefault="00D2155B" w:rsidP="002068CA">
      <w:pPr>
        <w:pStyle w:val="4Tekst"/>
      </w:pPr>
      <w:r>
        <w:t>Treniranje uključuje prolazak kroz „</w:t>
      </w:r>
      <w:proofErr w:type="spellStart"/>
      <w:r>
        <w:t>train_loader</w:t>
      </w:r>
      <w:proofErr w:type="spellEnd"/>
      <w:r>
        <w:t xml:space="preserve">“, pripremajući slike i oznake i slanje slika u mrežu. Može se primijetiti rad </w:t>
      </w:r>
      <w:proofErr w:type="spellStart"/>
      <w:r>
        <w:t>optimizatora</w:t>
      </w:r>
      <w:proofErr w:type="spellEnd"/>
      <w:r>
        <w:t xml:space="preserve">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 xml:space="preserve">Petlja iz desetog programskog isječka iskorištena je više puta, a mreža je istrenirana mijenjajući broj epoha, stopu učenja, </w:t>
      </w:r>
      <w:proofErr w:type="spellStart"/>
      <w:r>
        <w:t>momentum</w:t>
      </w:r>
      <w:proofErr w:type="spellEnd"/>
      <w:r>
        <w:t>,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4545D66A" w:rsidR="001229A6" w:rsidRDefault="001229A6" w:rsidP="001229A6">
      <w:pPr>
        <w:pStyle w:val="2Podnaslov"/>
      </w:pPr>
      <w:bookmarkStart w:id="1841" w:name="_Toc82446285"/>
      <w:r>
        <w:lastRenderedPageBreak/>
        <w:t>4.9</w:t>
      </w:r>
      <w:ins w:id="1842" w:author="Stjepan Salopek (ssalopek)" w:date="2021-09-09T15:11:00Z">
        <w:r w:rsidR="00C94B37">
          <w:t>.</w:t>
        </w:r>
      </w:ins>
      <w:r>
        <w:t xml:space="preserve"> Petlja testiranja</w:t>
      </w:r>
      <w:bookmarkEnd w:id="1841"/>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proofErr w:type="spellEnd"/>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8000"/>
          <w:sz w:val="21"/>
          <w:szCs w:val="21"/>
        </w:rPr>
        <w:t># Bez mijenjanja gradijenata</w:t>
      </w: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AF00DB"/>
          <w:sz w:val="21"/>
          <w:szCs w:val="21"/>
        </w:rPr>
        <w:t>with</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torch.no_grad</w:t>
      </w:r>
      <w:proofErr w:type="spellEnd"/>
      <w:r w:rsidRPr="001229A6">
        <w:rPr>
          <w:rFonts w:ascii="Courier New" w:eastAsia="Times New Roman" w:hAnsi="Courier New" w:cs="Courier New"/>
          <w:color w:val="000000"/>
          <w:sz w:val="21"/>
          <w:szCs w:val="21"/>
        </w:rPr>
        <w:t>():</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FF"/>
          <w:sz w:val="21"/>
          <w:szCs w:val="21"/>
        </w:rPr>
        <w:t>in</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test_loader</w:t>
      </w:r>
      <w:proofErr w:type="spellEnd"/>
      <w:r w:rsidRPr="001229A6">
        <w:rPr>
          <w:rFonts w:ascii="Courier New" w:eastAsia="Times New Roman" w:hAnsi="Courier New" w:cs="Courier New"/>
          <w:color w:val="000000"/>
          <w:sz w:val="21"/>
          <w:szCs w:val="21"/>
        </w:rPr>
        <w:t>:</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images.view</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images.shape</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images.to</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device</w:t>
      </w:r>
      <w:proofErr w:type="spellEnd"/>
      <w:r w:rsidRPr="001229A6">
        <w:rPr>
          <w:rFonts w:ascii="Courier New" w:eastAsia="Times New Roman" w:hAnsi="Courier New" w:cs="Courier New"/>
          <w:color w:val="000000"/>
          <w:sz w:val="21"/>
          <w:szCs w:val="21"/>
        </w:rPr>
        <w:t>)</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labels.to</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device</w:t>
      </w:r>
      <w:proofErr w:type="spellEnd"/>
      <w:r w:rsidRPr="001229A6">
        <w:rPr>
          <w:rFonts w:ascii="Courier New" w:eastAsia="Times New Roman" w:hAnsi="Courier New" w:cs="Courier New"/>
          <w:color w:val="000000"/>
          <w:sz w:val="21"/>
          <w:szCs w:val="21"/>
        </w:rPr>
        <w:t>)</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out</w:t>
      </w:r>
      <w:proofErr w:type="spellEnd"/>
      <w:r w:rsidRPr="001229A6">
        <w:rPr>
          <w:rFonts w:ascii="Courier New" w:eastAsia="Times New Roman" w:hAnsi="Courier New" w:cs="Courier New"/>
          <w:color w:val="000000"/>
          <w:sz w:val="21"/>
          <w:szCs w:val="21"/>
        </w:rPr>
        <w:t> = model(</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w:t>
      </w:r>
      <w:proofErr w:type="spellStart"/>
      <w:r w:rsidRPr="001229A6">
        <w:rPr>
          <w:rFonts w:ascii="Courier New" w:eastAsia="Times New Roman" w:hAnsi="Courier New" w:cs="Courier New"/>
          <w:color w:val="000000"/>
          <w:sz w:val="21"/>
          <w:szCs w:val="21"/>
        </w:rPr>
        <w:t>preds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out.</w:t>
      </w:r>
      <w:r w:rsidRPr="001229A6">
        <w:rPr>
          <w:rFonts w:ascii="Courier New" w:eastAsia="Times New Roman" w:hAnsi="Courier New" w:cs="Courier New"/>
          <w:color w:val="795E26"/>
          <w:sz w:val="21"/>
          <w:szCs w:val="21"/>
        </w:rPr>
        <w:t>max</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preds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795E26"/>
          <w:sz w:val="21"/>
          <w:szCs w:val="21"/>
        </w:rPr>
        <w:t>sum</w:t>
      </w:r>
      <w:proofErr w:type="spellEnd"/>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preds.size</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'Correct</w:t>
      </w:r>
      <w:proofErr w:type="spellEnd"/>
      <w:r w:rsidRPr="001229A6">
        <w:rPr>
          <w:rFonts w:ascii="Courier New" w:eastAsia="Times New Roman" w:hAnsi="Courier New" w:cs="Courier New"/>
          <w:color w:val="A31515"/>
          <w:sz w:val="21"/>
          <w:szCs w:val="21"/>
        </w:rPr>
        <w:t>/total: </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795E26"/>
          <w:sz w:val="21"/>
          <w:szCs w:val="21"/>
        </w:rPr>
        <w:t>round</w:t>
      </w:r>
      <w:proofErr w:type="spellEnd"/>
      <w:r w:rsidRPr="001229A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lang w:val="en-US"/>
        </w:rPr>
        <w:t xml:space="preserve">    </w:t>
      </w:r>
      <w:proofErr w:type="spellStart"/>
      <w:r w:rsidRPr="001229A6">
        <w:rPr>
          <w:rFonts w:ascii="Courier New" w:eastAsia="Times New Roman" w:hAnsi="Courier New" w:cs="Courier New"/>
          <w:color w:val="000000"/>
          <w:sz w:val="21"/>
          <w:szCs w:val="21"/>
        </w:rPr>
        <w:t>int</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100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843" w:name="_Toc82446338"/>
      <w:r>
        <w:t xml:space="preserve">Prikaz programskog koda </w:t>
      </w:r>
      <w:fldSimple w:instr=" SEQ Prikaz_programskog_koda \* ARABIC ">
        <w:ins w:id="1844" w:author="Stjepan Salopek (ssalopek)" w:date="2021-09-13T13:07:00Z">
          <w:r w:rsidR="00505A44">
            <w:rPr>
              <w:noProof/>
            </w:rPr>
            <w:t>12</w:t>
          </w:r>
        </w:ins>
        <w:del w:id="1845" w:author="Stjepan Salopek (ssalopek)" w:date="2021-09-13T13:07:00Z">
          <w:r w:rsidR="00683B83" w:rsidDel="00505A44">
            <w:rPr>
              <w:noProof/>
            </w:rPr>
            <w:delText>11</w:delText>
          </w:r>
        </w:del>
      </w:fldSimple>
      <w:ins w:id="1846" w:author="Stjepan Salopek (ssalopek)" w:date="2021-09-09T15:11:00Z">
        <w:r w:rsidR="00C94B37">
          <w:rPr>
            <w:noProof/>
          </w:rPr>
          <w:t>.</w:t>
        </w:r>
      </w:ins>
      <w:r>
        <w:t xml:space="preserve"> Petlja testiranja istreniranog modela</w:t>
      </w:r>
      <w:bookmarkEnd w:id="1843"/>
    </w:p>
    <w:p w14:paraId="075129EC" w14:textId="4F027514" w:rsidR="001229A6" w:rsidRDefault="001229A6" w:rsidP="002068CA">
      <w:pPr>
        <w:pStyle w:val="4Tekst"/>
      </w:pPr>
      <w:r>
        <w:t xml:space="preserve">Petlja u kojoj se procjenjuje preciznost istreniranog modela vrlo je slična petlji treniranja, no uz nekoliko pojednostavljenja. Na modelu je postavljen rad za provjeru, te su isključene automatske promjene gradijenata. Osim toga, izbačen je </w:t>
      </w:r>
      <w:proofErr w:type="spellStart"/>
      <w:r>
        <w:t>optimizator</w:t>
      </w:r>
      <w:proofErr w:type="spellEnd"/>
      <w:r>
        <w:t xml:space="preserve"> i funkcija gubitka.</w:t>
      </w:r>
    </w:p>
    <w:p w14:paraId="00050579" w14:textId="7B5BA01C" w:rsidR="00F60DAB" w:rsidRDefault="001229A6" w:rsidP="002068CA">
      <w:pPr>
        <w:pStyle w:val="4Tekst"/>
      </w:pPr>
      <w:r>
        <w:t>S obzirom na to da se u „</w:t>
      </w:r>
      <w:proofErr w:type="spellStart"/>
      <w:r>
        <w:t>DataLoader</w:t>
      </w:r>
      <w:proofErr w:type="spellEnd"/>
      <w:r>
        <w:t>“ funkciju poslao „</w:t>
      </w:r>
      <w:proofErr w:type="spellStart"/>
      <w:r>
        <w:t>batch_size</w:t>
      </w:r>
      <w:proofErr w:type="spellEnd"/>
      <w:r>
        <w:t xml:space="preserve">“ vrijednosti 1024, na izlazu modela dobije se </w:t>
      </w:r>
      <w:r w:rsidR="00F60DAB">
        <w:t>niz od toliko cijelih brojeva koji označavaju indeks predviđene oznake. Usporedba „(</w:t>
      </w:r>
      <w:proofErr w:type="spellStart"/>
      <w:r w:rsidR="00F60DAB">
        <w:t>preds</w:t>
      </w:r>
      <w:proofErr w:type="spellEnd"/>
      <w:r w:rsidR="00F60DAB">
        <w:t xml:space="preserve"> == </w:t>
      </w:r>
      <w:proofErr w:type="spellStart"/>
      <w:r w:rsidR="00F60DAB">
        <w:t>labels</w:t>
      </w:r>
      <w:proofErr w:type="spellEnd"/>
      <w:r w:rsidR="00F60DAB">
        <w:t>).</w:t>
      </w:r>
      <w:proofErr w:type="spellStart"/>
      <w:r w:rsidR="00F60DAB">
        <w:t>sum</w:t>
      </w:r>
      <w:proofErr w:type="spellEnd"/>
      <w:r w:rsidR="00F60DAB">
        <w:t xml:space="preserve">()“ točno pogođene indekse postavlja na </w:t>
      </w:r>
      <w:proofErr w:type="spellStart"/>
      <w:r w:rsidR="00F60DAB">
        <w:t>True</w:t>
      </w:r>
      <w:proofErr w:type="spellEnd"/>
      <w:r w:rsidR="00F60DAB">
        <w:t xml:space="preserve">, odnosno 1, a ostale na </w:t>
      </w:r>
      <w:proofErr w:type="spellStart"/>
      <w:r w:rsidR="00F60DAB">
        <w:t>False</w:t>
      </w:r>
      <w:proofErr w:type="spellEnd"/>
      <w:r w:rsidR="00F60DAB">
        <w:t xml:space="preserv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847" w:name="_Toc82446286"/>
      <w:r>
        <w:lastRenderedPageBreak/>
        <w:t>4.10</w:t>
      </w:r>
      <w:ins w:id="1848" w:author="Stjepan Salopek (ssalopek)" w:date="2021-09-09T15:12:00Z">
        <w:r w:rsidR="00C94B37">
          <w:t>.</w:t>
        </w:r>
      </w:ins>
      <w:r>
        <w:t xml:space="preserve"> Pregled i analiza</w:t>
      </w:r>
      <w:bookmarkEnd w:id="1847"/>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proofErr w:type="spellStart"/>
      <w:r w:rsidR="00505222">
        <w:t>M</w:t>
      </w:r>
      <w:r w:rsidR="00D26206">
        <w:t>atplotlib</w:t>
      </w:r>
      <w:proofErr w:type="spellEnd"/>
      <w:r w:rsidR="00D26206">
        <w:t xml:space="preserve">, </w:t>
      </w:r>
      <w:proofErr w:type="spellStart"/>
      <w:r w:rsidR="00505222" w:rsidRPr="00505222">
        <w:t>TensorBoard</w:t>
      </w:r>
      <w:proofErr w:type="spellEnd"/>
      <w:r w:rsidR="00D26206">
        <w:t xml:space="preserve">, </w:t>
      </w:r>
      <w:proofErr w:type="spellStart"/>
      <w:r w:rsidR="00D26206">
        <w:t>pkbar</w:t>
      </w:r>
      <w:proofErr w:type="spellEnd"/>
      <w:r w:rsidR="00D26206">
        <w:t xml:space="preserve"> i </w:t>
      </w:r>
      <w:proofErr w:type="spellStart"/>
      <w:r w:rsidR="00D26206">
        <w:t>Pillow</w:t>
      </w:r>
      <w:proofErr w:type="spellEnd"/>
      <w:r w:rsidR="00D26206">
        <w:t xml:space="preserve">. </w:t>
      </w:r>
    </w:p>
    <w:p w14:paraId="0AA53F9D" w14:textId="7A7C3D4A" w:rsidR="00D26206" w:rsidRDefault="00D26206" w:rsidP="00D26206">
      <w:pPr>
        <w:pStyle w:val="3PodnaslovMali"/>
      </w:pPr>
      <w:bookmarkStart w:id="1849" w:name="_Toc82446287"/>
      <w:r>
        <w:t>4.10.1</w:t>
      </w:r>
      <w:ins w:id="1850" w:author="Stjepan Salopek (ssalopek)" w:date="2021-09-09T15:12:00Z">
        <w:r w:rsidR="00C94B37">
          <w:t>.</w:t>
        </w:r>
      </w:ins>
      <w:r>
        <w:t xml:space="preserve"> </w:t>
      </w:r>
      <w:proofErr w:type="spellStart"/>
      <w:r w:rsidR="001816ED">
        <w:t>M</w:t>
      </w:r>
      <w:r>
        <w:t>atplotlib</w:t>
      </w:r>
      <w:bookmarkEnd w:id="1849"/>
      <w:proofErr w:type="spellEnd"/>
    </w:p>
    <w:p w14:paraId="1E061269" w14:textId="77777777" w:rsidR="00D42B44" w:rsidRDefault="004D6649" w:rsidP="00D42B44">
      <w:pPr>
        <w:pStyle w:val="4Tekst"/>
        <w:keepNext/>
        <w:jc w:val="center"/>
      </w:pPr>
      <w:r>
        <w:rPr>
          <w:noProof/>
        </w:rPr>
        <w:drawing>
          <wp:inline distT="0" distB="0" distL="0" distR="0" wp14:anchorId="2F3CE80E" wp14:editId="4E9F22F3">
            <wp:extent cx="3857625" cy="2835275"/>
            <wp:effectExtent l="38100" t="38100" r="28575" b="222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inline>
        </w:drawing>
      </w:r>
    </w:p>
    <w:p w14:paraId="5ACF056A" w14:textId="02A7932F" w:rsidR="004D6649" w:rsidRDefault="00D42B44" w:rsidP="00D42B44">
      <w:pPr>
        <w:pStyle w:val="4Tekst"/>
        <w:jc w:val="center"/>
      </w:pPr>
      <w:bookmarkStart w:id="1851" w:name="_Toc94044610"/>
      <w:r>
        <w:t xml:space="preserve">Slika </w:t>
      </w:r>
      <w:fldSimple w:instr=" SEQ Slika \* ARABIC ">
        <w:r>
          <w:rPr>
            <w:noProof/>
          </w:rPr>
          <w:t>12</w:t>
        </w:r>
      </w:fldSimple>
      <w:r>
        <w:t xml:space="preserve">. </w:t>
      </w:r>
      <w:r w:rsidRPr="00F45E79">
        <w:t xml:space="preserve">Otvaranje slika </w:t>
      </w:r>
      <w:proofErr w:type="spellStart"/>
      <w:r w:rsidRPr="00F45E79">
        <w:t>matplotlib</w:t>
      </w:r>
      <w:proofErr w:type="spellEnd"/>
      <w:r w:rsidRPr="00F45E79">
        <w:t xml:space="preserve"> bibliotekom</w:t>
      </w:r>
      <w:bookmarkEnd w:id="1851"/>
    </w:p>
    <w:p w14:paraId="66E2F391" w14:textId="30DB3411" w:rsidR="00F60DAB" w:rsidRDefault="00D26206" w:rsidP="00F60DAB">
      <w:pPr>
        <w:pStyle w:val="4Tekst"/>
      </w:pPr>
      <w:r>
        <w:t>U analizi i obradi izvornog podatkovnog skupa, ali i općenito u prikazu statističkih podataka i slika korišten je „</w:t>
      </w:r>
      <w:proofErr w:type="spellStart"/>
      <w:r>
        <w:t>matplotlib.pyplot</w:t>
      </w:r>
      <w:proofErr w:type="spellEnd"/>
      <w:r>
        <w: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2B7D8AB6" w:rsidR="001816ED" w:rsidRDefault="001816ED" w:rsidP="001816ED">
      <w:pPr>
        <w:pStyle w:val="3PodnaslovMali"/>
      </w:pPr>
      <w:bookmarkStart w:id="1852" w:name="_Toc82446288"/>
      <w:r>
        <w:t>4.10.2</w:t>
      </w:r>
      <w:ins w:id="1853" w:author="Stjepan Salopek (ssalopek)" w:date="2021-09-09T15:12:00Z">
        <w:r w:rsidR="00C94B37">
          <w:t>.</w:t>
        </w:r>
      </w:ins>
      <w:r>
        <w:t xml:space="preserve"> </w:t>
      </w:r>
      <w:proofErr w:type="spellStart"/>
      <w:r>
        <w:t>Tensor</w:t>
      </w:r>
      <w:r w:rsidR="00505222">
        <w:t>B</w:t>
      </w:r>
      <w:r>
        <w:t>oard</w:t>
      </w:r>
      <w:bookmarkEnd w:id="1852"/>
      <w:proofErr w:type="spellEnd"/>
    </w:p>
    <w:p w14:paraId="4EDD0AAC" w14:textId="0B6D2467" w:rsidR="00505222" w:rsidRDefault="00505222" w:rsidP="001816ED">
      <w:pPr>
        <w:pStyle w:val="4Tekst"/>
      </w:pPr>
      <w:proofErr w:type="spellStart"/>
      <w:r>
        <w:t>TensorBoard</w:t>
      </w:r>
      <w:proofErr w:type="spellEnd"/>
      <w:r>
        <w:t xml:space="preserve"> je alat za vizualizaciju podataka. Izrađen je za </w:t>
      </w:r>
      <w:proofErr w:type="spellStart"/>
      <w:r>
        <w:t>TensorFlow</w:t>
      </w:r>
      <w:proofErr w:type="spellEnd"/>
      <w:ins w:id="1854" w:author="Stjepan Salopek (ssalopek)" w:date="2021-09-13T15:32:00Z">
        <w:r w:rsidR="008C291E">
          <w:t xml:space="preserve"> radni okvir</w:t>
        </w:r>
      </w:ins>
      <w:r>
        <w:t xml:space="preserve">, no može se koristiti i u radu sa </w:t>
      </w:r>
      <w:proofErr w:type="spellStart"/>
      <w:r>
        <w:t>PyTorch</w:t>
      </w:r>
      <w:proofErr w:type="spellEnd"/>
      <w:r>
        <w:t xml:space="preserve">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w:t>
      </w:r>
      <w:proofErr w:type="spellStart"/>
      <w:r w:rsidRPr="00683B83">
        <w:rPr>
          <w:rFonts w:ascii="Courier New" w:eastAsia="Times New Roman" w:hAnsi="Courier New" w:cs="Courier New"/>
          <w:color w:val="008000"/>
          <w:sz w:val="21"/>
          <w:szCs w:val="21"/>
        </w:rPr>
        <w:t>TensorBoard</w:t>
      </w:r>
      <w:proofErr w:type="spellEnd"/>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AF00DB"/>
          <w:sz w:val="21"/>
          <w:szCs w:val="21"/>
        </w:rPr>
        <w:t>from</w:t>
      </w:r>
      <w:proofErr w:type="spellEnd"/>
      <w:r w:rsidRPr="00683B83">
        <w:rPr>
          <w:rFonts w:ascii="Courier New" w:eastAsia="Times New Roman" w:hAnsi="Courier New" w:cs="Courier New"/>
          <w:color w:val="000000"/>
          <w:sz w:val="21"/>
          <w:szCs w:val="21"/>
        </w:rPr>
        <w:t> </w:t>
      </w:r>
      <w:proofErr w:type="spellStart"/>
      <w:r w:rsidRPr="00683B83">
        <w:rPr>
          <w:rFonts w:ascii="Courier New" w:eastAsia="Times New Roman" w:hAnsi="Courier New" w:cs="Courier New"/>
          <w:color w:val="000000"/>
          <w:sz w:val="21"/>
          <w:szCs w:val="21"/>
        </w:rPr>
        <w:t>torch.utils.tensorboard</w:t>
      </w:r>
      <w:proofErr w:type="spellEnd"/>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w:t>
      </w:r>
      <w:proofErr w:type="spellStart"/>
      <w:r w:rsidRPr="00683B83">
        <w:rPr>
          <w:rFonts w:ascii="Courier New" w:eastAsia="Times New Roman" w:hAnsi="Courier New" w:cs="Courier New"/>
          <w:color w:val="000000"/>
          <w:sz w:val="21"/>
          <w:szCs w:val="21"/>
        </w:rPr>
        <w:t>SummaryWriter</w:t>
      </w:r>
      <w:proofErr w:type="spellEnd"/>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Select</w:t>
      </w:r>
      <w:proofErr w:type="spellEnd"/>
      <w:r w:rsidRPr="00683B83">
        <w:rPr>
          <w:rFonts w:ascii="Courier New" w:eastAsia="Times New Roman" w:hAnsi="Courier New" w:cs="Courier New"/>
          <w:color w:val="008000"/>
          <w:sz w:val="21"/>
          <w:szCs w:val="21"/>
        </w:rPr>
        <w:t> data </w:t>
      </w:r>
      <w:proofErr w:type="spellStart"/>
      <w:r w:rsidRPr="00683B83">
        <w:rPr>
          <w:rFonts w:ascii="Courier New" w:eastAsia="Times New Roman" w:hAnsi="Courier New" w:cs="Courier New"/>
          <w:color w:val="008000"/>
          <w:sz w:val="21"/>
          <w:szCs w:val="21"/>
        </w:rPr>
        <w:t>directory</w:t>
      </w:r>
      <w:proofErr w:type="spellEnd"/>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w:t>
      </w:r>
      <w:proofErr w:type="spellEnd"/>
      <w:r w:rsidRPr="00683B83">
        <w:rPr>
          <w:rFonts w:ascii="Courier New" w:eastAsia="Times New Roman" w:hAnsi="Courier New" w:cs="Courier New"/>
          <w:color w:val="000000"/>
          <w:sz w:val="21"/>
          <w:szCs w:val="21"/>
        </w:rPr>
        <w:t> = </w:t>
      </w:r>
      <w:proofErr w:type="spellStart"/>
      <w:r w:rsidRPr="00683B83">
        <w:rPr>
          <w:rFonts w:ascii="Courier New" w:eastAsia="Times New Roman" w:hAnsi="Courier New" w:cs="Courier New"/>
          <w:color w:val="000000"/>
          <w:sz w:val="21"/>
          <w:szCs w:val="21"/>
        </w:rPr>
        <w:t>SummaryWriter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runs</w:t>
      </w:r>
      <w:proofErr w:type="spellEnd"/>
      <w:r w:rsidRPr="00683B83">
        <w:rPr>
          <w:rFonts w:ascii="Courier New" w:eastAsia="Times New Roman" w:hAnsi="Courier New" w:cs="Courier New"/>
          <w:color w:val="A31515"/>
          <w:sz w:val="21"/>
          <w:szCs w:val="21"/>
        </w:rPr>
        <w:t>/Model_2'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Write</w:t>
      </w:r>
      <w:proofErr w:type="spellEnd"/>
      <w:r w:rsidRPr="00683B83">
        <w:rPr>
          <w:rFonts w:ascii="Courier New" w:eastAsia="Times New Roman" w:hAnsi="Courier New" w:cs="Courier New"/>
          <w:color w:val="008000"/>
          <w:sz w:val="21"/>
          <w:szCs w:val="21"/>
        </w:rPr>
        <w:t>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writer.add_scalar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Accuracy</w:t>
      </w:r>
      <w:proofErr w:type="spellEnd"/>
      <w:r w:rsidRPr="00683B83">
        <w:rPr>
          <w:rFonts w:ascii="Courier New" w:eastAsia="Times New Roman" w:hAnsi="Courier New" w:cs="Courier New"/>
          <w:color w:val="A31515"/>
          <w:sz w:val="21"/>
          <w:szCs w:val="21"/>
        </w:rPr>
        <w:t>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writer.add_scalar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Accuracy</w:t>
      </w:r>
      <w:proofErr w:type="spellEnd"/>
      <w:r w:rsidRPr="00683B83">
        <w:rPr>
          <w:rFonts w:ascii="Courier New" w:eastAsia="Times New Roman" w:hAnsi="Courier New" w:cs="Courier New"/>
          <w:color w:val="A31515"/>
          <w:sz w:val="21"/>
          <w:szCs w:val="21"/>
        </w:rPr>
        <w:t>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Example</w:t>
      </w:r>
      <w:proofErr w:type="spellEnd"/>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in</w:t>
      </w:r>
      <w:proofErr w:type="spellEnd"/>
      <w:r w:rsidRPr="00683B83">
        <w:rPr>
          <w:rFonts w:ascii="Courier New" w:eastAsia="Times New Roman" w:hAnsi="Courier New" w:cs="Courier New"/>
          <w:color w:val="008000"/>
          <w:sz w:val="21"/>
          <w:szCs w:val="21"/>
        </w:rPr>
        <w:t> model </w:t>
      </w:r>
      <w:proofErr w:type="spellStart"/>
      <w:r w:rsidRPr="00683B83">
        <w:rPr>
          <w:rFonts w:ascii="Courier New" w:eastAsia="Times New Roman" w:hAnsi="Courier New" w:cs="Courier New"/>
          <w:color w:val="008000"/>
          <w:sz w:val="21"/>
          <w:szCs w:val="21"/>
        </w:rPr>
        <w:t>training</w:t>
      </w:r>
      <w:proofErr w:type="spellEnd"/>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loop</w:t>
      </w:r>
      <w:proofErr w:type="spellEnd"/>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855" w:name="_Toc82446339"/>
      <w:del w:id="1856"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857" w:author="Stjepan Salopek (ssalopek)" w:date="2022-01-25T18:54:00Z">
        <w:r w:rsidR="00D231A9" w:rsidDel="002F0BD6">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858" w:name="_Toc82446314"/>
                    <w:del w:id="1859"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860" w:author="Stjepan Salopek (ssalopek)" w:date="2021-09-09T14:33:00Z">
                      <w:r w:rsidR="00093114" w:rsidDel="00CB09D3">
                        <w:rPr>
                          <w:noProof/>
                        </w:rPr>
                        <w:delText>15</w:delText>
                      </w:r>
                    </w:del>
                    <w:del w:id="1861" w:author="Stjepan Salopek (ssalopek)" w:date="2022-01-25T18:54:00Z">
                      <w:r w:rsidR="00D231A9" w:rsidDel="002F0BD6">
                        <w:rPr>
                          <w:noProof/>
                        </w:rPr>
                        <w:fldChar w:fldCharType="end"/>
                      </w:r>
                      <w:r w:rsidDel="002F0BD6">
                        <w:delText xml:space="preserve"> Primjer TensorBoard alata</w:delText>
                      </w:r>
                    </w:del>
                    <w:bookmarkEnd w:id="1858"/>
                  </w:p>
                </w:txbxContent>
              </v:textbox>
              <w10:wrap type="square"/>
            </v:shape>
          </w:pict>
        </w:r>
      </w:del>
      <w:r w:rsidR="00683B83">
        <w:t xml:space="preserve">Prikaz programskog koda </w:t>
      </w:r>
      <w:r w:rsidR="00D231A9">
        <w:fldChar w:fldCharType="begin"/>
      </w:r>
      <w:r w:rsidR="00D231A9">
        <w:instrText xml:space="preserve"> SEQ Prikaz_programskog_koda \* ARABIC </w:instrText>
      </w:r>
      <w:r w:rsidR="00D231A9">
        <w:fldChar w:fldCharType="separate"/>
      </w:r>
      <w:ins w:id="1862" w:author="Stjepan Salopek (ssalopek)" w:date="2021-09-13T13:07:00Z">
        <w:r w:rsidR="00505A44">
          <w:rPr>
            <w:noProof/>
          </w:rPr>
          <w:t>13</w:t>
        </w:r>
      </w:ins>
      <w:del w:id="1863" w:author="Stjepan Salopek (ssalopek)" w:date="2021-09-13T13:07:00Z">
        <w:r w:rsidR="00683B83" w:rsidDel="00505A44">
          <w:rPr>
            <w:noProof/>
          </w:rPr>
          <w:delText>12</w:delText>
        </w:r>
      </w:del>
      <w:r w:rsidR="00D231A9">
        <w:rPr>
          <w:noProof/>
        </w:rPr>
        <w:fldChar w:fldCharType="end"/>
      </w:r>
      <w:ins w:id="1864" w:author="Stjepan Salopek (ssalopek)" w:date="2021-09-09T15:12:00Z">
        <w:r w:rsidR="00C94B37">
          <w:rPr>
            <w:noProof/>
          </w:rPr>
          <w:t>.</w:t>
        </w:r>
      </w:ins>
      <w:r w:rsidR="00683B83">
        <w:t xml:space="preserve"> Primjer </w:t>
      </w:r>
      <w:proofErr w:type="spellStart"/>
      <w:r w:rsidR="00683B83">
        <w:t>TensorBoard</w:t>
      </w:r>
      <w:proofErr w:type="spellEnd"/>
      <w:r w:rsidR="00683B83">
        <w:t xml:space="preserve"> rada</w:t>
      </w:r>
      <w:bookmarkEnd w:id="1855"/>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865" w:author="Stjepan Salopek (ssalopek)" w:date="2022-01-25T18:53:00Z">
        <w:r>
          <w:rPr>
            <w:noProof/>
          </w:rPr>
          <w:drawing>
            <wp:inline distT="0" distB="0" distL="0" distR="0" wp14:anchorId="0D884872" wp14:editId="404FF84F">
              <wp:extent cx="5753100" cy="4221480"/>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71C974" w14:textId="77777777" w:rsidR="00D42B44" w:rsidRDefault="00D42B44" w:rsidP="00D42B44">
      <w:pPr>
        <w:pStyle w:val="4Tekst"/>
        <w:jc w:val="center"/>
      </w:pPr>
      <w:bookmarkStart w:id="1866" w:name="_Toc94044611"/>
      <w:r>
        <w:t xml:space="preserve">Slika </w:t>
      </w:r>
      <w:fldSimple w:instr=" SEQ Slika \* ARABIC ">
        <w:r>
          <w:rPr>
            <w:noProof/>
          </w:rPr>
          <w:t>13</w:t>
        </w:r>
      </w:fldSimple>
      <w:r>
        <w:t xml:space="preserve">. </w:t>
      </w:r>
      <w:r w:rsidRPr="00C076BE">
        <w:t xml:space="preserve">Primjer </w:t>
      </w:r>
      <w:proofErr w:type="spellStart"/>
      <w:r w:rsidRPr="00C076BE">
        <w:t>Tensorboard</w:t>
      </w:r>
      <w:proofErr w:type="spellEnd"/>
      <w:r w:rsidRPr="00C076BE">
        <w:t xml:space="preserve"> alata</w:t>
      </w:r>
      <w:bookmarkEnd w:id="1866"/>
    </w:p>
    <w:p w14:paraId="74EB9046" w14:textId="297CBD2A" w:rsidR="002D0973" w:rsidRPr="00E82A48" w:rsidRDefault="00E82A48" w:rsidP="00D42B44">
      <w:pPr>
        <w:pStyle w:val="Caption"/>
        <w:jc w:val="center"/>
      </w:pPr>
      <w:r>
        <w:br w:type="page"/>
      </w:r>
    </w:p>
    <w:p w14:paraId="26582A31" w14:textId="77777777" w:rsidR="008C291E" w:rsidRDefault="008C291E" w:rsidP="008C291E">
      <w:pPr>
        <w:pStyle w:val="2Podnaslov"/>
        <w:rPr>
          <w:ins w:id="1867" w:author="Stjepan Salopek (ssalopek)" w:date="2021-09-13T15:33:00Z"/>
        </w:rPr>
      </w:pPr>
      <w:bookmarkStart w:id="1868" w:name="_Toc82446289"/>
      <w:ins w:id="1869" w:author="Stjepan Salopek (ssalopek)" w:date="2021-09-13T15:33:00Z">
        <w:r>
          <w:lastRenderedPageBreak/>
          <w:t>4.11. Analiza rezultata</w:t>
        </w:r>
        <w:bookmarkEnd w:id="1868"/>
      </w:ins>
    </w:p>
    <w:p w14:paraId="786F5295" w14:textId="7CB67DC4" w:rsidR="008C291E" w:rsidRDefault="009568BA" w:rsidP="008C291E">
      <w:pPr>
        <w:pStyle w:val="4Tekst"/>
        <w:rPr>
          <w:ins w:id="1870" w:author="Stjepan Salopek (ssalopek)" w:date="2021-09-13T15:50:00Z"/>
        </w:rPr>
      </w:pPr>
      <w:ins w:id="1871" w:author="Stjepan Salopek (ssalopek)" w:date="2021-09-13T15:35:00Z">
        <w:r>
          <w:t xml:space="preserve">Obje neuronske mreže </w:t>
        </w:r>
      </w:ins>
      <w:ins w:id="1872" w:author="Stjepan Salopek (ssalopek)" w:date="2021-09-13T15:46:00Z">
        <w:r w:rsidR="00575B55">
          <w:t>trenirane su na istim</w:t>
        </w:r>
      </w:ins>
      <w:ins w:id="1873" w:author="Stjepan Salopek (ssalopek)" w:date="2021-09-13T15:47:00Z">
        <w:r w:rsidR="00575B55">
          <w:t xml:space="preserve"> podacima </w:t>
        </w:r>
      </w:ins>
      <w:ins w:id="1874" w:author="Stjepan Salopek (ssalopek)" w:date="2021-09-13T15:48:00Z">
        <w:r w:rsidR="00575B55">
          <w:t xml:space="preserve">sa raznim </w:t>
        </w:r>
      </w:ins>
      <w:ins w:id="1875" w:author="Stjepan Salopek (ssalopek)" w:date="2021-09-13T16:21:00Z">
        <w:r w:rsidR="00557ACC">
          <w:t xml:space="preserve">parametrima </w:t>
        </w:r>
      </w:ins>
      <w:ins w:id="1876" w:author="Stjepan Salopek (ssalopek)" w:date="2021-09-13T15:49:00Z">
        <w:r w:rsidR="00575B55">
          <w:t>i spremljen</w:t>
        </w:r>
      </w:ins>
      <w:ins w:id="1877" w:author="Stjepan Salopek (ssalopek)" w:date="2021-09-13T16:21:00Z">
        <w:r w:rsidR="00557ACC">
          <w:t>e</w:t>
        </w:r>
      </w:ins>
      <w:ins w:id="1878" w:author="Stjepan Salopek (ssalopek)" w:date="2021-09-13T15:49:00Z">
        <w:r w:rsidR="00575B55">
          <w:t xml:space="preserve"> kroz različite brojeve epoha.</w:t>
        </w:r>
      </w:ins>
      <w:ins w:id="1879" w:author="Stjepan Salopek (ssalopek)" w:date="2021-09-13T15:50:00Z">
        <w:r w:rsidR="00575B55">
          <w:t xml:space="preserve"> Svaki </w:t>
        </w:r>
      </w:ins>
      <w:ins w:id="1880" w:author="Stjepan Salopek (ssalopek)" w:date="2021-09-13T16:21:00Z">
        <w:r w:rsidR="00557ACC">
          <w:t xml:space="preserve">spremljen model </w:t>
        </w:r>
      </w:ins>
      <w:ins w:id="1881"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1882" w:author="Stjepan Salopek (ssalopek)" w:date="2021-09-13T16:10:00Z"/>
        </w:rPr>
      </w:pPr>
      <w:proofErr w:type="spellStart"/>
      <w:ins w:id="1883" w:author="Stjepan Salopek (ssalopek)" w:date="2021-09-13T15:51:00Z">
        <w:r>
          <w:t>Konvolucijska</w:t>
        </w:r>
        <w:proofErr w:type="spellEnd"/>
        <w:r>
          <w:t xml:space="preserve"> mreža „</w:t>
        </w:r>
        <w:proofErr w:type="spellStart"/>
        <w:r>
          <w:t>ConvolutionalNet</w:t>
        </w:r>
        <w:proofErr w:type="spellEnd"/>
        <w:r>
          <w:t>“</w:t>
        </w:r>
      </w:ins>
      <w:ins w:id="1884" w:author="Stjepan Salopek (ssalopek)" w:date="2021-09-13T16:09:00Z">
        <w:r w:rsidR="00C66F59">
          <w:t xml:space="preserve"> označena kraticom CN</w:t>
        </w:r>
      </w:ins>
      <w:ins w:id="1885" w:author="Stjepan Salopek (ssalopek)" w:date="2021-09-13T15:51:00Z">
        <w:r>
          <w:t xml:space="preserve"> pokazala se točnijom od mreže „</w:t>
        </w:r>
        <w:proofErr w:type="spellStart"/>
        <w:r>
          <w:t>RecognitionNet</w:t>
        </w:r>
        <w:proofErr w:type="spellEnd"/>
        <w:r>
          <w:t>“</w:t>
        </w:r>
      </w:ins>
      <w:ins w:id="1886" w:author="Stjepan Salopek (ssalopek)" w:date="2021-09-13T16:09:00Z">
        <w:r w:rsidR="00C66F59">
          <w:t>, označenom kraticom RN</w:t>
        </w:r>
      </w:ins>
      <w:ins w:id="1887" w:author="Stjepan Salopek (ssalopek)" w:date="2021-09-13T15:51:00Z">
        <w:r>
          <w:t>, no zahtijevala je dulji period za treniranje mreže</w:t>
        </w:r>
      </w:ins>
      <w:ins w:id="1888" w:author="Stjepan Salopek (ssalopek)" w:date="2021-09-13T15:52:00Z">
        <w:r>
          <w:t xml:space="preserve">. </w:t>
        </w:r>
      </w:ins>
      <w:ins w:id="1889" w:author="Stjepan Salopek (ssalopek)" w:date="2021-09-13T16:28:00Z">
        <w:r w:rsidR="00C93C8F">
          <w:t xml:space="preserve">Radi sprječavanja </w:t>
        </w:r>
        <w:proofErr w:type="spellStart"/>
        <w:r w:rsidR="00C93C8F">
          <w:t>pretreniranja</w:t>
        </w:r>
      </w:ins>
      <w:proofErr w:type="spellEnd"/>
      <w:ins w:id="1890" w:author="Stjepan Salopek (ssalopek)" w:date="2021-09-13T15:52:00Z">
        <w:r>
          <w:t xml:space="preserve"> (engl. </w:t>
        </w:r>
        <w:proofErr w:type="spellStart"/>
        <w:r>
          <w:rPr>
            <w:i/>
            <w:iCs/>
          </w:rPr>
          <w:t>overtrain</w:t>
        </w:r>
      </w:ins>
      <w:ins w:id="1891" w:author="Stjepan Salopek (ssalopek)" w:date="2021-09-13T16:28:00Z">
        <w:r w:rsidR="00C93C8F">
          <w:rPr>
            <w:i/>
            <w:iCs/>
          </w:rPr>
          <w:t>ing</w:t>
        </w:r>
      </w:ins>
      <w:proofErr w:type="spellEnd"/>
      <w:ins w:id="1892" w:author="Stjepan Salopek (ssalopek)" w:date="2021-09-13T15:52:00Z">
        <w:r>
          <w:t>)</w:t>
        </w:r>
      </w:ins>
      <w:ins w:id="1893" w:author="Stjepan Salopek (ssalopek)" w:date="2021-09-13T15:53:00Z">
        <w:r>
          <w:t xml:space="preserve">, </w:t>
        </w:r>
      </w:ins>
      <w:ins w:id="1894" w:author="Stjepan Salopek (ssalopek)" w:date="2021-09-13T16:28:00Z">
        <w:r w:rsidR="00C93C8F">
          <w:t>CN se sprema na</w:t>
        </w:r>
      </w:ins>
      <w:ins w:id="1895" w:author="Stjepan Salopek (ssalopek)" w:date="2021-09-13T15:53:00Z">
        <w:r>
          <w:t xml:space="preserve"> 10, 20 i 50 epoha, </w:t>
        </w:r>
      </w:ins>
      <w:ins w:id="1896" w:author="Stjepan Salopek (ssalopek)" w:date="2021-09-13T16:27:00Z">
        <w:r w:rsidR="00C93C8F">
          <w:t xml:space="preserve">a </w:t>
        </w:r>
      </w:ins>
      <w:ins w:id="1897" w:author="Stjepan Salopek (ssalopek)" w:date="2021-09-13T16:28:00Z">
        <w:r w:rsidR="00C93C8F">
          <w:t>RN</w:t>
        </w:r>
      </w:ins>
      <w:ins w:id="1898" w:author="Stjepan Salopek (ssalopek)" w:date="2021-09-13T16:29:00Z">
        <w:r w:rsidR="00C93C8F">
          <w:t xml:space="preserve"> </w:t>
        </w:r>
      </w:ins>
      <w:ins w:id="1899" w:author="Stjepan Salopek (ssalopek)" w:date="2021-09-13T16:27:00Z">
        <w:r w:rsidR="00C93C8F">
          <w:t xml:space="preserve">nakon </w:t>
        </w:r>
      </w:ins>
      <w:ins w:id="1900" w:author="Stjepan Salopek (ssalopek)" w:date="2021-09-13T15:53:00Z">
        <w:r>
          <w:t>20, 50 i 100.</w:t>
        </w:r>
      </w:ins>
    </w:p>
    <w:p w14:paraId="40845980" w14:textId="35186D42" w:rsidR="00B22302" w:rsidRDefault="00C66F59">
      <w:pPr>
        <w:pStyle w:val="4Tekst"/>
      </w:pPr>
      <w:ins w:id="1901" w:author="Stjepan Salopek (ssalopek)" w:date="2021-09-13T16:10:00Z">
        <w:r>
          <w:t>Parametar stope učenja označen kraticom „</w:t>
        </w:r>
        <w:proofErr w:type="spellStart"/>
        <w:r>
          <w:t>lr</w:t>
        </w:r>
        <w:proofErr w:type="spellEnd"/>
        <w:r>
          <w:t xml:space="preserve">“ </w:t>
        </w:r>
      </w:ins>
      <w:ins w:id="1902" w:author="Stjepan Salopek (ssalopek)" w:date="2021-09-13T16:29:00Z">
        <w:r w:rsidR="00C93C8F">
          <w:t>za RN</w:t>
        </w:r>
      </w:ins>
      <w:ins w:id="1903" w:author="Stjepan Salopek (ssalopek)" w:date="2021-09-13T16:10:00Z">
        <w:r>
          <w:t xml:space="preserve"> </w:t>
        </w:r>
      </w:ins>
      <w:ins w:id="1904" w:author="Stjepan Salopek (ssalopek)" w:date="2021-09-13T16:29:00Z">
        <w:r w:rsidR="00C93C8F">
          <w:t>iznosi</w:t>
        </w:r>
      </w:ins>
      <w:ins w:id="1905" w:author="Stjepan Salopek (ssalopek)" w:date="2021-09-13T16:10:00Z">
        <w:r>
          <w:t xml:space="preserve"> 0,01, </w:t>
        </w:r>
      </w:ins>
      <w:ins w:id="1906" w:author="Stjepan Salopek (ssalopek)" w:date="2021-09-13T16:30:00Z">
        <w:r w:rsidR="00C93C8F">
          <w:t>a za CN varira</w:t>
        </w:r>
      </w:ins>
      <w:ins w:id="1907" w:author="Stjepan Salopek (ssalopek)" w:date="2021-09-13T16:10:00Z">
        <w:r>
          <w:t xml:space="preserve">. </w:t>
        </w:r>
        <w:proofErr w:type="spellStart"/>
        <w:r>
          <w:t>Momentum</w:t>
        </w:r>
        <w:proofErr w:type="spellEnd"/>
        <w:r>
          <w:t xml:space="preserve"> </w:t>
        </w:r>
      </w:ins>
      <w:ins w:id="1908" w:author="Stjepan Salopek (ssalopek)" w:date="2021-09-13T16:11:00Z">
        <w:r>
          <w:t xml:space="preserve">za </w:t>
        </w:r>
      </w:ins>
      <w:ins w:id="1909" w:author="Stjepan Salopek (ssalopek)" w:date="2021-09-13T16:30:00Z">
        <w:r w:rsidR="00C93C8F">
          <w:t xml:space="preserve">RN bio je 0,5, a za CN je bio određen </w:t>
        </w:r>
        <w:proofErr w:type="spellStart"/>
        <w:r w:rsidR="00C93C8F">
          <w:t>optimizatorom</w:t>
        </w:r>
      </w:ins>
      <w:proofErr w:type="spellEnd"/>
      <w:ins w:id="1910" w:author="Stjepan Salopek (ssalopek)" w:date="2021-09-13T16:11:00Z">
        <w:r>
          <w:t xml:space="preserve">. Karakteristika „dvostruki“ </w:t>
        </w:r>
      </w:ins>
      <w:ins w:id="1911" w:author="Stjepan Salopek (ssalopek)" w:date="2021-09-13T16:12:00Z">
        <w:r>
          <w:t>označava dvostruki prijelaz kroz podatke.</w:t>
        </w:r>
      </w:ins>
    </w:p>
    <w:p w14:paraId="05245E76" w14:textId="35DCDE32" w:rsidR="00D42B44" w:rsidRDefault="00D42B44">
      <w:pPr>
        <w:rPr>
          <w:rFonts w:ascii="Times New Roman" w:eastAsiaTheme="minorEastAsia" w:hAnsi="Times New Roman"/>
          <w:spacing w:val="15"/>
          <w:sz w:val="24"/>
        </w:rPr>
      </w:pPr>
      <w:r>
        <w:br w:type="page"/>
      </w:r>
    </w:p>
    <w:p w14:paraId="3FA2C73F" w14:textId="38528438" w:rsidR="00197D8B" w:rsidDel="00C93C8F" w:rsidRDefault="00197D8B" w:rsidP="00197D8B">
      <w:pPr>
        <w:pStyle w:val="2Podnaslov"/>
        <w:rPr>
          <w:del w:id="1912" w:author="Stjepan Salopek (ssalopek)" w:date="2021-09-13T16:30:00Z"/>
        </w:rPr>
      </w:pPr>
      <w:del w:id="1913" w:author="Stjepan Salopek (ssalopek)" w:date="2021-09-13T16:30:00Z">
        <w:r w:rsidDel="00C93C8F">
          <w:lastRenderedPageBreak/>
          <w:delText xml:space="preserve">4.11 </w:delText>
        </w:r>
        <w:commentRangeStart w:id="1914"/>
        <w:r w:rsidDel="00C93C8F">
          <w:delText>Analiza rezultata</w:delText>
        </w:r>
        <w:commentRangeEnd w:id="1914"/>
        <w:r w:rsidR="004400BA" w:rsidDel="00C93C8F">
          <w:rPr>
            <w:rStyle w:val="CommentReference"/>
            <w:rFonts w:asciiTheme="minorHAnsi" w:eastAsiaTheme="minorHAnsi" w:hAnsiTheme="minorHAnsi" w:cstheme="minorBidi"/>
          </w:rPr>
          <w:commentReference w:id="1914"/>
        </w:r>
      </w:del>
    </w:p>
    <w:p w14:paraId="4BB238E9" w14:textId="1501672A" w:rsidR="003E169D" w:rsidRPr="003E169D" w:rsidDel="00C93C8F" w:rsidRDefault="003E169D" w:rsidP="003E169D">
      <w:pPr>
        <w:pStyle w:val="4Tekst"/>
        <w:rPr>
          <w:del w:id="1915" w:author="Stjepan Salopek (ssalopek)" w:date="2021-09-13T16:30:00Z"/>
        </w:rPr>
      </w:pPr>
      <w:del w:id="1916"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917"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918" w:author="Stjepan Salopek (ssalopek)" w:date="2021-09-13T16:30:00Z"/>
              </w:rPr>
            </w:pPr>
            <w:del w:id="1919"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920" w:author="Stjepan Salopek (ssalopek)" w:date="2021-09-13T16:30:00Z"/>
              </w:rPr>
            </w:pPr>
            <w:del w:id="1921"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922" w:author="Stjepan Salopek (ssalopek)" w:date="2021-09-13T16:30:00Z"/>
              </w:rPr>
            </w:pPr>
            <w:del w:id="1923"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924" w:author="Stjepan Salopek (ssalopek)" w:date="2021-09-13T16:30:00Z"/>
              </w:rPr>
            </w:pPr>
            <w:del w:id="1925" w:author="Stjepan Salopek (ssalopek)" w:date="2021-09-13T16:30:00Z">
              <w:r w:rsidDel="00C93C8F">
                <w:delText>100</w:delText>
              </w:r>
            </w:del>
          </w:p>
        </w:tc>
      </w:tr>
      <w:tr w:rsidR="004170FB" w:rsidDel="00C93C8F" w14:paraId="63BA7525" w14:textId="1C6DA596" w:rsidTr="004170FB">
        <w:trPr>
          <w:del w:id="1926"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927" w:author="Stjepan Salopek (ssalopek)" w:date="2021-09-13T16:30:00Z"/>
              </w:rPr>
            </w:pPr>
            <w:del w:id="1928"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929" w:author="Stjepan Salopek (ssalopek)" w:date="2021-09-13T16:30:00Z"/>
              </w:rPr>
            </w:pPr>
            <w:del w:id="1930"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931" w:author="Stjepan Salopek (ssalopek)" w:date="2021-09-13T16:30:00Z"/>
              </w:rPr>
            </w:pPr>
            <w:del w:id="1932"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933" w:author="Stjepan Salopek (ssalopek)" w:date="2021-09-13T16:30:00Z"/>
              </w:rPr>
            </w:pPr>
            <w:del w:id="1934" w:author="Stjepan Salopek (ssalopek)" w:date="2021-09-13T16:30:00Z">
              <w:r w:rsidDel="00C93C8F">
                <w:delText>91,75%</w:delText>
              </w:r>
            </w:del>
          </w:p>
        </w:tc>
      </w:tr>
      <w:tr w:rsidR="004170FB" w:rsidDel="00C93C8F" w14:paraId="3E02EDE0" w14:textId="7AF3345F" w:rsidTr="004170FB">
        <w:trPr>
          <w:del w:id="1935"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936" w:author="Stjepan Salopek (ssalopek)" w:date="2021-09-13T16:30:00Z"/>
              </w:rPr>
            </w:pPr>
            <w:del w:id="1937"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938" w:author="Stjepan Salopek (ssalopek)" w:date="2021-09-13T16:30:00Z"/>
              </w:rPr>
            </w:pPr>
            <w:del w:id="1939"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940" w:author="Stjepan Salopek (ssalopek)" w:date="2021-09-13T16:30:00Z"/>
              </w:rPr>
            </w:pPr>
            <w:del w:id="1941"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942" w:author="Stjepan Salopek (ssalopek)" w:date="2021-09-13T16:30:00Z"/>
              </w:rPr>
            </w:pPr>
            <w:del w:id="1943" w:author="Stjepan Salopek (ssalopek)" w:date="2021-09-13T16:30:00Z">
              <w:r w:rsidDel="00C93C8F">
                <w:delText>90,51%</w:delText>
              </w:r>
            </w:del>
          </w:p>
        </w:tc>
      </w:tr>
      <w:tr w:rsidR="004170FB" w:rsidDel="00C93C8F" w14:paraId="461FE773" w14:textId="7A105D69" w:rsidTr="004170FB">
        <w:trPr>
          <w:del w:id="1944"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945" w:author="Stjepan Salopek (ssalopek)" w:date="2021-09-13T16:30:00Z"/>
              </w:rPr>
            </w:pPr>
            <w:del w:id="1946"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947" w:author="Stjepan Salopek (ssalopek)" w:date="2021-09-13T16:30:00Z"/>
              </w:rPr>
            </w:pPr>
            <w:del w:id="1948"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949" w:author="Stjepan Salopek (ssalopek)" w:date="2021-09-13T16:30:00Z"/>
              </w:rPr>
            </w:pPr>
            <w:del w:id="1950"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951" w:author="Stjepan Salopek (ssalopek)" w:date="2021-09-13T16:30:00Z"/>
              </w:rPr>
            </w:pPr>
            <w:del w:id="1952" w:author="Stjepan Salopek (ssalopek)" w:date="2021-09-13T16:30:00Z">
              <w:r w:rsidDel="00C93C8F">
                <w:delText>90,25%</w:delText>
              </w:r>
            </w:del>
          </w:p>
        </w:tc>
      </w:tr>
      <w:tr w:rsidR="004170FB" w:rsidDel="00C93C8F" w14:paraId="682490D1" w14:textId="22AF3991" w:rsidTr="004170FB">
        <w:trPr>
          <w:del w:id="1953"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954" w:author="Stjepan Salopek (ssalopek)" w:date="2021-09-13T16:30:00Z"/>
              </w:rPr>
            </w:pPr>
            <w:del w:id="1955"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956" w:author="Stjepan Salopek (ssalopek)" w:date="2021-09-13T16:30:00Z"/>
              </w:rPr>
            </w:pPr>
            <w:del w:id="1957"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958" w:author="Stjepan Salopek (ssalopek)" w:date="2021-09-13T16:30:00Z"/>
              </w:rPr>
            </w:pPr>
            <w:del w:id="1959"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960" w:author="Stjepan Salopek (ssalopek)" w:date="2021-09-13T16:30:00Z"/>
              </w:rPr>
            </w:pPr>
            <w:r>
              <w:t>a</w:t>
            </w:r>
            <w:del w:id="1961" w:author="Stjepan Salopek (ssalopek)" w:date="2021-09-13T16:30:00Z">
              <w:r w:rsidR="003E169D" w:rsidDel="00C93C8F">
                <w:delText>92,94%</w:delText>
              </w:r>
            </w:del>
          </w:p>
        </w:tc>
      </w:tr>
    </w:tbl>
    <w:p w14:paraId="46640C26" w14:textId="04F25A9A" w:rsidR="004170FB" w:rsidDel="00C93C8F" w:rsidRDefault="00076639" w:rsidP="00076639">
      <w:pPr>
        <w:pStyle w:val="4Tekst"/>
        <w:jc w:val="center"/>
        <w:rPr>
          <w:del w:id="1962" w:author="Stjepan Salopek (ssalopek)" w:date="2021-09-13T16:30:00Z"/>
        </w:rPr>
      </w:pPr>
      <w:del w:id="1963"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1964" w:author="Stjepan Salopek (ssalopek)" w:date="2021-09-13T16:20:00Z">
        <w:r w:rsidDel="00557ACC">
          <w:rPr>
            <w:noProof/>
          </w:rPr>
          <w:delText>2</w:delText>
        </w:r>
      </w:del>
      <w:del w:id="1965"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1966" w:author="Stjepan Salopek (ssalopek)" w:date="2021-09-13T16:30:00Z"/>
          <w:sz w:val="28"/>
          <w:szCs w:val="32"/>
        </w:rPr>
      </w:pPr>
      <w:del w:id="1967" w:author="Stjepan Salopek (ssalopek)" w:date="2021-09-13T16:30:00Z">
        <w:r w:rsidDel="00C93C8F">
          <w:br w:type="page"/>
        </w:r>
      </w:del>
    </w:p>
    <w:p w14:paraId="34A43BA5" w14:textId="15FA7487" w:rsidR="00D366C7" w:rsidRDefault="00FC14EF" w:rsidP="00D366C7">
      <w:pPr>
        <w:pStyle w:val="1Naslov"/>
      </w:pPr>
      <w:bookmarkStart w:id="1968" w:name="_Toc82446290"/>
      <w:r>
        <w:t>5</w:t>
      </w:r>
      <w:ins w:id="1969" w:author="Stjepan Salopek (ssalopek)" w:date="2021-09-09T15:12:00Z">
        <w:r w:rsidR="00C94B37">
          <w:t>.</w:t>
        </w:r>
      </w:ins>
      <w:r w:rsidR="0062607B">
        <w:t xml:space="preserve"> ZAKLJUČAK</w:t>
      </w:r>
      <w:bookmarkEnd w:id="1968"/>
    </w:p>
    <w:p w14:paraId="5204468F" w14:textId="6C99D8F6" w:rsidR="00D070B8" w:rsidDel="00B230D0" w:rsidRDefault="00C169E2" w:rsidP="00D070B8">
      <w:pPr>
        <w:pStyle w:val="4Tekst"/>
        <w:rPr>
          <w:del w:id="1970"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971" w:author="Stjepan Salopek (ssalopek)" w:date="2021-09-13T16:31:00Z">
        <w:r w:rsidR="00C93C8F">
          <w:t xml:space="preserve">i uspoređeni </w:t>
        </w:r>
      </w:ins>
      <w:r w:rsidR="008A36B7">
        <w:t xml:space="preserve">dobiveni rezultati </w:t>
      </w:r>
      <w:del w:id="1972" w:author="Stjepan Salopek (ssalopek)" w:date="2021-09-13T16:31:00Z">
        <w:r w:rsidR="008A36B7" w:rsidDel="00C93C8F">
          <w:delText>dizajnirane neuronske mreže, ali i rezultati suvremenih neuronskih mreža.</w:delText>
        </w:r>
      </w:del>
      <w:ins w:id="1973" w:author="Stjepan Salopek (ssalopek)" w:date="2021-09-13T16:31:00Z">
        <w:r w:rsidR="00C93C8F">
          <w:t>dizajniranih neuronskih mreža</w:t>
        </w:r>
      </w:ins>
      <w:ins w:id="1974" w:author="Stjepan Salopek (ssalopek)" w:date="2021-09-13T16:33:00Z">
        <w:r w:rsidR="009B477C">
          <w:t>, a kao najtočnija m</w:t>
        </w:r>
      </w:ins>
      <w:ins w:id="1975" w:author="Stjepan Salopek (ssalopek)" w:date="2021-09-13T16:34:00Z">
        <w:r w:rsidR="009B477C">
          <w:t xml:space="preserve">reža pokazala se </w:t>
        </w:r>
        <w:proofErr w:type="spellStart"/>
        <w:r w:rsidR="009B477C">
          <w:t>konvolucijska</w:t>
        </w:r>
        <w:proofErr w:type="spellEnd"/>
        <w:r w:rsidR="009B477C">
          <w:t xml:space="preserve"> sa točnošću od 92,21%.</w:t>
        </w:r>
      </w:ins>
    </w:p>
    <w:p w14:paraId="447A6D39" w14:textId="64EF7910" w:rsidR="004B5C62" w:rsidRDefault="004B5C62" w:rsidP="00D070B8">
      <w:pPr>
        <w:pStyle w:val="4Tekst"/>
      </w:pPr>
      <w:r>
        <w:br w:type="page"/>
      </w:r>
    </w:p>
    <w:bookmarkStart w:id="1976"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976"/>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2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366"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376"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380"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05"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08"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33"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28"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579" w:author="Tin Kramberger (tkramberg)" w:date="2021-09-06T19:03:00Z" w:initials="TK(">
    <w:p w14:paraId="0FF0B4BB" w14:textId="3FA15C44" w:rsidR="00DB770D" w:rsidRDefault="00DB770D">
      <w:pPr>
        <w:pStyle w:val="CommentText"/>
      </w:pPr>
      <w:r>
        <w:rPr>
          <w:rStyle w:val="CommentReference"/>
        </w:rPr>
        <w:annotationRef/>
      </w:r>
      <w:r>
        <w:t>Isto kao i kod slika i tablica</w:t>
      </w:r>
      <w:r w:rsidR="004400BA">
        <w:t xml:space="preserve"> nedostaje točka.</w:t>
      </w:r>
    </w:p>
  </w:comment>
  <w:comment w:id="1591"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1684" w:author="Tin Kramberger (tkramberg)" w:date="2021-09-06T19:12:00Z" w:initials="TK(">
    <w:p w14:paraId="5A38ABF8" w14:textId="19BDA6FB" w:rsidR="004400BA" w:rsidRDefault="004400BA">
      <w:pPr>
        <w:pStyle w:val="CommentText"/>
      </w:pPr>
      <w:r>
        <w:rPr>
          <w:rStyle w:val="CommentReference"/>
        </w:rPr>
        <w:annotationRef/>
      </w:r>
      <w:r>
        <w:t>Nedovoljno za prijavu obrane. Pa to je prva mrežica koju ste našli na netu da rješava MNIST.</w:t>
      </w:r>
    </w:p>
  </w:comment>
  <w:comment w:id="1818" w:author="Tin Kramberger (tkramberg)" w:date="2021-09-06T19:15:00Z" w:initials="TK(">
    <w:p w14:paraId="3AA921E4" w14:textId="01C9C57C" w:rsidR="00844BC7" w:rsidRDefault="00844BC7">
      <w:pPr>
        <w:pStyle w:val="CommentText"/>
      </w:pPr>
      <w:r>
        <w:rPr>
          <w:rStyle w:val="CommentReference"/>
        </w:rPr>
        <w:annotationRef/>
      </w:r>
      <w:r>
        <w:t xml:space="preserve">Gdje Vam je </w:t>
      </w:r>
      <w:r w:rsidRPr="00844BC7">
        <w:t>augmentacija</w:t>
      </w:r>
      <w:r>
        <w:t xml:space="preserve"> podataka?</w:t>
      </w:r>
    </w:p>
  </w:comment>
  <w:comment w:id="1914"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0FF0B4BB" w15:done="0"/>
  <w15:commentEx w15:paraId="2C5D71D3" w15:done="0"/>
  <w15:commentEx w15:paraId="5A38ABF8" w15:done="0"/>
  <w15:commentEx w15:paraId="3AA921E4"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9C" w16cex:dateUtc="2021-09-06T17:03:00Z"/>
  <w16cex:commentExtensible w16cex:durableId="24E0E4CC" w16cex:dateUtc="2021-09-06T17:04:00Z"/>
  <w16cex:commentExtensible w16cex:durableId="24E0E69F" w16cex:dateUtc="2021-09-06T17:12:00Z"/>
  <w16cex:commentExtensible w16cex:durableId="24E0E753" w16cex:dateUtc="2021-09-06T17:15: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0FF0B4BB" w16cid:durableId="24E0E49C"/>
  <w16cid:commentId w16cid:paraId="2C5D71D3" w16cid:durableId="24E0E4CC"/>
  <w16cid:commentId w16cid:paraId="5A38ABF8" w16cid:durableId="24E0E69F"/>
  <w16cid:commentId w16cid:paraId="3AA921E4" w16cid:durableId="24E0E753"/>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9F5E5" w14:textId="77777777" w:rsidR="00D231A9" w:rsidRDefault="00D231A9" w:rsidP="005C0BCE">
      <w:pPr>
        <w:spacing w:after="0" w:line="240" w:lineRule="auto"/>
      </w:pPr>
      <w:r>
        <w:separator/>
      </w:r>
    </w:p>
  </w:endnote>
  <w:endnote w:type="continuationSeparator" w:id="0">
    <w:p w14:paraId="5D293AA1" w14:textId="77777777" w:rsidR="00D231A9" w:rsidRDefault="00D231A9" w:rsidP="005C0BCE">
      <w:pPr>
        <w:spacing w:after="0" w:line="240" w:lineRule="auto"/>
      </w:pPr>
      <w:r>
        <w:continuationSeparator/>
      </w:r>
    </w:p>
  </w:endnote>
  <w:endnote w:type="continuationNotice" w:id="1">
    <w:p w14:paraId="5019C115" w14:textId="77777777" w:rsidR="00D231A9" w:rsidRDefault="00D231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AE68" w14:textId="77777777" w:rsidR="00D231A9" w:rsidRDefault="00D231A9" w:rsidP="005C0BCE">
      <w:pPr>
        <w:spacing w:after="0" w:line="240" w:lineRule="auto"/>
      </w:pPr>
      <w:r>
        <w:separator/>
      </w:r>
    </w:p>
  </w:footnote>
  <w:footnote w:type="continuationSeparator" w:id="0">
    <w:p w14:paraId="5216500B" w14:textId="77777777" w:rsidR="00D231A9" w:rsidRDefault="00D231A9" w:rsidP="005C0BCE">
      <w:pPr>
        <w:spacing w:after="0" w:line="240" w:lineRule="auto"/>
      </w:pPr>
      <w:r>
        <w:continuationSeparator/>
      </w:r>
    </w:p>
  </w:footnote>
  <w:footnote w:type="continuationNotice" w:id="1">
    <w:p w14:paraId="31B7C3BC" w14:textId="77777777" w:rsidR="00D231A9" w:rsidRDefault="00D231A9">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431E0"/>
    <w:rsid w:val="002434DC"/>
    <w:rsid w:val="00244941"/>
    <w:rsid w:val="00244D58"/>
    <w:rsid w:val="00245B11"/>
    <w:rsid w:val="00247AEB"/>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14F60"/>
    <w:rsid w:val="00314FE6"/>
    <w:rsid w:val="00316760"/>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B3A2A"/>
    <w:rsid w:val="003B4604"/>
    <w:rsid w:val="003B5E7D"/>
    <w:rsid w:val="003B5EE1"/>
    <w:rsid w:val="003B639C"/>
    <w:rsid w:val="003D58D3"/>
    <w:rsid w:val="003E169D"/>
    <w:rsid w:val="003E2F18"/>
    <w:rsid w:val="003E3B31"/>
    <w:rsid w:val="003E501A"/>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71290"/>
    <w:rsid w:val="00476098"/>
    <w:rsid w:val="00481DA2"/>
    <w:rsid w:val="00487F9F"/>
    <w:rsid w:val="004902DA"/>
    <w:rsid w:val="00493C9F"/>
    <w:rsid w:val="00497878"/>
    <w:rsid w:val="004A0AE0"/>
    <w:rsid w:val="004A1662"/>
    <w:rsid w:val="004A2F7A"/>
    <w:rsid w:val="004A4BE7"/>
    <w:rsid w:val="004A7A6E"/>
    <w:rsid w:val="004B3D6B"/>
    <w:rsid w:val="004B4923"/>
    <w:rsid w:val="004B5C62"/>
    <w:rsid w:val="004C4DA2"/>
    <w:rsid w:val="004D22AA"/>
    <w:rsid w:val="004D6649"/>
    <w:rsid w:val="004D71BA"/>
    <w:rsid w:val="004F2383"/>
    <w:rsid w:val="004F7213"/>
    <w:rsid w:val="004F7C0A"/>
    <w:rsid w:val="00501095"/>
    <w:rsid w:val="00504C9D"/>
    <w:rsid w:val="00505222"/>
    <w:rsid w:val="00505A44"/>
    <w:rsid w:val="00511B61"/>
    <w:rsid w:val="0051443C"/>
    <w:rsid w:val="005170FB"/>
    <w:rsid w:val="005179E6"/>
    <w:rsid w:val="00527178"/>
    <w:rsid w:val="0053107E"/>
    <w:rsid w:val="0054288D"/>
    <w:rsid w:val="00543E0C"/>
    <w:rsid w:val="00543E0E"/>
    <w:rsid w:val="00543E84"/>
    <w:rsid w:val="0055277B"/>
    <w:rsid w:val="00557ACC"/>
    <w:rsid w:val="00564EEC"/>
    <w:rsid w:val="00566F6A"/>
    <w:rsid w:val="00567579"/>
    <w:rsid w:val="005709FC"/>
    <w:rsid w:val="00571006"/>
    <w:rsid w:val="00575B55"/>
    <w:rsid w:val="00577FA6"/>
    <w:rsid w:val="005845DA"/>
    <w:rsid w:val="00591CDD"/>
    <w:rsid w:val="00595782"/>
    <w:rsid w:val="005A2760"/>
    <w:rsid w:val="005A3226"/>
    <w:rsid w:val="005A5DC4"/>
    <w:rsid w:val="005B103A"/>
    <w:rsid w:val="005B31E4"/>
    <w:rsid w:val="005C0BCE"/>
    <w:rsid w:val="005C25AA"/>
    <w:rsid w:val="005C4560"/>
    <w:rsid w:val="005C6DED"/>
    <w:rsid w:val="005C7117"/>
    <w:rsid w:val="005D4457"/>
    <w:rsid w:val="005E1315"/>
    <w:rsid w:val="005E60FF"/>
    <w:rsid w:val="005F6270"/>
    <w:rsid w:val="005F6B16"/>
    <w:rsid w:val="00606865"/>
    <w:rsid w:val="00624217"/>
    <w:rsid w:val="00624CD9"/>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4E6D"/>
    <w:rsid w:val="0067531A"/>
    <w:rsid w:val="00683B83"/>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10A41"/>
    <w:rsid w:val="00717B27"/>
    <w:rsid w:val="00735F4B"/>
    <w:rsid w:val="00740B09"/>
    <w:rsid w:val="00742898"/>
    <w:rsid w:val="00745CD3"/>
    <w:rsid w:val="007508EA"/>
    <w:rsid w:val="00751CA5"/>
    <w:rsid w:val="0075358D"/>
    <w:rsid w:val="007629DB"/>
    <w:rsid w:val="0077078E"/>
    <w:rsid w:val="00770F87"/>
    <w:rsid w:val="00771844"/>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5BED"/>
    <w:rsid w:val="00825D94"/>
    <w:rsid w:val="00831065"/>
    <w:rsid w:val="008324D8"/>
    <w:rsid w:val="008364FB"/>
    <w:rsid w:val="00836EDA"/>
    <w:rsid w:val="00840C5E"/>
    <w:rsid w:val="00842869"/>
    <w:rsid w:val="00844BC7"/>
    <w:rsid w:val="00845DCB"/>
    <w:rsid w:val="008476BB"/>
    <w:rsid w:val="008553AC"/>
    <w:rsid w:val="00856747"/>
    <w:rsid w:val="008748C5"/>
    <w:rsid w:val="00877A4B"/>
    <w:rsid w:val="0088087A"/>
    <w:rsid w:val="00880C40"/>
    <w:rsid w:val="00881049"/>
    <w:rsid w:val="00883D1C"/>
    <w:rsid w:val="008840C0"/>
    <w:rsid w:val="008847E2"/>
    <w:rsid w:val="008859FF"/>
    <w:rsid w:val="00890CA8"/>
    <w:rsid w:val="008A36B7"/>
    <w:rsid w:val="008A5D9F"/>
    <w:rsid w:val="008A5F18"/>
    <w:rsid w:val="008A6F54"/>
    <w:rsid w:val="008B015F"/>
    <w:rsid w:val="008B1C81"/>
    <w:rsid w:val="008B2027"/>
    <w:rsid w:val="008C291E"/>
    <w:rsid w:val="008C706D"/>
    <w:rsid w:val="008C7626"/>
    <w:rsid w:val="008D443C"/>
    <w:rsid w:val="008D5FB6"/>
    <w:rsid w:val="008E43AF"/>
    <w:rsid w:val="008F6192"/>
    <w:rsid w:val="008F62AF"/>
    <w:rsid w:val="00900CE7"/>
    <w:rsid w:val="0090417F"/>
    <w:rsid w:val="00910053"/>
    <w:rsid w:val="00912A08"/>
    <w:rsid w:val="00924D3F"/>
    <w:rsid w:val="00927055"/>
    <w:rsid w:val="00927CB2"/>
    <w:rsid w:val="00931795"/>
    <w:rsid w:val="00931954"/>
    <w:rsid w:val="0093634E"/>
    <w:rsid w:val="00936C29"/>
    <w:rsid w:val="009411E4"/>
    <w:rsid w:val="009433B2"/>
    <w:rsid w:val="00955A61"/>
    <w:rsid w:val="009568BA"/>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4B48"/>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C0F6F"/>
    <w:rsid w:val="00BC1079"/>
    <w:rsid w:val="00BC20AC"/>
    <w:rsid w:val="00BC49D0"/>
    <w:rsid w:val="00BF15B9"/>
    <w:rsid w:val="00BF2F98"/>
    <w:rsid w:val="00BF3F11"/>
    <w:rsid w:val="00BF5C87"/>
    <w:rsid w:val="00BF7FEE"/>
    <w:rsid w:val="00C03538"/>
    <w:rsid w:val="00C040F9"/>
    <w:rsid w:val="00C1314A"/>
    <w:rsid w:val="00C13734"/>
    <w:rsid w:val="00C1410F"/>
    <w:rsid w:val="00C169E2"/>
    <w:rsid w:val="00C21B1B"/>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B770D"/>
    <w:rsid w:val="00DC08A9"/>
    <w:rsid w:val="00DC0971"/>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4397"/>
    <w:rsid w:val="00E25CB1"/>
    <w:rsid w:val="00E30779"/>
    <w:rsid w:val="00E309B9"/>
    <w:rsid w:val="00E33B17"/>
    <w:rsid w:val="00E440A1"/>
    <w:rsid w:val="00E55BC9"/>
    <w:rsid w:val="00E564AA"/>
    <w:rsid w:val="00E621BE"/>
    <w:rsid w:val="00E631FB"/>
    <w:rsid w:val="00E64870"/>
    <w:rsid w:val="00E66584"/>
    <w:rsid w:val="00E700ED"/>
    <w:rsid w:val="00E72100"/>
    <w:rsid w:val="00E82A48"/>
    <w:rsid w:val="00E82E42"/>
    <w:rsid w:val="00E83461"/>
    <w:rsid w:val="00E83AFE"/>
    <w:rsid w:val="00E8707D"/>
    <w:rsid w:val="00E912E4"/>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F03173"/>
    <w:rsid w:val="00F03A95"/>
    <w:rsid w:val="00F04922"/>
    <w:rsid w:val="00F06AA9"/>
    <w:rsid w:val="00F12725"/>
    <w:rsid w:val="00F138EB"/>
    <w:rsid w:val="00F151CB"/>
    <w:rsid w:val="00F24EFA"/>
    <w:rsid w:val="00F26F86"/>
    <w:rsid w:val="00F2792A"/>
    <w:rsid w:val="00F34370"/>
    <w:rsid w:val="00F35B42"/>
    <w:rsid w:val="00F400C0"/>
    <w:rsid w:val="00F45F8F"/>
    <w:rsid w:val="00F5142D"/>
    <w:rsid w:val="00F525FE"/>
    <w:rsid w:val="00F5262C"/>
    <w:rsid w:val="00F528AB"/>
    <w:rsid w:val="00F562BB"/>
    <w:rsid w:val="00F60DA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2418"/>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comments" Target="comments.xml"/><Relationship Id="rId19" Type="http://schemas.openxmlformats.org/officeDocument/2006/relationships/image" Target="media/image6.gif"/><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12</b:RefOrder>
  </b:Source>
</b:Sources>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D73048-A659-4016-A68F-55BDEF883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4705</TotalTime>
  <Pages>43</Pages>
  <Words>9088</Words>
  <Characters>51804</Characters>
  <Application>Microsoft Office Word</Application>
  <DocSecurity>2</DocSecurity>
  <Lines>431</Lines>
  <Paragraphs>121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60771</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15</cp:revision>
  <dcterms:created xsi:type="dcterms:W3CDTF">2021-08-31T22:10:00Z</dcterms:created>
  <dcterms:modified xsi:type="dcterms:W3CDTF">2022-01-25T22:10:00Z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