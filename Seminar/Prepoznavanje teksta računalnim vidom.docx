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281EA6">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341D0736"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 xml:space="preserve">ZAVRŠNI RAD br. </w:t>
          </w:r>
          <w:r w:rsidR="00501841">
            <w:rPr>
              <w:rFonts w:ascii="Times New Roman" w:hAnsi="Times New Roman" w:cs="Times New Roman"/>
              <w:b w:val="0"/>
            </w:rPr>
            <w:t>1317</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64812EAC" w:rsidR="005C0BCE" w:rsidRDefault="005D2825" w:rsidP="005C0BCE">
          <w:pPr>
            <w:pStyle w:val="4Tekst"/>
            <w:jc w:val="center"/>
            <w:rPr>
              <w:ins w:id="6" w:author="Stjepan Salopek (ssalopek)" w:date="2021-09-09T14:11:00Z"/>
              <w:rFonts w:cs="Times New Roman"/>
              <w:sz w:val="28"/>
              <w:szCs w:val="24"/>
            </w:rPr>
          </w:pPr>
          <w:r>
            <w:rPr>
              <w:rFonts w:cs="Times New Roman"/>
              <w:sz w:val="28"/>
              <w:szCs w:val="24"/>
            </w:rPr>
            <w:t xml:space="preserve">Zagreb, </w:t>
          </w:r>
          <w:r w:rsidR="00EE6722">
            <w:rPr>
              <w:rFonts w:cs="Times New Roman"/>
              <w:sz w:val="28"/>
              <w:szCs w:val="24"/>
            </w:rPr>
            <w:t>veljača</w:t>
          </w:r>
          <w:r w:rsidR="00395B9F" w:rsidRPr="00395B9F">
            <w:rPr>
              <w:rFonts w:cs="Times New Roman"/>
              <w:sz w:val="28"/>
              <w:szCs w:val="24"/>
            </w:rPr>
            <w:t>,</w:t>
          </w:r>
          <w:r w:rsidR="005C0BCE" w:rsidRPr="00395B9F">
            <w:rPr>
              <w:rFonts w:cs="Times New Roman"/>
              <w:sz w:val="28"/>
              <w:szCs w:val="24"/>
            </w:rPr>
            <w:t xml:space="preserve"> 202</w:t>
          </w:r>
          <w:r w:rsidR="00EE6722">
            <w:rPr>
              <w:rFonts w:cs="Times New Roman"/>
              <w:sz w:val="28"/>
              <w:szCs w:val="24"/>
            </w:rPr>
            <w:t>2</w:t>
          </w:r>
          <w:r w:rsidR="005C0BCE" w:rsidRPr="00395B9F">
            <w:rPr>
              <w:rFonts w:cs="Times New Roman"/>
              <w:sz w:val="28"/>
              <w:szCs w:val="24"/>
            </w:rPr>
            <w:t>.</w:t>
          </w:r>
        </w:p>
        <w:p w14:paraId="7B91E628" w14:textId="77777777" w:rsidR="00093114" w:rsidRPr="00395B9F" w:rsidRDefault="00093114" w:rsidP="00093114">
          <w:pPr>
            <w:pStyle w:val="4Tekst"/>
            <w:spacing w:after="0"/>
            <w:jc w:val="center"/>
            <w:rPr>
              <w:ins w:id="7" w:author="Stjepan Salopek (ssalopek)" w:date="2021-09-09T14:11:00Z"/>
              <w:rFonts w:cs="Times New Roman"/>
              <w:b/>
              <w:bCs/>
              <w:sz w:val="36"/>
              <w:szCs w:val="32"/>
            </w:rPr>
          </w:pPr>
          <w:ins w:id="8"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9" w:author="Stjepan Salopek (ssalopek)" w:date="2021-09-09T14:11:00Z"/>
              <w:rFonts w:ascii="Arial" w:hAnsi="Arial" w:cs="Arial"/>
              <w:b/>
              <w:bCs/>
              <w:sz w:val="32"/>
              <w:szCs w:val="28"/>
            </w:rPr>
          </w:pPr>
          <w:ins w:id="10"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1" w:author="Stjepan Salopek (ssalopek)" w:date="2021-09-09T14:11:00Z"/>
            </w:rPr>
          </w:pPr>
        </w:p>
        <w:p w14:paraId="7ACAB210" w14:textId="77777777" w:rsidR="00093114" w:rsidRDefault="00093114" w:rsidP="00093114">
          <w:pPr>
            <w:pStyle w:val="4Tekst"/>
            <w:rPr>
              <w:ins w:id="12" w:author="Stjepan Salopek (ssalopek)" w:date="2021-09-09T14:11:00Z"/>
            </w:rPr>
          </w:pPr>
        </w:p>
        <w:p w14:paraId="4D1DFAE2" w14:textId="77777777" w:rsidR="00093114" w:rsidRDefault="00093114" w:rsidP="00093114">
          <w:pPr>
            <w:pStyle w:val="4Tekst"/>
            <w:rPr>
              <w:ins w:id="13" w:author="Stjepan Salopek (ssalopek)" w:date="2021-09-09T14:11:00Z"/>
            </w:rPr>
          </w:pPr>
        </w:p>
        <w:p w14:paraId="122E9FAC" w14:textId="77777777" w:rsidR="00093114" w:rsidRDefault="00093114" w:rsidP="00093114">
          <w:pPr>
            <w:pStyle w:val="4Tekst"/>
            <w:rPr>
              <w:ins w:id="14" w:author="Stjepan Salopek (ssalopek)" w:date="2021-09-09T14:11:00Z"/>
            </w:rPr>
          </w:pPr>
        </w:p>
        <w:p w14:paraId="21B04EB8" w14:textId="77777777" w:rsidR="00093114" w:rsidRDefault="00093114" w:rsidP="00093114">
          <w:pPr>
            <w:pStyle w:val="4Tekst"/>
            <w:rPr>
              <w:ins w:id="15" w:author="Stjepan Salopek (ssalopek)" w:date="2021-09-09T14:11:00Z"/>
            </w:rPr>
          </w:pPr>
        </w:p>
        <w:p w14:paraId="03C8BC65" w14:textId="77777777" w:rsidR="00093114" w:rsidRDefault="00093114" w:rsidP="00093114">
          <w:pPr>
            <w:pStyle w:val="4Tekst"/>
            <w:rPr>
              <w:ins w:id="16" w:author="Stjepan Salopek (ssalopek)" w:date="2021-09-09T14:11:00Z"/>
            </w:rPr>
          </w:pPr>
        </w:p>
        <w:p w14:paraId="46F0101C" w14:textId="77777777" w:rsidR="00093114" w:rsidRPr="00395B9F" w:rsidRDefault="00093114" w:rsidP="00093114">
          <w:pPr>
            <w:pStyle w:val="Naslovnica"/>
            <w:rPr>
              <w:ins w:id="17" w:author="Stjepan Salopek (ssalopek)" w:date="2021-09-09T14:11:00Z"/>
              <w:rFonts w:ascii="Times New Roman" w:hAnsi="Times New Roman" w:cs="Times New Roman"/>
              <w:b w:val="0"/>
            </w:rPr>
          </w:pPr>
          <w:ins w:id="18"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19" w:author="Stjepan Salopek (ssalopek)" w:date="2021-09-09T14:11:00Z"/>
              <w:rFonts w:ascii="Times New Roman" w:hAnsi="Times New Roman" w:cs="Times New Roman"/>
              <w:b w:val="0"/>
            </w:rPr>
          </w:pPr>
          <w:ins w:id="20"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1" w:author="Stjepan Salopek (ssalopek)" w:date="2021-09-09T14:11:00Z"/>
              <w:rFonts w:ascii="Times New Roman" w:hAnsi="Times New Roman" w:cs="Times New Roman"/>
              <w:sz w:val="40"/>
              <w:szCs w:val="40"/>
            </w:rPr>
          </w:pPr>
          <w:ins w:id="22"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281EA6">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090CDCD1" w:rsidR="00093114" w:rsidRPr="00395B9F" w:rsidRDefault="00093114" w:rsidP="00093114">
          <w:pPr>
            <w:pStyle w:val="Ostalo"/>
            <w:jc w:val="center"/>
            <w:rPr>
              <w:ins w:id="23" w:author="Stjepan Salopek (ssalopek)" w:date="2021-09-09T14:11:00Z"/>
              <w:rFonts w:ascii="Times New Roman" w:hAnsi="Times New Roman" w:cs="Times New Roman"/>
            </w:rPr>
          </w:pPr>
          <w:ins w:id="24" w:author="Stjepan Salopek (ssalopek)" w:date="2021-09-09T14:11:00Z">
            <w:r w:rsidRPr="00395B9F">
              <w:rPr>
                <w:rFonts w:ascii="Times New Roman" w:hAnsi="Times New Roman" w:cs="Times New Roman"/>
                <w:b w:val="0"/>
              </w:rPr>
              <w:t xml:space="preserve">ZAVRŠNI RAD br. </w:t>
            </w:r>
          </w:ins>
          <w:r w:rsidR="00501841">
            <w:rPr>
              <w:rFonts w:ascii="Times New Roman" w:hAnsi="Times New Roman" w:cs="Times New Roman"/>
              <w:b w:val="0"/>
            </w:rPr>
            <w:t>1317</w:t>
          </w:r>
        </w:p>
        <w:p w14:paraId="4D94D7E1" w14:textId="77777777" w:rsidR="00093114" w:rsidRPr="00395B9F" w:rsidRDefault="00093114" w:rsidP="00093114">
          <w:pPr>
            <w:pStyle w:val="4Tekst"/>
            <w:jc w:val="center"/>
            <w:rPr>
              <w:ins w:id="25" w:author="Stjepan Salopek (ssalopek)" w:date="2021-09-09T14:11:00Z"/>
              <w:rFonts w:cs="Times New Roman"/>
              <w:sz w:val="28"/>
              <w:szCs w:val="24"/>
            </w:rPr>
          </w:pPr>
        </w:p>
        <w:p w14:paraId="622AA6A8" w14:textId="77777777" w:rsidR="00093114" w:rsidRPr="00395B9F" w:rsidRDefault="00093114" w:rsidP="00093114">
          <w:pPr>
            <w:pStyle w:val="4Tekst"/>
            <w:rPr>
              <w:ins w:id="26" w:author="Stjepan Salopek (ssalopek)" w:date="2021-09-09T14:11:00Z"/>
              <w:rFonts w:cs="Times New Roman"/>
              <w:sz w:val="28"/>
              <w:szCs w:val="24"/>
            </w:rPr>
          </w:pPr>
        </w:p>
        <w:p w14:paraId="194865A8" w14:textId="77777777" w:rsidR="00093114" w:rsidRPr="00395B9F" w:rsidRDefault="00093114" w:rsidP="00093114">
          <w:pPr>
            <w:pStyle w:val="4Tekst"/>
            <w:rPr>
              <w:ins w:id="27" w:author="Stjepan Salopek (ssalopek)" w:date="2021-09-09T14:11:00Z"/>
              <w:rFonts w:cs="Times New Roman"/>
              <w:sz w:val="28"/>
              <w:szCs w:val="24"/>
            </w:rPr>
          </w:pPr>
        </w:p>
        <w:p w14:paraId="0970A3B8" w14:textId="77777777" w:rsidR="00093114" w:rsidRPr="00395B9F" w:rsidRDefault="00093114" w:rsidP="00093114">
          <w:pPr>
            <w:pStyle w:val="4Tekst"/>
            <w:rPr>
              <w:ins w:id="28" w:author="Stjepan Salopek (ssalopek)" w:date="2021-09-09T14:11:00Z"/>
              <w:rFonts w:cs="Times New Roman"/>
              <w:sz w:val="28"/>
              <w:szCs w:val="24"/>
            </w:rPr>
          </w:pPr>
        </w:p>
        <w:p w14:paraId="41457A79" w14:textId="77777777" w:rsidR="00093114" w:rsidRPr="00395B9F" w:rsidRDefault="00093114" w:rsidP="00093114">
          <w:pPr>
            <w:pStyle w:val="4Tekst"/>
            <w:rPr>
              <w:ins w:id="29" w:author="Stjepan Salopek (ssalopek)" w:date="2021-09-09T14:11:00Z"/>
              <w:rFonts w:cs="Times New Roman"/>
              <w:sz w:val="28"/>
              <w:szCs w:val="24"/>
            </w:rPr>
          </w:pPr>
        </w:p>
        <w:p w14:paraId="21784961" w14:textId="77777777" w:rsidR="00093114" w:rsidRPr="00395B9F" w:rsidRDefault="00093114" w:rsidP="00093114">
          <w:pPr>
            <w:pStyle w:val="4Tekst"/>
            <w:rPr>
              <w:ins w:id="30" w:author="Stjepan Salopek (ssalopek)" w:date="2021-09-09T14:11:00Z"/>
              <w:rFonts w:cs="Times New Roman"/>
              <w:sz w:val="28"/>
              <w:szCs w:val="24"/>
            </w:rPr>
          </w:pPr>
        </w:p>
        <w:p w14:paraId="1EA3C46A" w14:textId="77777777" w:rsidR="00093114" w:rsidRPr="00395B9F" w:rsidRDefault="00093114" w:rsidP="00093114">
          <w:pPr>
            <w:pStyle w:val="4Tekst"/>
            <w:rPr>
              <w:ins w:id="31" w:author="Stjepan Salopek (ssalopek)" w:date="2021-09-09T14:11:00Z"/>
              <w:rFonts w:cs="Times New Roman"/>
              <w:sz w:val="28"/>
              <w:szCs w:val="24"/>
            </w:rPr>
          </w:pPr>
        </w:p>
        <w:p w14:paraId="0BB2D680" w14:textId="77777777" w:rsidR="00093114" w:rsidRPr="00395B9F" w:rsidRDefault="00093114" w:rsidP="00093114">
          <w:pPr>
            <w:pStyle w:val="4Tekst"/>
            <w:rPr>
              <w:ins w:id="32" w:author="Stjepan Salopek (ssalopek)" w:date="2021-09-09T14:11:00Z"/>
              <w:rFonts w:cs="Times New Roman"/>
              <w:sz w:val="28"/>
              <w:szCs w:val="24"/>
            </w:rPr>
          </w:pPr>
        </w:p>
        <w:p w14:paraId="66DBA49F" w14:textId="77777777" w:rsidR="00093114" w:rsidRPr="00395B9F" w:rsidRDefault="00093114" w:rsidP="00093114">
          <w:pPr>
            <w:pStyle w:val="4Tekst"/>
            <w:rPr>
              <w:ins w:id="33" w:author="Stjepan Salopek (ssalopek)" w:date="2021-09-09T14:11:00Z"/>
              <w:rFonts w:cs="Times New Roman"/>
              <w:sz w:val="28"/>
              <w:szCs w:val="24"/>
            </w:rPr>
          </w:pPr>
        </w:p>
        <w:p w14:paraId="28AFD5B9" w14:textId="1164ECBB" w:rsidR="00093114" w:rsidRDefault="005D2825" w:rsidP="00093114">
          <w:pPr>
            <w:pStyle w:val="4Tekst"/>
            <w:jc w:val="center"/>
            <w:rPr>
              <w:ins w:id="34" w:author="Stjepan Salopek (ssalopek)" w:date="2021-09-09T15:16:00Z"/>
              <w:rFonts w:cs="Times New Roman"/>
              <w:sz w:val="28"/>
              <w:szCs w:val="24"/>
            </w:rPr>
          </w:pPr>
          <w:r>
            <w:rPr>
              <w:rFonts w:cs="Times New Roman"/>
              <w:sz w:val="28"/>
              <w:szCs w:val="24"/>
            </w:rPr>
            <w:t>Zagreb,</w:t>
          </w:r>
          <w:ins w:id="35" w:author="Stjepan Salopek (ssalopek)" w:date="2021-09-09T14:11:00Z">
            <w:r w:rsidR="00093114" w:rsidRPr="00395B9F">
              <w:rPr>
                <w:rFonts w:cs="Times New Roman"/>
                <w:sz w:val="28"/>
                <w:szCs w:val="24"/>
              </w:rPr>
              <w:t xml:space="preserve"> </w:t>
            </w:r>
          </w:ins>
          <w:r w:rsidR="00EE6722">
            <w:rPr>
              <w:rFonts w:cs="Times New Roman"/>
              <w:sz w:val="28"/>
              <w:szCs w:val="24"/>
            </w:rPr>
            <w:t>veljača</w:t>
          </w:r>
          <w:ins w:id="36" w:author="Stjepan Salopek (ssalopek)" w:date="2021-09-09T14:11:00Z">
            <w:r w:rsidR="00093114" w:rsidRPr="00395B9F">
              <w:rPr>
                <w:rFonts w:cs="Times New Roman"/>
                <w:sz w:val="28"/>
                <w:szCs w:val="24"/>
              </w:rPr>
              <w:t>, 202</w:t>
            </w:r>
          </w:ins>
          <w:r w:rsidR="00EE6722">
            <w:rPr>
              <w:rFonts w:cs="Times New Roman"/>
              <w:sz w:val="28"/>
              <w:szCs w:val="24"/>
            </w:rPr>
            <w:t>2</w:t>
          </w:r>
          <w:ins w:id="37" w:author="Stjepan Salopek (ssalopek)" w:date="2021-09-09T14:11:00Z">
            <w:r w:rsidR="00093114" w:rsidRPr="00395B9F">
              <w:rPr>
                <w:rFonts w:cs="Times New Roman"/>
                <w:sz w:val="28"/>
                <w:szCs w:val="24"/>
              </w:rPr>
              <w:t>.</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96010211"/>
          <w:r>
            <w:rPr>
              <w:rFonts w:eastAsiaTheme="minorEastAsia"/>
            </w:rPr>
            <w:t>Sažetak</w:t>
          </w:r>
        </w:p>
      </w:sdtContent>
    </w:sdt>
    <w:bookmarkEnd w:id="43" w:displacedByCustomXml="prev"/>
    <w:p w14:paraId="7275F35D" w14:textId="319243DE"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 će se kroz tehnologiju umjetne inteligencije prolaskom kroz potencijal područja te tržišnu vrijednost. </w:t>
      </w:r>
      <w:r w:rsidR="00DC0971">
        <w:t>Ob</w:t>
      </w:r>
      <w:r w:rsidR="007A77E3">
        <w:t>radit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14D9C9A7"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navedeno znanje prikazat će u implementaciji programskog kôda</w:t>
      </w:r>
      <w:r w:rsidR="00F3286D">
        <w:t xml:space="preserve"> i analizi konačnih rezultata točnosti.</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96010212"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rFonts w:ascii="Times New Roman" w:eastAsiaTheme="majorEastAsia" w:hAnsi="Times New Roman" w:cs="Times New Roman"/>
          <w:b/>
          <w:bCs/>
          <w:sz w:val="24"/>
          <w:szCs w:val="24"/>
        </w:rPr>
      </w:sdtEndPr>
      <w:sdtContent>
        <w:p w14:paraId="21AE1E4E" w14:textId="2080DD07" w:rsidR="005A2760" w:rsidRDefault="00E82A48" w:rsidP="00E82A48">
          <w:pPr>
            <w:pStyle w:val="1Naslov"/>
          </w:pPr>
          <w:r w:rsidRPr="00E82A48">
            <w:t>SADRŽAJ</w:t>
          </w:r>
          <w:bookmarkEnd w:id="44"/>
          <w:r w:rsidR="003B4604">
            <w:tab/>
          </w:r>
        </w:p>
        <w:p w14:paraId="47CEE7A6" w14:textId="34C3D64B" w:rsidR="00CE6019" w:rsidRPr="00CE6019" w:rsidRDefault="005A2760" w:rsidP="00CE6019">
          <w:pPr>
            <w:pStyle w:val="TOC1"/>
            <w:spacing w:line="360" w:lineRule="auto"/>
            <w:rPr>
              <w:rFonts w:ascii="Times New Roman" w:eastAsiaTheme="minorEastAsia" w:hAnsi="Times New Roman" w:cs="Times New Roman"/>
              <w:noProof/>
              <w:sz w:val="24"/>
              <w:szCs w:val="24"/>
              <w:lang w:val="en-US"/>
            </w:rPr>
          </w:pPr>
          <w:r w:rsidRPr="00B5391C">
            <w:rPr>
              <w:rFonts w:ascii="Times New Roman" w:hAnsi="Times New Roman" w:cs="Times New Roman"/>
              <w:sz w:val="24"/>
              <w:szCs w:val="24"/>
            </w:rPr>
            <w:fldChar w:fldCharType="begin"/>
          </w:r>
          <w:r w:rsidRPr="00B5391C">
            <w:rPr>
              <w:rFonts w:ascii="Times New Roman" w:hAnsi="Times New Roman" w:cs="Times New Roman"/>
              <w:sz w:val="24"/>
              <w:szCs w:val="24"/>
            </w:rPr>
            <w:instrText xml:space="preserve"> TOC \o "1-3" \h \z \u </w:instrText>
          </w:r>
          <w:r w:rsidRPr="00B5391C">
            <w:rPr>
              <w:rFonts w:ascii="Times New Roman" w:hAnsi="Times New Roman" w:cs="Times New Roman"/>
              <w:sz w:val="24"/>
              <w:szCs w:val="24"/>
            </w:rPr>
            <w:fldChar w:fldCharType="separate"/>
          </w:r>
          <w:hyperlink w:anchor="_Toc96010211" w:history="1">
            <w:r w:rsidR="00CE6019" w:rsidRPr="00CE6019">
              <w:rPr>
                <w:rStyle w:val="Hyperlink"/>
                <w:rFonts w:ascii="Times New Roman" w:hAnsi="Times New Roman" w:cs="Times New Roman"/>
                <w:noProof/>
                <w:sz w:val="24"/>
                <w:szCs w:val="24"/>
              </w:rPr>
              <w:t>Sažetak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w:t>
            </w:r>
            <w:r w:rsidR="00CE6019" w:rsidRPr="00CE6019">
              <w:rPr>
                <w:rFonts w:ascii="Times New Roman" w:hAnsi="Times New Roman" w:cs="Times New Roman"/>
                <w:noProof/>
                <w:webHidden/>
                <w:sz w:val="24"/>
                <w:szCs w:val="24"/>
              </w:rPr>
              <w:fldChar w:fldCharType="end"/>
            </w:r>
          </w:hyperlink>
        </w:p>
        <w:p w14:paraId="6799AAE9" w14:textId="3F040B38" w:rsidR="00CE6019" w:rsidRPr="00CE6019" w:rsidRDefault="00281EA6" w:rsidP="00CE6019">
          <w:pPr>
            <w:pStyle w:val="TOC1"/>
            <w:spacing w:line="360" w:lineRule="auto"/>
            <w:rPr>
              <w:rFonts w:ascii="Times New Roman" w:eastAsiaTheme="minorEastAsia" w:hAnsi="Times New Roman" w:cs="Times New Roman"/>
              <w:noProof/>
              <w:sz w:val="24"/>
              <w:szCs w:val="24"/>
              <w:lang w:val="en-US"/>
            </w:rPr>
          </w:pPr>
          <w:hyperlink w:anchor="_Toc96010212" w:history="1">
            <w:r w:rsidR="00CE6019" w:rsidRPr="00CE6019">
              <w:rPr>
                <w:rStyle w:val="Hyperlink"/>
                <w:rFonts w:ascii="Times New Roman" w:hAnsi="Times New Roman" w:cs="Times New Roman"/>
                <w:noProof/>
                <w:sz w:val="24"/>
                <w:szCs w:val="24"/>
              </w:rPr>
              <w:t>SADRŽAJ</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w:t>
            </w:r>
            <w:r w:rsidR="00CE6019" w:rsidRPr="00CE6019">
              <w:rPr>
                <w:rFonts w:ascii="Times New Roman" w:hAnsi="Times New Roman" w:cs="Times New Roman"/>
                <w:noProof/>
                <w:webHidden/>
                <w:sz w:val="24"/>
                <w:szCs w:val="24"/>
              </w:rPr>
              <w:fldChar w:fldCharType="end"/>
            </w:r>
          </w:hyperlink>
        </w:p>
        <w:p w14:paraId="0D3EA429" w14:textId="2BDFADAF" w:rsidR="00CE6019" w:rsidRPr="00CE6019" w:rsidRDefault="00281EA6" w:rsidP="00CE6019">
          <w:pPr>
            <w:pStyle w:val="TOC1"/>
            <w:spacing w:line="360" w:lineRule="auto"/>
            <w:rPr>
              <w:rFonts w:ascii="Times New Roman" w:eastAsiaTheme="minorEastAsia" w:hAnsi="Times New Roman" w:cs="Times New Roman"/>
              <w:noProof/>
              <w:sz w:val="24"/>
              <w:szCs w:val="24"/>
              <w:lang w:val="en-US"/>
            </w:rPr>
          </w:pPr>
          <w:hyperlink w:anchor="_Toc96010213" w:history="1">
            <w:r w:rsidR="00CE6019" w:rsidRPr="00CE6019">
              <w:rPr>
                <w:rStyle w:val="Hyperlink"/>
                <w:rFonts w:ascii="Times New Roman" w:hAnsi="Times New Roman" w:cs="Times New Roman"/>
                <w:noProof/>
                <w:sz w:val="24"/>
                <w:szCs w:val="24"/>
              </w:rPr>
              <w:t>Popis tablica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5</w:t>
            </w:r>
            <w:r w:rsidR="00CE6019" w:rsidRPr="00CE6019">
              <w:rPr>
                <w:rFonts w:ascii="Times New Roman" w:hAnsi="Times New Roman" w:cs="Times New Roman"/>
                <w:noProof/>
                <w:webHidden/>
                <w:sz w:val="24"/>
                <w:szCs w:val="24"/>
              </w:rPr>
              <w:fldChar w:fldCharType="end"/>
            </w:r>
          </w:hyperlink>
        </w:p>
        <w:p w14:paraId="372C6182" w14:textId="3CDA52FD" w:rsidR="00CE6019" w:rsidRPr="00CE6019" w:rsidRDefault="00281EA6" w:rsidP="00CE6019">
          <w:pPr>
            <w:pStyle w:val="TOC1"/>
            <w:spacing w:line="360" w:lineRule="auto"/>
            <w:rPr>
              <w:rFonts w:ascii="Times New Roman" w:eastAsiaTheme="minorEastAsia" w:hAnsi="Times New Roman" w:cs="Times New Roman"/>
              <w:noProof/>
              <w:sz w:val="24"/>
              <w:szCs w:val="24"/>
              <w:lang w:val="en-US"/>
            </w:rPr>
          </w:pPr>
          <w:hyperlink w:anchor="_Toc96010214" w:history="1">
            <w:r w:rsidR="00CE6019" w:rsidRPr="00CE6019">
              <w:rPr>
                <w:rStyle w:val="Hyperlink"/>
                <w:rFonts w:ascii="Times New Roman" w:hAnsi="Times New Roman" w:cs="Times New Roman"/>
                <w:noProof/>
                <w:sz w:val="24"/>
                <w:szCs w:val="24"/>
              </w:rPr>
              <w:t>Popis slika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7</w:t>
            </w:r>
            <w:r w:rsidR="00CE6019" w:rsidRPr="00CE6019">
              <w:rPr>
                <w:rFonts w:ascii="Times New Roman" w:hAnsi="Times New Roman" w:cs="Times New Roman"/>
                <w:noProof/>
                <w:webHidden/>
                <w:sz w:val="24"/>
                <w:szCs w:val="24"/>
              </w:rPr>
              <w:fldChar w:fldCharType="end"/>
            </w:r>
          </w:hyperlink>
        </w:p>
        <w:p w14:paraId="3CA57CF0" w14:textId="676AEEF5" w:rsidR="00CE6019" w:rsidRPr="00CE6019" w:rsidRDefault="00281EA6" w:rsidP="00CE6019">
          <w:pPr>
            <w:pStyle w:val="TOC1"/>
            <w:spacing w:line="360" w:lineRule="auto"/>
            <w:rPr>
              <w:rFonts w:ascii="Times New Roman" w:eastAsiaTheme="minorEastAsia" w:hAnsi="Times New Roman" w:cs="Times New Roman"/>
              <w:noProof/>
              <w:sz w:val="24"/>
              <w:szCs w:val="24"/>
              <w:lang w:val="en-US"/>
            </w:rPr>
          </w:pPr>
          <w:hyperlink w:anchor="_Toc96010215" w:history="1">
            <w:r w:rsidR="00CE6019" w:rsidRPr="00CE6019">
              <w:rPr>
                <w:rStyle w:val="Hyperlink"/>
                <w:rFonts w:ascii="Times New Roman" w:hAnsi="Times New Roman" w:cs="Times New Roman"/>
                <w:noProof/>
                <w:sz w:val="24"/>
                <w:szCs w:val="24"/>
              </w:rPr>
              <w:t>Popis prikaza programskog kôda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8</w:t>
            </w:r>
            <w:r w:rsidR="00CE6019" w:rsidRPr="00CE6019">
              <w:rPr>
                <w:rFonts w:ascii="Times New Roman" w:hAnsi="Times New Roman" w:cs="Times New Roman"/>
                <w:noProof/>
                <w:webHidden/>
                <w:sz w:val="24"/>
                <w:szCs w:val="24"/>
              </w:rPr>
              <w:fldChar w:fldCharType="end"/>
            </w:r>
          </w:hyperlink>
        </w:p>
        <w:p w14:paraId="33B6CC52" w14:textId="3C042C7E" w:rsidR="00CE6019" w:rsidRPr="00CE6019" w:rsidRDefault="00281EA6" w:rsidP="00CE6019">
          <w:pPr>
            <w:pStyle w:val="TOC1"/>
            <w:spacing w:line="360" w:lineRule="auto"/>
            <w:rPr>
              <w:rFonts w:ascii="Times New Roman" w:eastAsiaTheme="minorEastAsia" w:hAnsi="Times New Roman" w:cs="Times New Roman"/>
              <w:noProof/>
              <w:sz w:val="24"/>
              <w:szCs w:val="24"/>
              <w:lang w:val="en-US"/>
            </w:rPr>
          </w:pPr>
          <w:hyperlink w:anchor="_Toc96010216" w:history="1">
            <w:r w:rsidR="00CE6019" w:rsidRPr="00CE6019">
              <w:rPr>
                <w:rStyle w:val="Hyperlink"/>
                <w:rFonts w:ascii="Times New Roman" w:hAnsi="Times New Roman" w:cs="Times New Roman"/>
                <w:noProof/>
                <w:sz w:val="24"/>
                <w:szCs w:val="24"/>
              </w:rPr>
              <w:t>1. UVOD</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9</w:t>
            </w:r>
            <w:r w:rsidR="00CE6019" w:rsidRPr="00CE6019">
              <w:rPr>
                <w:rFonts w:ascii="Times New Roman" w:hAnsi="Times New Roman" w:cs="Times New Roman"/>
                <w:noProof/>
                <w:webHidden/>
                <w:sz w:val="24"/>
                <w:szCs w:val="24"/>
              </w:rPr>
              <w:fldChar w:fldCharType="end"/>
            </w:r>
          </w:hyperlink>
        </w:p>
        <w:p w14:paraId="06C9240F" w14:textId="3989ADA7" w:rsidR="00CE6019" w:rsidRPr="00CE6019" w:rsidRDefault="00281EA6" w:rsidP="00CE6019">
          <w:pPr>
            <w:pStyle w:val="TOC1"/>
            <w:spacing w:line="360" w:lineRule="auto"/>
            <w:rPr>
              <w:rFonts w:ascii="Times New Roman" w:eastAsiaTheme="minorEastAsia" w:hAnsi="Times New Roman" w:cs="Times New Roman"/>
              <w:noProof/>
              <w:sz w:val="24"/>
              <w:szCs w:val="24"/>
              <w:lang w:val="en-US"/>
            </w:rPr>
          </w:pPr>
          <w:hyperlink w:anchor="_Toc96010217" w:history="1">
            <w:r w:rsidR="00CE6019" w:rsidRPr="00CE6019">
              <w:rPr>
                <w:rStyle w:val="Hyperlink"/>
                <w:rFonts w:ascii="Times New Roman" w:hAnsi="Times New Roman" w:cs="Times New Roman"/>
                <w:noProof/>
                <w:sz w:val="24"/>
                <w:szCs w:val="24"/>
              </w:rPr>
              <w:t>2. O UMJETNOJ INTELIGENCIJI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10</w:t>
            </w:r>
            <w:r w:rsidR="00CE6019" w:rsidRPr="00CE6019">
              <w:rPr>
                <w:rFonts w:ascii="Times New Roman" w:hAnsi="Times New Roman" w:cs="Times New Roman"/>
                <w:noProof/>
                <w:webHidden/>
                <w:sz w:val="24"/>
                <w:szCs w:val="24"/>
              </w:rPr>
              <w:fldChar w:fldCharType="end"/>
            </w:r>
          </w:hyperlink>
        </w:p>
        <w:p w14:paraId="6D7904C0" w14:textId="573686E8"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18" w:history="1">
            <w:r w:rsidR="00CE6019" w:rsidRPr="00CE6019">
              <w:rPr>
                <w:rStyle w:val="Hyperlink"/>
                <w:rFonts w:ascii="Times New Roman" w:hAnsi="Times New Roman" w:cs="Times New Roman"/>
                <w:noProof/>
                <w:sz w:val="24"/>
                <w:szCs w:val="24"/>
              </w:rPr>
              <w:t>2.1. Osnovne definicije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10</w:t>
            </w:r>
            <w:r w:rsidR="00CE6019" w:rsidRPr="00CE6019">
              <w:rPr>
                <w:rFonts w:ascii="Times New Roman" w:hAnsi="Times New Roman" w:cs="Times New Roman"/>
                <w:noProof/>
                <w:webHidden/>
                <w:sz w:val="24"/>
                <w:szCs w:val="24"/>
              </w:rPr>
              <w:fldChar w:fldCharType="end"/>
            </w:r>
          </w:hyperlink>
        </w:p>
        <w:p w14:paraId="56B82785" w14:textId="6A4FE0CA"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19" w:history="1">
            <w:r w:rsidR="00CE6019" w:rsidRPr="00CE6019">
              <w:rPr>
                <w:rStyle w:val="Hyperlink"/>
                <w:rFonts w:ascii="Times New Roman" w:hAnsi="Times New Roman" w:cs="Times New Roman"/>
                <w:noProof/>
                <w:sz w:val="24"/>
                <w:szCs w:val="24"/>
              </w:rPr>
              <w:t>2.2. Strojno učenje na tržištu</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10</w:t>
            </w:r>
            <w:r w:rsidR="00CE6019" w:rsidRPr="00CE6019">
              <w:rPr>
                <w:rFonts w:ascii="Times New Roman" w:hAnsi="Times New Roman" w:cs="Times New Roman"/>
                <w:noProof/>
                <w:webHidden/>
                <w:sz w:val="24"/>
                <w:szCs w:val="24"/>
              </w:rPr>
              <w:fldChar w:fldCharType="end"/>
            </w:r>
          </w:hyperlink>
        </w:p>
        <w:p w14:paraId="71D0F733" w14:textId="4343DCC7"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20" w:history="1">
            <w:r w:rsidR="00CE6019" w:rsidRPr="00CE6019">
              <w:rPr>
                <w:rStyle w:val="Hyperlink"/>
                <w:rFonts w:ascii="Times New Roman" w:hAnsi="Times New Roman" w:cs="Times New Roman"/>
                <w:noProof/>
                <w:sz w:val="24"/>
                <w:szCs w:val="24"/>
              </w:rPr>
              <w:t>2.3. Potreba za strojnim učenjem</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12</w:t>
            </w:r>
            <w:r w:rsidR="00CE6019" w:rsidRPr="00CE6019">
              <w:rPr>
                <w:rFonts w:ascii="Times New Roman" w:hAnsi="Times New Roman" w:cs="Times New Roman"/>
                <w:noProof/>
                <w:webHidden/>
                <w:sz w:val="24"/>
                <w:szCs w:val="24"/>
              </w:rPr>
              <w:fldChar w:fldCharType="end"/>
            </w:r>
          </w:hyperlink>
        </w:p>
        <w:p w14:paraId="78A85037" w14:textId="707F4C60"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21" w:history="1">
            <w:r w:rsidR="00CE6019" w:rsidRPr="00CE6019">
              <w:rPr>
                <w:rStyle w:val="Hyperlink"/>
                <w:rFonts w:ascii="Times New Roman" w:hAnsi="Times New Roman" w:cs="Times New Roman"/>
                <w:noProof/>
                <w:sz w:val="24"/>
                <w:szCs w:val="24"/>
              </w:rPr>
              <w:t>2.4. Implementacija strojnog učenja neuronskim mrežama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13</w:t>
            </w:r>
            <w:r w:rsidR="00CE6019" w:rsidRPr="00CE6019">
              <w:rPr>
                <w:rFonts w:ascii="Times New Roman" w:hAnsi="Times New Roman" w:cs="Times New Roman"/>
                <w:noProof/>
                <w:webHidden/>
                <w:sz w:val="24"/>
                <w:szCs w:val="24"/>
              </w:rPr>
              <w:fldChar w:fldCharType="end"/>
            </w:r>
          </w:hyperlink>
        </w:p>
        <w:p w14:paraId="6C1A5560" w14:textId="5BE2E240"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22" w:history="1">
            <w:r w:rsidR="00CE6019" w:rsidRPr="00CE6019">
              <w:rPr>
                <w:rStyle w:val="Hyperlink"/>
                <w:rFonts w:ascii="Times New Roman" w:hAnsi="Times New Roman" w:cs="Times New Roman"/>
                <w:noProof/>
                <w:sz w:val="24"/>
                <w:szCs w:val="24"/>
              </w:rPr>
              <w:t>2.5. Vrste neuronskih mreža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15</w:t>
            </w:r>
            <w:r w:rsidR="00CE6019" w:rsidRPr="00CE6019">
              <w:rPr>
                <w:rFonts w:ascii="Times New Roman" w:hAnsi="Times New Roman" w:cs="Times New Roman"/>
                <w:noProof/>
                <w:webHidden/>
                <w:sz w:val="24"/>
                <w:szCs w:val="24"/>
              </w:rPr>
              <w:fldChar w:fldCharType="end"/>
            </w:r>
          </w:hyperlink>
        </w:p>
        <w:p w14:paraId="494A2668" w14:textId="36850175"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23" w:history="1">
            <w:r w:rsidR="00CE6019" w:rsidRPr="00CE6019">
              <w:rPr>
                <w:rStyle w:val="Hyperlink"/>
                <w:rFonts w:ascii="Times New Roman" w:hAnsi="Times New Roman" w:cs="Times New Roman"/>
                <w:noProof/>
                <w:sz w:val="24"/>
                <w:szCs w:val="24"/>
              </w:rPr>
              <w:t>2.6. Primjeri iz prakse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17</w:t>
            </w:r>
            <w:r w:rsidR="00CE6019" w:rsidRPr="00CE6019">
              <w:rPr>
                <w:rFonts w:ascii="Times New Roman" w:hAnsi="Times New Roman" w:cs="Times New Roman"/>
                <w:noProof/>
                <w:webHidden/>
                <w:sz w:val="24"/>
                <w:szCs w:val="24"/>
              </w:rPr>
              <w:fldChar w:fldCharType="end"/>
            </w:r>
          </w:hyperlink>
        </w:p>
        <w:p w14:paraId="3CB0383A" w14:textId="22F15600" w:rsidR="00CE6019" w:rsidRPr="00CE6019" w:rsidRDefault="00281EA6" w:rsidP="00CE6019">
          <w:pPr>
            <w:pStyle w:val="TOC1"/>
            <w:spacing w:line="360" w:lineRule="auto"/>
            <w:rPr>
              <w:rFonts w:ascii="Times New Roman" w:eastAsiaTheme="minorEastAsia" w:hAnsi="Times New Roman" w:cs="Times New Roman"/>
              <w:noProof/>
              <w:sz w:val="24"/>
              <w:szCs w:val="24"/>
              <w:lang w:val="en-US"/>
            </w:rPr>
          </w:pPr>
          <w:hyperlink w:anchor="_Toc96010224" w:history="1">
            <w:r w:rsidR="00CE6019" w:rsidRPr="00CE6019">
              <w:rPr>
                <w:rStyle w:val="Hyperlink"/>
                <w:rFonts w:ascii="Times New Roman" w:hAnsi="Times New Roman" w:cs="Times New Roman"/>
                <w:noProof/>
                <w:sz w:val="24"/>
                <w:szCs w:val="24"/>
              </w:rPr>
              <w:t>3. STVARANJE APLIKACIJE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4F69D7BF" w14:textId="40047CC5"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25" w:history="1">
            <w:r w:rsidR="00CE6019" w:rsidRPr="00CE6019">
              <w:rPr>
                <w:rStyle w:val="Hyperlink"/>
                <w:rFonts w:ascii="Times New Roman" w:hAnsi="Times New Roman" w:cs="Times New Roman"/>
                <w:noProof/>
                <w:sz w:val="24"/>
                <w:szCs w:val="24"/>
              </w:rPr>
              <w:t>3.1. Odabir tehnologija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2A868996" w14:textId="4FCCA183"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26" w:history="1">
            <w:r w:rsidR="00CE6019" w:rsidRPr="00CE6019">
              <w:rPr>
                <w:rStyle w:val="Hyperlink"/>
                <w:rFonts w:ascii="Times New Roman" w:hAnsi="Times New Roman" w:cs="Times New Roman"/>
                <w:noProof/>
                <w:sz w:val="24"/>
                <w:szCs w:val="24"/>
              </w:rPr>
              <w:t>3.1.1. Python programski jezik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0659191C" w14:textId="755BA004"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27" w:history="1">
            <w:r w:rsidR="00CE6019" w:rsidRPr="00CE6019">
              <w:rPr>
                <w:rStyle w:val="Hyperlink"/>
                <w:rFonts w:ascii="Times New Roman" w:hAnsi="Times New Roman" w:cs="Times New Roman"/>
                <w:noProof/>
                <w:sz w:val="24"/>
                <w:szCs w:val="24"/>
              </w:rPr>
              <w:t>3.1.2. Jupyter Bilježnice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232503F1" w14:textId="162A8B2D"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28" w:history="1">
            <w:r w:rsidR="00CE6019" w:rsidRPr="00CE6019">
              <w:rPr>
                <w:rStyle w:val="Hyperlink"/>
                <w:rFonts w:ascii="Times New Roman" w:hAnsi="Times New Roman" w:cs="Times New Roman"/>
                <w:noProof/>
                <w:sz w:val="24"/>
                <w:szCs w:val="24"/>
              </w:rPr>
              <w:t>3.1.3. Colaboratory</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5E14F3F0" w14:textId="4CB29356"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29" w:history="1">
            <w:r w:rsidR="00CE6019" w:rsidRPr="00CE6019">
              <w:rPr>
                <w:rStyle w:val="Hyperlink"/>
                <w:rFonts w:ascii="Times New Roman" w:hAnsi="Times New Roman" w:cs="Times New Roman"/>
                <w:noProof/>
                <w:sz w:val="24"/>
                <w:szCs w:val="24"/>
              </w:rPr>
              <w:t>3.1.4. TensorFlow</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64DF31A6" w14:textId="7DDF467E"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30" w:history="1">
            <w:r w:rsidR="00CE6019" w:rsidRPr="00CE6019">
              <w:rPr>
                <w:rStyle w:val="Hyperlink"/>
                <w:rFonts w:ascii="Times New Roman" w:hAnsi="Times New Roman" w:cs="Times New Roman"/>
                <w:noProof/>
                <w:sz w:val="24"/>
                <w:szCs w:val="24"/>
              </w:rPr>
              <w:t>3.1.5. PyTorch</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20</w:t>
            </w:r>
            <w:r w:rsidR="00CE6019" w:rsidRPr="00CE6019">
              <w:rPr>
                <w:rFonts w:ascii="Times New Roman" w:hAnsi="Times New Roman" w:cs="Times New Roman"/>
                <w:noProof/>
                <w:webHidden/>
                <w:sz w:val="24"/>
                <w:szCs w:val="24"/>
              </w:rPr>
              <w:fldChar w:fldCharType="end"/>
            </w:r>
          </w:hyperlink>
        </w:p>
        <w:p w14:paraId="6180A9FC" w14:textId="7F3CA4D7"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31" w:history="1">
            <w:r w:rsidR="00CE6019" w:rsidRPr="00CE6019">
              <w:rPr>
                <w:rStyle w:val="Hyperlink"/>
                <w:rFonts w:ascii="Times New Roman" w:hAnsi="Times New Roman" w:cs="Times New Roman"/>
                <w:noProof/>
                <w:sz w:val="24"/>
                <w:szCs w:val="24"/>
              </w:rPr>
              <w:t>3.2. Teorija i funkcionalnosti potrebni za izradu</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21</w:t>
            </w:r>
            <w:r w:rsidR="00CE6019" w:rsidRPr="00CE6019">
              <w:rPr>
                <w:rFonts w:ascii="Times New Roman" w:hAnsi="Times New Roman" w:cs="Times New Roman"/>
                <w:noProof/>
                <w:webHidden/>
                <w:sz w:val="24"/>
                <w:szCs w:val="24"/>
              </w:rPr>
              <w:fldChar w:fldCharType="end"/>
            </w:r>
          </w:hyperlink>
        </w:p>
        <w:p w14:paraId="20060BFB" w14:textId="586AC858"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32" w:history="1">
            <w:r w:rsidR="00CE6019" w:rsidRPr="00CE6019">
              <w:rPr>
                <w:rStyle w:val="Hyperlink"/>
                <w:rFonts w:ascii="Times New Roman" w:hAnsi="Times New Roman" w:cs="Times New Roman"/>
                <w:noProof/>
                <w:sz w:val="24"/>
                <w:szCs w:val="24"/>
              </w:rPr>
              <w:t>3.2.1. Tenzori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21</w:t>
            </w:r>
            <w:r w:rsidR="00CE6019" w:rsidRPr="00CE6019">
              <w:rPr>
                <w:rFonts w:ascii="Times New Roman" w:hAnsi="Times New Roman" w:cs="Times New Roman"/>
                <w:noProof/>
                <w:webHidden/>
                <w:sz w:val="24"/>
                <w:szCs w:val="24"/>
              </w:rPr>
              <w:fldChar w:fldCharType="end"/>
            </w:r>
          </w:hyperlink>
        </w:p>
        <w:p w14:paraId="23065116" w14:textId="13697D64"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33" w:history="1">
            <w:r w:rsidR="00CE6019" w:rsidRPr="00CE6019">
              <w:rPr>
                <w:rStyle w:val="Hyperlink"/>
                <w:rFonts w:ascii="Times New Roman" w:hAnsi="Times New Roman" w:cs="Times New Roman"/>
                <w:noProof/>
                <w:sz w:val="24"/>
                <w:szCs w:val="24"/>
              </w:rPr>
              <w:t>3.2.2. Uobičajena propagacija neuronske mreže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21</w:t>
            </w:r>
            <w:r w:rsidR="00CE6019" w:rsidRPr="00CE6019">
              <w:rPr>
                <w:rFonts w:ascii="Times New Roman" w:hAnsi="Times New Roman" w:cs="Times New Roman"/>
                <w:noProof/>
                <w:webHidden/>
                <w:sz w:val="24"/>
                <w:szCs w:val="24"/>
              </w:rPr>
              <w:fldChar w:fldCharType="end"/>
            </w:r>
          </w:hyperlink>
        </w:p>
        <w:p w14:paraId="4461759C" w14:textId="35984847"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34" w:history="1">
            <w:r w:rsidR="00CE6019" w:rsidRPr="00CE6019">
              <w:rPr>
                <w:rStyle w:val="Hyperlink"/>
                <w:rFonts w:ascii="Times New Roman" w:hAnsi="Times New Roman" w:cs="Times New Roman"/>
                <w:noProof/>
                <w:sz w:val="24"/>
                <w:szCs w:val="24"/>
              </w:rPr>
              <w:t>3.2.3. Propagacija unazad</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22</w:t>
            </w:r>
            <w:r w:rsidR="00CE6019" w:rsidRPr="00CE6019">
              <w:rPr>
                <w:rFonts w:ascii="Times New Roman" w:hAnsi="Times New Roman" w:cs="Times New Roman"/>
                <w:noProof/>
                <w:webHidden/>
                <w:sz w:val="24"/>
                <w:szCs w:val="24"/>
              </w:rPr>
              <w:fldChar w:fldCharType="end"/>
            </w:r>
          </w:hyperlink>
        </w:p>
        <w:p w14:paraId="69E9B97C" w14:textId="18D13795"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35" w:history="1">
            <w:r w:rsidR="00CE6019" w:rsidRPr="00CE6019">
              <w:rPr>
                <w:rStyle w:val="Hyperlink"/>
                <w:rFonts w:ascii="Times New Roman" w:hAnsi="Times New Roman" w:cs="Times New Roman"/>
                <w:noProof/>
                <w:sz w:val="24"/>
                <w:szCs w:val="24"/>
              </w:rPr>
              <w:t>3.2.4. Stvaranje klase za strojno učenje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24</w:t>
            </w:r>
            <w:r w:rsidR="00CE6019" w:rsidRPr="00CE6019">
              <w:rPr>
                <w:rFonts w:ascii="Times New Roman" w:hAnsi="Times New Roman" w:cs="Times New Roman"/>
                <w:noProof/>
                <w:webHidden/>
                <w:sz w:val="24"/>
                <w:szCs w:val="24"/>
              </w:rPr>
              <w:fldChar w:fldCharType="end"/>
            </w:r>
          </w:hyperlink>
        </w:p>
        <w:p w14:paraId="467DC5C1" w14:textId="43275356"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36" w:history="1">
            <w:r w:rsidR="00CE6019" w:rsidRPr="00CE6019">
              <w:rPr>
                <w:rStyle w:val="Hyperlink"/>
                <w:rFonts w:ascii="Times New Roman" w:hAnsi="Times New Roman" w:cs="Times New Roman"/>
                <w:noProof/>
                <w:sz w:val="24"/>
                <w:szCs w:val="24"/>
              </w:rPr>
              <w:t>3.2.5. Implementiranje klase za strojno učenje u Pythonu</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25</w:t>
            </w:r>
            <w:r w:rsidR="00CE6019" w:rsidRPr="00CE6019">
              <w:rPr>
                <w:rFonts w:ascii="Times New Roman" w:hAnsi="Times New Roman" w:cs="Times New Roman"/>
                <w:noProof/>
                <w:webHidden/>
                <w:sz w:val="24"/>
                <w:szCs w:val="24"/>
              </w:rPr>
              <w:fldChar w:fldCharType="end"/>
            </w:r>
          </w:hyperlink>
        </w:p>
        <w:p w14:paraId="621852AE" w14:textId="6A9E2F75"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37" w:history="1">
            <w:r w:rsidR="00CE6019" w:rsidRPr="00CE6019">
              <w:rPr>
                <w:rStyle w:val="Hyperlink"/>
                <w:rFonts w:ascii="Times New Roman" w:hAnsi="Times New Roman" w:cs="Times New Roman"/>
                <w:noProof/>
                <w:sz w:val="24"/>
                <w:szCs w:val="24"/>
              </w:rPr>
              <w:t>3.3. Rad s kreiranom neuronskom mrežom</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26</w:t>
            </w:r>
            <w:r w:rsidR="00CE6019" w:rsidRPr="00CE6019">
              <w:rPr>
                <w:rFonts w:ascii="Times New Roman" w:hAnsi="Times New Roman" w:cs="Times New Roman"/>
                <w:noProof/>
                <w:webHidden/>
                <w:sz w:val="24"/>
                <w:szCs w:val="24"/>
              </w:rPr>
              <w:fldChar w:fldCharType="end"/>
            </w:r>
          </w:hyperlink>
        </w:p>
        <w:p w14:paraId="5A28C7AF" w14:textId="3013542B"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38" w:history="1">
            <w:r w:rsidR="00CE6019" w:rsidRPr="00CE6019">
              <w:rPr>
                <w:rStyle w:val="Hyperlink"/>
                <w:rFonts w:ascii="Times New Roman" w:hAnsi="Times New Roman" w:cs="Times New Roman"/>
                <w:noProof/>
                <w:sz w:val="24"/>
                <w:szCs w:val="24"/>
              </w:rPr>
              <w:t>3.4. Rad i analiza rezultata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27</w:t>
            </w:r>
            <w:r w:rsidR="00CE6019" w:rsidRPr="00CE6019">
              <w:rPr>
                <w:rFonts w:ascii="Times New Roman" w:hAnsi="Times New Roman" w:cs="Times New Roman"/>
                <w:noProof/>
                <w:webHidden/>
                <w:sz w:val="24"/>
                <w:szCs w:val="24"/>
              </w:rPr>
              <w:fldChar w:fldCharType="end"/>
            </w:r>
          </w:hyperlink>
        </w:p>
        <w:p w14:paraId="698162AF" w14:textId="57D8EAB3" w:rsidR="00CE6019" w:rsidRPr="00CE6019" w:rsidRDefault="00281EA6" w:rsidP="00CE6019">
          <w:pPr>
            <w:pStyle w:val="TOC1"/>
            <w:spacing w:line="360" w:lineRule="auto"/>
            <w:rPr>
              <w:rFonts w:ascii="Times New Roman" w:eastAsiaTheme="minorEastAsia" w:hAnsi="Times New Roman" w:cs="Times New Roman"/>
              <w:noProof/>
              <w:sz w:val="24"/>
              <w:szCs w:val="24"/>
              <w:lang w:val="en-US"/>
            </w:rPr>
          </w:pPr>
          <w:hyperlink w:anchor="_Toc96010239" w:history="1">
            <w:r w:rsidR="00CE6019" w:rsidRPr="00CE6019">
              <w:rPr>
                <w:rStyle w:val="Hyperlink"/>
                <w:rFonts w:ascii="Times New Roman" w:hAnsi="Times New Roman" w:cs="Times New Roman"/>
                <w:noProof/>
                <w:sz w:val="24"/>
                <w:szCs w:val="24"/>
              </w:rPr>
              <w:t>4. PRAKTIČNI ZADATAK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28</w:t>
            </w:r>
            <w:r w:rsidR="00CE6019" w:rsidRPr="00CE6019">
              <w:rPr>
                <w:rFonts w:ascii="Times New Roman" w:hAnsi="Times New Roman" w:cs="Times New Roman"/>
                <w:noProof/>
                <w:webHidden/>
                <w:sz w:val="24"/>
                <w:szCs w:val="24"/>
              </w:rPr>
              <w:fldChar w:fldCharType="end"/>
            </w:r>
          </w:hyperlink>
        </w:p>
        <w:p w14:paraId="23B3B2CF" w14:textId="76C7714A"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40" w:history="1">
            <w:r w:rsidR="00CE6019" w:rsidRPr="00CE6019">
              <w:rPr>
                <w:rStyle w:val="Hyperlink"/>
                <w:rFonts w:ascii="Times New Roman" w:hAnsi="Times New Roman" w:cs="Times New Roman"/>
                <w:noProof/>
                <w:sz w:val="24"/>
                <w:szCs w:val="24"/>
              </w:rPr>
              <w:t>4.1. Plan rada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28</w:t>
            </w:r>
            <w:r w:rsidR="00CE6019" w:rsidRPr="00CE6019">
              <w:rPr>
                <w:rFonts w:ascii="Times New Roman" w:hAnsi="Times New Roman" w:cs="Times New Roman"/>
                <w:noProof/>
                <w:webHidden/>
                <w:sz w:val="24"/>
                <w:szCs w:val="24"/>
              </w:rPr>
              <w:fldChar w:fldCharType="end"/>
            </w:r>
          </w:hyperlink>
        </w:p>
        <w:p w14:paraId="3FDF83DE" w14:textId="1A2ABFF4"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41" w:history="1">
            <w:r w:rsidR="00CE6019" w:rsidRPr="00CE6019">
              <w:rPr>
                <w:rStyle w:val="Hyperlink"/>
                <w:rFonts w:ascii="Times New Roman" w:hAnsi="Times New Roman" w:cs="Times New Roman"/>
                <w:noProof/>
                <w:sz w:val="24"/>
                <w:szCs w:val="24"/>
              </w:rPr>
              <w:t>4.2. Postavljanje razvojnog okruženja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28</w:t>
            </w:r>
            <w:r w:rsidR="00CE6019" w:rsidRPr="00CE6019">
              <w:rPr>
                <w:rFonts w:ascii="Times New Roman" w:hAnsi="Times New Roman" w:cs="Times New Roman"/>
                <w:noProof/>
                <w:webHidden/>
                <w:sz w:val="24"/>
                <w:szCs w:val="24"/>
              </w:rPr>
              <w:fldChar w:fldCharType="end"/>
            </w:r>
          </w:hyperlink>
        </w:p>
        <w:p w14:paraId="7CD2BF3A" w14:textId="0DCE9B81"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42" w:history="1">
            <w:r w:rsidR="00CE6019" w:rsidRPr="00CE6019">
              <w:rPr>
                <w:rStyle w:val="Hyperlink"/>
                <w:rFonts w:ascii="Times New Roman" w:hAnsi="Times New Roman" w:cs="Times New Roman"/>
                <w:noProof/>
                <w:sz w:val="24"/>
                <w:szCs w:val="24"/>
              </w:rPr>
              <w:t>4.3. Podatkovni skup</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29</w:t>
            </w:r>
            <w:r w:rsidR="00CE6019" w:rsidRPr="00CE6019">
              <w:rPr>
                <w:rFonts w:ascii="Times New Roman" w:hAnsi="Times New Roman" w:cs="Times New Roman"/>
                <w:noProof/>
                <w:webHidden/>
                <w:sz w:val="24"/>
                <w:szCs w:val="24"/>
              </w:rPr>
              <w:fldChar w:fldCharType="end"/>
            </w:r>
          </w:hyperlink>
        </w:p>
        <w:p w14:paraId="3BFEFD45" w14:textId="60CECE55"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43" w:history="1">
            <w:r w:rsidR="00CE6019" w:rsidRPr="00CE6019">
              <w:rPr>
                <w:rStyle w:val="Hyperlink"/>
                <w:rFonts w:ascii="Times New Roman" w:hAnsi="Times New Roman" w:cs="Times New Roman"/>
                <w:noProof/>
                <w:sz w:val="24"/>
                <w:szCs w:val="24"/>
              </w:rPr>
              <w:t>4.5. MNIST i EMNIST skupovi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29</w:t>
            </w:r>
            <w:r w:rsidR="00CE6019" w:rsidRPr="00CE6019">
              <w:rPr>
                <w:rFonts w:ascii="Times New Roman" w:hAnsi="Times New Roman" w:cs="Times New Roman"/>
                <w:noProof/>
                <w:webHidden/>
                <w:sz w:val="24"/>
                <w:szCs w:val="24"/>
              </w:rPr>
              <w:fldChar w:fldCharType="end"/>
            </w:r>
          </w:hyperlink>
        </w:p>
        <w:p w14:paraId="40471ACE" w14:textId="22A24F66"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44" w:history="1">
            <w:r w:rsidR="00CE6019" w:rsidRPr="00CE6019">
              <w:rPr>
                <w:rStyle w:val="Hyperlink"/>
                <w:rFonts w:ascii="Times New Roman" w:hAnsi="Times New Roman" w:cs="Times New Roman"/>
                <w:noProof/>
                <w:sz w:val="24"/>
                <w:szCs w:val="24"/>
              </w:rPr>
              <w:t>4.5. Dizajniranje neuronske mreže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30</w:t>
            </w:r>
            <w:r w:rsidR="00CE6019" w:rsidRPr="00CE6019">
              <w:rPr>
                <w:rFonts w:ascii="Times New Roman" w:hAnsi="Times New Roman" w:cs="Times New Roman"/>
                <w:noProof/>
                <w:webHidden/>
                <w:sz w:val="24"/>
                <w:szCs w:val="24"/>
              </w:rPr>
              <w:fldChar w:fldCharType="end"/>
            </w:r>
          </w:hyperlink>
        </w:p>
        <w:p w14:paraId="02DC2968" w14:textId="0511A2FE"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45" w:history="1">
            <w:r w:rsidR="00CE6019" w:rsidRPr="00CE6019">
              <w:rPr>
                <w:rStyle w:val="Hyperlink"/>
                <w:rFonts w:ascii="Times New Roman" w:hAnsi="Times New Roman" w:cs="Times New Roman"/>
                <w:noProof/>
                <w:sz w:val="24"/>
                <w:szCs w:val="24"/>
              </w:rPr>
              <w:t>4.5.1. ConvNet</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30</w:t>
            </w:r>
            <w:r w:rsidR="00CE6019" w:rsidRPr="00CE6019">
              <w:rPr>
                <w:rFonts w:ascii="Times New Roman" w:hAnsi="Times New Roman" w:cs="Times New Roman"/>
                <w:noProof/>
                <w:webHidden/>
                <w:sz w:val="24"/>
                <w:szCs w:val="24"/>
              </w:rPr>
              <w:fldChar w:fldCharType="end"/>
            </w:r>
          </w:hyperlink>
        </w:p>
        <w:p w14:paraId="532D22B8" w14:textId="6C16A5F7"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46" w:history="1">
            <w:r w:rsidR="00CE6019" w:rsidRPr="00CE6019">
              <w:rPr>
                <w:rStyle w:val="Hyperlink"/>
                <w:rFonts w:ascii="Times New Roman" w:hAnsi="Times New Roman" w:cs="Times New Roman"/>
                <w:noProof/>
                <w:sz w:val="24"/>
                <w:szCs w:val="24"/>
              </w:rPr>
              <w:t>4.5.2. ResidualNet</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30</w:t>
            </w:r>
            <w:r w:rsidR="00CE6019" w:rsidRPr="00CE6019">
              <w:rPr>
                <w:rFonts w:ascii="Times New Roman" w:hAnsi="Times New Roman" w:cs="Times New Roman"/>
                <w:noProof/>
                <w:webHidden/>
                <w:sz w:val="24"/>
                <w:szCs w:val="24"/>
              </w:rPr>
              <w:fldChar w:fldCharType="end"/>
            </w:r>
          </w:hyperlink>
        </w:p>
        <w:p w14:paraId="0599BF92" w14:textId="4FABE1DD"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47" w:history="1">
            <w:r w:rsidR="00CE6019" w:rsidRPr="00CE6019">
              <w:rPr>
                <w:rStyle w:val="Hyperlink"/>
                <w:rFonts w:ascii="Times New Roman" w:hAnsi="Times New Roman" w:cs="Times New Roman"/>
                <w:noProof/>
                <w:sz w:val="24"/>
                <w:szCs w:val="24"/>
              </w:rPr>
              <w:t>4.5.3. MnistSimpleCNN</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31</w:t>
            </w:r>
            <w:r w:rsidR="00CE6019" w:rsidRPr="00CE6019">
              <w:rPr>
                <w:rFonts w:ascii="Times New Roman" w:hAnsi="Times New Roman" w:cs="Times New Roman"/>
                <w:noProof/>
                <w:webHidden/>
                <w:sz w:val="24"/>
                <w:szCs w:val="24"/>
              </w:rPr>
              <w:fldChar w:fldCharType="end"/>
            </w:r>
          </w:hyperlink>
        </w:p>
        <w:p w14:paraId="7656FC88" w14:textId="4DEDA4A0"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48" w:history="1">
            <w:r w:rsidR="00CE6019" w:rsidRPr="00CE6019">
              <w:rPr>
                <w:rStyle w:val="Hyperlink"/>
                <w:rFonts w:ascii="Times New Roman" w:hAnsi="Times New Roman" w:cs="Times New Roman"/>
                <w:noProof/>
                <w:sz w:val="24"/>
                <w:szCs w:val="24"/>
              </w:rPr>
              <w:t>4.5.4. SimpleNetv1</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32</w:t>
            </w:r>
            <w:r w:rsidR="00CE6019" w:rsidRPr="00CE6019">
              <w:rPr>
                <w:rFonts w:ascii="Times New Roman" w:hAnsi="Times New Roman" w:cs="Times New Roman"/>
                <w:noProof/>
                <w:webHidden/>
                <w:sz w:val="24"/>
                <w:szCs w:val="24"/>
              </w:rPr>
              <w:fldChar w:fldCharType="end"/>
            </w:r>
          </w:hyperlink>
        </w:p>
        <w:p w14:paraId="0222EBF7" w14:textId="4BEE6C73"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49" w:history="1">
            <w:r w:rsidR="00CE6019" w:rsidRPr="00CE6019">
              <w:rPr>
                <w:rStyle w:val="Hyperlink"/>
                <w:rFonts w:ascii="Times New Roman" w:hAnsi="Times New Roman" w:cs="Times New Roman"/>
                <w:noProof/>
                <w:sz w:val="24"/>
                <w:szCs w:val="24"/>
              </w:rPr>
              <w:t>4.5.5 Resnet18</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32</w:t>
            </w:r>
            <w:r w:rsidR="00CE6019" w:rsidRPr="00CE6019">
              <w:rPr>
                <w:rFonts w:ascii="Times New Roman" w:hAnsi="Times New Roman" w:cs="Times New Roman"/>
                <w:noProof/>
                <w:webHidden/>
                <w:sz w:val="24"/>
                <w:szCs w:val="24"/>
              </w:rPr>
              <w:fldChar w:fldCharType="end"/>
            </w:r>
          </w:hyperlink>
        </w:p>
        <w:p w14:paraId="10C30E44" w14:textId="3DC75594"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50" w:history="1">
            <w:r w:rsidR="00CE6019" w:rsidRPr="00CE6019">
              <w:rPr>
                <w:rStyle w:val="Hyperlink"/>
                <w:rFonts w:ascii="Times New Roman" w:hAnsi="Times New Roman" w:cs="Times New Roman"/>
                <w:noProof/>
                <w:sz w:val="24"/>
                <w:szCs w:val="24"/>
              </w:rPr>
              <w:t>4.5.6. Modificirani Resnet18</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33</w:t>
            </w:r>
            <w:r w:rsidR="00CE6019" w:rsidRPr="00CE6019">
              <w:rPr>
                <w:rFonts w:ascii="Times New Roman" w:hAnsi="Times New Roman" w:cs="Times New Roman"/>
                <w:noProof/>
                <w:webHidden/>
                <w:sz w:val="24"/>
                <w:szCs w:val="24"/>
              </w:rPr>
              <w:fldChar w:fldCharType="end"/>
            </w:r>
          </w:hyperlink>
        </w:p>
        <w:p w14:paraId="26070EA3" w14:textId="573A546E"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51" w:history="1">
            <w:r w:rsidR="00CE6019" w:rsidRPr="00CE6019">
              <w:rPr>
                <w:rStyle w:val="Hyperlink"/>
                <w:rFonts w:ascii="Times New Roman" w:hAnsi="Times New Roman" w:cs="Times New Roman"/>
                <w:noProof/>
                <w:sz w:val="24"/>
                <w:szCs w:val="24"/>
              </w:rPr>
              <w:t>4.6. Učitavanje podataka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34</w:t>
            </w:r>
            <w:r w:rsidR="00CE6019" w:rsidRPr="00CE6019">
              <w:rPr>
                <w:rFonts w:ascii="Times New Roman" w:hAnsi="Times New Roman" w:cs="Times New Roman"/>
                <w:noProof/>
                <w:webHidden/>
                <w:sz w:val="24"/>
                <w:szCs w:val="24"/>
              </w:rPr>
              <w:fldChar w:fldCharType="end"/>
            </w:r>
          </w:hyperlink>
        </w:p>
        <w:p w14:paraId="77C95C14" w14:textId="799BD806"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52" w:history="1">
            <w:r w:rsidR="00CE6019" w:rsidRPr="00CE6019">
              <w:rPr>
                <w:rStyle w:val="Hyperlink"/>
                <w:rFonts w:ascii="Times New Roman" w:hAnsi="Times New Roman" w:cs="Times New Roman"/>
                <w:noProof/>
                <w:sz w:val="24"/>
                <w:szCs w:val="24"/>
              </w:rPr>
              <w:t>4.7. Postavljanje varijabli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34</w:t>
            </w:r>
            <w:r w:rsidR="00CE6019" w:rsidRPr="00CE6019">
              <w:rPr>
                <w:rFonts w:ascii="Times New Roman" w:hAnsi="Times New Roman" w:cs="Times New Roman"/>
                <w:noProof/>
                <w:webHidden/>
                <w:sz w:val="24"/>
                <w:szCs w:val="24"/>
              </w:rPr>
              <w:fldChar w:fldCharType="end"/>
            </w:r>
          </w:hyperlink>
        </w:p>
        <w:p w14:paraId="02DE5571" w14:textId="2C7E6047"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53" w:history="1">
            <w:r w:rsidR="00CE6019" w:rsidRPr="00CE6019">
              <w:rPr>
                <w:rStyle w:val="Hyperlink"/>
                <w:rFonts w:ascii="Times New Roman" w:hAnsi="Times New Roman" w:cs="Times New Roman"/>
                <w:noProof/>
                <w:sz w:val="24"/>
                <w:szCs w:val="24"/>
              </w:rPr>
              <w:t>4.8. Petlja treniranja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35</w:t>
            </w:r>
            <w:r w:rsidR="00CE6019" w:rsidRPr="00CE6019">
              <w:rPr>
                <w:rFonts w:ascii="Times New Roman" w:hAnsi="Times New Roman" w:cs="Times New Roman"/>
                <w:noProof/>
                <w:webHidden/>
                <w:sz w:val="24"/>
                <w:szCs w:val="24"/>
              </w:rPr>
              <w:fldChar w:fldCharType="end"/>
            </w:r>
          </w:hyperlink>
        </w:p>
        <w:p w14:paraId="2680925D" w14:textId="557FA7EB"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54" w:history="1">
            <w:r w:rsidR="00CE6019" w:rsidRPr="00CE6019">
              <w:rPr>
                <w:rStyle w:val="Hyperlink"/>
                <w:rFonts w:ascii="Times New Roman" w:hAnsi="Times New Roman" w:cs="Times New Roman"/>
                <w:noProof/>
                <w:sz w:val="24"/>
                <w:szCs w:val="24"/>
              </w:rPr>
              <w:t>4.9. Petlja testiranja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36</w:t>
            </w:r>
            <w:r w:rsidR="00CE6019" w:rsidRPr="00CE6019">
              <w:rPr>
                <w:rFonts w:ascii="Times New Roman" w:hAnsi="Times New Roman" w:cs="Times New Roman"/>
                <w:noProof/>
                <w:webHidden/>
                <w:sz w:val="24"/>
                <w:szCs w:val="24"/>
              </w:rPr>
              <w:fldChar w:fldCharType="end"/>
            </w:r>
          </w:hyperlink>
        </w:p>
        <w:p w14:paraId="2D7BCA1D" w14:textId="141B58C8"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55" w:history="1">
            <w:r w:rsidR="00CE6019" w:rsidRPr="00CE6019">
              <w:rPr>
                <w:rStyle w:val="Hyperlink"/>
                <w:rFonts w:ascii="Times New Roman" w:hAnsi="Times New Roman" w:cs="Times New Roman"/>
                <w:noProof/>
                <w:sz w:val="24"/>
                <w:szCs w:val="24"/>
              </w:rPr>
              <w:t>4.10. Pregled i analiza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37</w:t>
            </w:r>
            <w:r w:rsidR="00CE6019" w:rsidRPr="00CE6019">
              <w:rPr>
                <w:rFonts w:ascii="Times New Roman" w:hAnsi="Times New Roman" w:cs="Times New Roman"/>
                <w:noProof/>
                <w:webHidden/>
                <w:sz w:val="24"/>
                <w:szCs w:val="24"/>
              </w:rPr>
              <w:fldChar w:fldCharType="end"/>
            </w:r>
          </w:hyperlink>
        </w:p>
        <w:p w14:paraId="01057A3A" w14:textId="4950B7AF"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56" w:history="1">
            <w:r w:rsidR="00CE6019" w:rsidRPr="00CE6019">
              <w:rPr>
                <w:rStyle w:val="Hyperlink"/>
                <w:rFonts w:ascii="Times New Roman" w:hAnsi="Times New Roman" w:cs="Times New Roman"/>
                <w:noProof/>
                <w:sz w:val="24"/>
                <w:szCs w:val="24"/>
              </w:rPr>
              <w:t>4.10.1. Matplotlib</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37</w:t>
            </w:r>
            <w:r w:rsidR="00CE6019" w:rsidRPr="00CE6019">
              <w:rPr>
                <w:rFonts w:ascii="Times New Roman" w:hAnsi="Times New Roman" w:cs="Times New Roman"/>
                <w:noProof/>
                <w:webHidden/>
                <w:sz w:val="24"/>
                <w:szCs w:val="24"/>
              </w:rPr>
              <w:fldChar w:fldCharType="end"/>
            </w:r>
          </w:hyperlink>
        </w:p>
        <w:p w14:paraId="4A2EC5AE" w14:textId="4280E8BF"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57" w:history="1">
            <w:r w:rsidR="00CE6019" w:rsidRPr="00CE6019">
              <w:rPr>
                <w:rStyle w:val="Hyperlink"/>
                <w:rFonts w:ascii="Times New Roman" w:hAnsi="Times New Roman" w:cs="Times New Roman"/>
                <w:noProof/>
                <w:sz w:val="24"/>
                <w:szCs w:val="24"/>
              </w:rPr>
              <w:t>4.10.2. TensorBoard</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37</w:t>
            </w:r>
            <w:r w:rsidR="00CE6019" w:rsidRPr="00CE6019">
              <w:rPr>
                <w:rFonts w:ascii="Times New Roman" w:hAnsi="Times New Roman" w:cs="Times New Roman"/>
                <w:noProof/>
                <w:webHidden/>
                <w:sz w:val="24"/>
                <w:szCs w:val="24"/>
              </w:rPr>
              <w:fldChar w:fldCharType="end"/>
            </w:r>
          </w:hyperlink>
        </w:p>
        <w:p w14:paraId="7F629068" w14:textId="3F400715"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58" w:history="1">
            <w:r w:rsidR="00CE6019" w:rsidRPr="00CE6019">
              <w:rPr>
                <w:rStyle w:val="Hyperlink"/>
                <w:rFonts w:ascii="Times New Roman" w:hAnsi="Times New Roman" w:cs="Times New Roman"/>
                <w:noProof/>
                <w:sz w:val="24"/>
                <w:szCs w:val="24"/>
              </w:rPr>
              <w:t>4.11. Tablica mjerenja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39</w:t>
            </w:r>
            <w:r w:rsidR="00CE6019" w:rsidRPr="00CE6019">
              <w:rPr>
                <w:rFonts w:ascii="Times New Roman" w:hAnsi="Times New Roman" w:cs="Times New Roman"/>
                <w:noProof/>
                <w:webHidden/>
                <w:sz w:val="24"/>
                <w:szCs w:val="24"/>
              </w:rPr>
              <w:fldChar w:fldCharType="end"/>
            </w:r>
          </w:hyperlink>
        </w:p>
        <w:p w14:paraId="034AD62D" w14:textId="49D607EF"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59" w:history="1">
            <w:r w:rsidR="00CE6019" w:rsidRPr="00CE6019">
              <w:rPr>
                <w:rStyle w:val="Hyperlink"/>
                <w:rFonts w:ascii="Times New Roman" w:hAnsi="Times New Roman" w:cs="Times New Roman"/>
                <w:noProof/>
                <w:sz w:val="24"/>
                <w:szCs w:val="24"/>
              </w:rPr>
              <w:t>4.12. Definiranje parametara mjerenja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40</w:t>
            </w:r>
            <w:r w:rsidR="00CE6019" w:rsidRPr="00CE6019">
              <w:rPr>
                <w:rFonts w:ascii="Times New Roman" w:hAnsi="Times New Roman" w:cs="Times New Roman"/>
                <w:noProof/>
                <w:webHidden/>
                <w:sz w:val="24"/>
                <w:szCs w:val="24"/>
              </w:rPr>
              <w:fldChar w:fldCharType="end"/>
            </w:r>
          </w:hyperlink>
        </w:p>
        <w:p w14:paraId="69074181" w14:textId="01BCEAB7" w:rsidR="00CE6019" w:rsidRPr="00CE6019" w:rsidRDefault="00281EA6" w:rsidP="00CE6019">
          <w:pPr>
            <w:pStyle w:val="TOC2"/>
            <w:rPr>
              <w:rFonts w:ascii="Times New Roman" w:eastAsiaTheme="minorEastAsia" w:hAnsi="Times New Roman" w:cs="Times New Roman"/>
              <w:noProof/>
              <w:sz w:val="24"/>
              <w:szCs w:val="24"/>
              <w:lang w:val="en-US"/>
            </w:rPr>
          </w:pPr>
          <w:hyperlink w:anchor="_Toc96010260" w:history="1">
            <w:r w:rsidR="00CE6019" w:rsidRPr="00CE6019">
              <w:rPr>
                <w:rStyle w:val="Hyperlink"/>
                <w:rFonts w:ascii="Times New Roman" w:hAnsi="Times New Roman" w:cs="Times New Roman"/>
                <w:noProof/>
                <w:sz w:val="24"/>
                <w:szCs w:val="24"/>
              </w:rPr>
              <w:t>4.13. Analiza mjerenja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40</w:t>
            </w:r>
            <w:r w:rsidR="00CE6019" w:rsidRPr="00CE6019">
              <w:rPr>
                <w:rFonts w:ascii="Times New Roman" w:hAnsi="Times New Roman" w:cs="Times New Roman"/>
                <w:noProof/>
                <w:webHidden/>
                <w:sz w:val="24"/>
                <w:szCs w:val="24"/>
              </w:rPr>
              <w:fldChar w:fldCharType="end"/>
            </w:r>
          </w:hyperlink>
        </w:p>
        <w:p w14:paraId="5668E4CE" w14:textId="1AA2ECBA" w:rsidR="00CE6019" w:rsidRPr="00CE6019" w:rsidRDefault="00281EA6" w:rsidP="00CE6019">
          <w:pPr>
            <w:pStyle w:val="TOC3"/>
            <w:rPr>
              <w:rFonts w:ascii="Times New Roman" w:eastAsiaTheme="minorEastAsia" w:hAnsi="Times New Roman" w:cs="Times New Roman"/>
              <w:noProof/>
              <w:sz w:val="24"/>
              <w:szCs w:val="24"/>
              <w:lang w:val="en-US"/>
            </w:rPr>
          </w:pPr>
          <w:hyperlink w:anchor="_Toc96010261" w:history="1">
            <w:r w:rsidR="00CE6019" w:rsidRPr="00CE6019">
              <w:rPr>
                <w:rStyle w:val="Hyperlink"/>
                <w:rFonts w:ascii="Times New Roman" w:hAnsi="Times New Roman" w:cs="Times New Roman"/>
                <w:noProof/>
                <w:sz w:val="24"/>
                <w:szCs w:val="24"/>
              </w:rPr>
              <w:t>4.13.1. Optimizatori i pretreniranje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40</w:t>
            </w:r>
            <w:r w:rsidR="00CE6019" w:rsidRPr="00CE6019">
              <w:rPr>
                <w:rFonts w:ascii="Times New Roman" w:hAnsi="Times New Roman" w:cs="Times New Roman"/>
                <w:noProof/>
                <w:webHidden/>
                <w:sz w:val="24"/>
                <w:szCs w:val="24"/>
              </w:rPr>
              <w:fldChar w:fldCharType="end"/>
            </w:r>
          </w:hyperlink>
        </w:p>
        <w:p w14:paraId="111E95BF" w14:textId="3D18F976" w:rsidR="00CE6019" w:rsidRPr="00CE6019" w:rsidRDefault="00281EA6" w:rsidP="00CE6019">
          <w:pPr>
            <w:pStyle w:val="TOC1"/>
            <w:spacing w:line="360" w:lineRule="auto"/>
            <w:rPr>
              <w:rFonts w:ascii="Times New Roman" w:eastAsiaTheme="minorEastAsia" w:hAnsi="Times New Roman" w:cs="Times New Roman"/>
              <w:noProof/>
              <w:sz w:val="24"/>
              <w:szCs w:val="24"/>
              <w:lang w:val="en-US"/>
            </w:rPr>
          </w:pPr>
          <w:hyperlink w:anchor="_Toc96010262" w:history="1">
            <w:r w:rsidR="00CE6019" w:rsidRPr="00CE6019">
              <w:rPr>
                <w:rStyle w:val="Hyperlink"/>
                <w:rFonts w:ascii="Times New Roman" w:hAnsi="Times New Roman" w:cs="Times New Roman"/>
                <w:noProof/>
                <w:sz w:val="24"/>
                <w:szCs w:val="24"/>
              </w:rPr>
              <w:t>5. ZAKLJUČAK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42</w:t>
            </w:r>
            <w:r w:rsidR="00CE6019" w:rsidRPr="00CE6019">
              <w:rPr>
                <w:rFonts w:ascii="Times New Roman" w:hAnsi="Times New Roman" w:cs="Times New Roman"/>
                <w:noProof/>
                <w:webHidden/>
                <w:sz w:val="24"/>
                <w:szCs w:val="24"/>
              </w:rPr>
              <w:fldChar w:fldCharType="end"/>
            </w:r>
          </w:hyperlink>
        </w:p>
        <w:p w14:paraId="5D636ADF" w14:textId="714B6DFB" w:rsidR="00CE6019" w:rsidRDefault="00281EA6" w:rsidP="00CE6019">
          <w:pPr>
            <w:pStyle w:val="TOC1"/>
            <w:spacing w:line="360" w:lineRule="auto"/>
            <w:rPr>
              <w:rFonts w:eastAsiaTheme="minorEastAsia"/>
              <w:noProof/>
              <w:lang w:val="en-US"/>
            </w:rPr>
          </w:pPr>
          <w:hyperlink w:anchor="_Toc96010263" w:history="1">
            <w:r w:rsidR="00CE6019" w:rsidRPr="00CE6019">
              <w:rPr>
                <w:rStyle w:val="Hyperlink"/>
                <w:rFonts w:ascii="Times New Roman" w:hAnsi="Times New Roman" w:cs="Times New Roman"/>
                <w:noProof/>
                <w:sz w:val="24"/>
                <w:szCs w:val="24"/>
              </w:rPr>
              <w:t>Popis literature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43</w:t>
            </w:r>
            <w:r w:rsidR="00CE6019" w:rsidRPr="00CE6019">
              <w:rPr>
                <w:rFonts w:ascii="Times New Roman" w:hAnsi="Times New Roman" w:cs="Times New Roman"/>
                <w:noProof/>
                <w:webHidden/>
                <w:sz w:val="24"/>
                <w:szCs w:val="24"/>
              </w:rPr>
              <w:fldChar w:fldCharType="end"/>
            </w:r>
          </w:hyperlink>
        </w:p>
        <w:p w14:paraId="15C68959" w14:textId="4A07C67A" w:rsidR="00971D57" w:rsidRDefault="005A2760" w:rsidP="00B5391C">
          <w:pPr>
            <w:pStyle w:val="1Naslov"/>
            <w:spacing w:line="360" w:lineRule="auto"/>
          </w:pPr>
          <w:r w:rsidRPr="00B5391C">
            <w:rPr>
              <w:rFonts w:cs="Times New Roman"/>
              <w:b/>
              <w:bCs/>
              <w:sz w:val="24"/>
              <w:szCs w:val="24"/>
            </w:rPr>
            <w:lastRenderedPageBreak/>
            <w:fldChar w:fldCharType="end"/>
          </w:r>
          <w:bookmarkStart w:id="45" w:name="_Toc96010213"/>
          <w:r w:rsidR="00900CE7">
            <w:t>Popis tablica</w:t>
          </w:r>
        </w:p>
      </w:sdtContent>
    </w:sdt>
    <w:bookmarkEnd w:id="45" w:displacedByCustomXml="prev"/>
    <w:p w14:paraId="38AC7D2E" w14:textId="4B80AFAB" w:rsidR="00971D57" w:rsidRPr="00971D57" w:rsidRDefault="00971D57" w:rsidP="00971D57">
      <w:pPr>
        <w:pStyle w:val="TableofFigures"/>
        <w:tabs>
          <w:tab w:val="right" w:leader="dot" w:pos="9062"/>
        </w:tabs>
        <w:spacing w:line="360" w:lineRule="auto"/>
        <w:rPr>
          <w:rFonts w:ascii="Times New Roman" w:eastAsiaTheme="minorEastAsia" w:hAnsi="Times New Roman" w:cs="Times New Roman"/>
          <w:noProof/>
          <w:sz w:val="24"/>
          <w:szCs w:val="24"/>
          <w:lang w:val="en-US"/>
        </w:rPr>
      </w:pPr>
      <w:r>
        <w:fldChar w:fldCharType="begin"/>
      </w:r>
      <w:r>
        <w:instrText xml:space="preserve"> TOC \h \z \c "Tablica" </w:instrText>
      </w:r>
      <w:r>
        <w:fldChar w:fldCharType="separate"/>
      </w:r>
      <w:hyperlink w:anchor="_Toc96007480" w:history="1">
        <w:r w:rsidRPr="00971D57">
          <w:rPr>
            <w:rStyle w:val="Hyperlink"/>
            <w:rFonts w:ascii="Times New Roman" w:hAnsi="Times New Roman" w:cs="Times New Roman"/>
            <w:noProof/>
            <w:sz w:val="24"/>
            <w:szCs w:val="24"/>
          </w:rPr>
          <w:t>Tablica 1. Srednje prosječne plaće inženjera strojnog učenja i podataka po državama prema podacima iz 2017. godine [6]</w:t>
        </w:r>
        <w:r w:rsidRPr="00971D57">
          <w:rPr>
            <w:rFonts w:ascii="Times New Roman" w:hAnsi="Times New Roman" w:cs="Times New Roman"/>
            <w:noProof/>
            <w:webHidden/>
            <w:sz w:val="24"/>
            <w:szCs w:val="24"/>
          </w:rPr>
          <w:tab/>
        </w:r>
        <w:r w:rsidRPr="00971D57">
          <w:rPr>
            <w:rFonts w:ascii="Times New Roman" w:hAnsi="Times New Roman" w:cs="Times New Roman"/>
            <w:noProof/>
            <w:webHidden/>
            <w:sz w:val="24"/>
            <w:szCs w:val="24"/>
          </w:rPr>
          <w:fldChar w:fldCharType="begin"/>
        </w:r>
        <w:r w:rsidRPr="00971D57">
          <w:rPr>
            <w:rFonts w:ascii="Times New Roman" w:hAnsi="Times New Roman" w:cs="Times New Roman"/>
            <w:noProof/>
            <w:webHidden/>
            <w:sz w:val="24"/>
            <w:szCs w:val="24"/>
          </w:rPr>
          <w:instrText xml:space="preserve"> PAGEREF _Toc96007480 \h </w:instrText>
        </w:r>
        <w:r w:rsidRPr="00971D57">
          <w:rPr>
            <w:rFonts w:ascii="Times New Roman" w:hAnsi="Times New Roman" w:cs="Times New Roman"/>
            <w:noProof/>
            <w:webHidden/>
            <w:sz w:val="24"/>
            <w:szCs w:val="24"/>
          </w:rPr>
        </w:r>
        <w:r w:rsidRPr="00971D57">
          <w:rPr>
            <w:rFonts w:ascii="Times New Roman" w:hAnsi="Times New Roman" w:cs="Times New Roman"/>
            <w:noProof/>
            <w:webHidden/>
            <w:sz w:val="24"/>
            <w:szCs w:val="24"/>
          </w:rPr>
          <w:fldChar w:fldCharType="separate"/>
        </w:r>
        <w:r w:rsidRPr="00971D57">
          <w:rPr>
            <w:rFonts w:ascii="Times New Roman" w:hAnsi="Times New Roman" w:cs="Times New Roman"/>
            <w:noProof/>
            <w:webHidden/>
            <w:sz w:val="24"/>
            <w:szCs w:val="24"/>
          </w:rPr>
          <w:t>11</w:t>
        </w:r>
        <w:r w:rsidRPr="00971D57">
          <w:rPr>
            <w:rFonts w:ascii="Times New Roman" w:hAnsi="Times New Roman" w:cs="Times New Roman"/>
            <w:noProof/>
            <w:webHidden/>
            <w:sz w:val="24"/>
            <w:szCs w:val="24"/>
          </w:rPr>
          <w:fldChar w:fldCharType="end"/>
        </w:r>
      </w:hyperlink>
    </w:p>
    <w:p w14:paraId="4C4B1D0F" w14:textId="2D6FE205" w:rsidR="00971D57" w:rsidRDefault="00281EA6" w:rsidP="00971D57">
      <w:pPr>
        <w:pStyle w:val="TableofFigures"/>
        <w:tabs>
          <w:tab w:val="right" w:leader="dot" w:pos="9062"/>
        </w:tabs>
        <w:spacing w:line="360" w:lineRule="auto"/>
        <w:rPr>
          <w:rFonts w:eastAsiaTheme="minorEastAsia"/>
          <w:noProof/>
          <w:lang w:val="en-US"/>
        </w:rPr>
      </w:pPr>
      <w:hyperlink w:anchor="_Toc96007481" w:history="1">
        <w:r w:rsidR="00971D57" w:rsidRPr="00971D57">
          <w:rPr>
            <w:rStyle w:val="Hyperlink"/>
            <w:rFonts w:ascii="Times New Roman" w:hAnsi="Times New Roman" w:cs="Times New Roman"/>
            <w:noProof/>
            <w:sz w:val="24"/>
            <w:szCs w:val="24"/>
          </w:rPr>
          <w:t>Tablica 2. Mjerenja sortirana padajući po najboljoj točnosti</w:t>
        </w:r>
        <w:r w:rsidR="00971D57" w:rsidRPr="00971D57">
          <w:rPr>
            <w:rFonts w:ascii="Times New Roman" w:hAnsi="Times New Roman" w:cs="Times New Roman"/>
            <w:noProof/>
            <w:webHidden/>
            <w:sz w:val="24"/>
            <w:szCs w:val="24"/>
          </w:rPr>
          <w:tab/>
        </w:r>
        <w:r w:rsidR="00971D57" w:rsidRPr="00971D57">
          <w:rPr>
            <w:rFonts w:ascii="Times New Roman" w:hAnsi="Times New Roman" w:cs="Times New Roman"/>
            <w:noProof/>
            <w:webHidden/>
            <w:sz w:val="24"/>
            <w:szCs w:val="24"/>
          </w:rPr>
          <w:fldChar w:fldCharType="begin"/>
        </w:r>
        <w:r w:rsidR="00971D57" w:rsidRPr="00971D57">
          <w:rPr>
            <w:rFonts w:ascii="Times New Roman" w:hAnsi="Times New Roman" w:cs="Times New Roman"/>
            <w:noProof/>
            <w:webHidden/>
            <w:sz w:val="24"/>
            <w:szCs w:val="24"/>
          </w:rPr>
          <w:instrText xml:space="preserve"> PAGEREF _Toc96007481 \h </w:instrText>
        </w:r>
        <w:r w:rsidR="00971D57" w:rsidRPr="00971D57">
          <w:rPr>
            <w:rFonts w:ascii="Times New Roman" w:hAnsi="Times New Roman" w:cs="Times New Roman"/>
            <w:noProof/>
            <w:webHidden/>
            <w:sz w:val="24"/>
            <w:szCs w:val="24"/>
          </w:rPr>
        </w:r>
        <w:r w:rsidR="00971D57" w:rsidRPr="00971D57">
          <w:rPr>
            <w:rFonts w:ascii="Times New Roman" w:hAnsi="Times New Roman" w:cs="Times New Roman"/>
            <w:noProof/>
            <w:webHidden/>
            <w:sz w:val="24"/>
            <w:szCs w:val="24"/>
          </w:rPr>
          <w:fldChar w:fldCharType="separate"/>
        </w:r>
        <w:r w:rsidR="00971D57" w:rsidRPr="00971D57">
          <w:rPr>
            <w:rFonts w:ascii="Times New Roman" w:hAnsi="Times New Roman" w:cs="Times New Roman"/>
            <w:noProof/>
            <w:webHidden/>
            <w:sz w:val="24"/>
            <w:szCs w:val="24"/>
          </w:rPr>
          <w:t>39</w:t>
        </w:r>
        <w:r w:rsidR="00971D57" w:rsidRPr="00971D57">
          <w:rPr>
            <w:rFonts w:ascii="Times New Roman" w:hAnsi="Times New Roman" w:cs="Times New Roman"/>
            <w:noProof/>
            <w:webHidden/>
            <w:sz w:val="24"/>
            <w:szCs w:val="24"/>
          </w:rPr>
          <w:fldChar w:fldCharType="end"/>
        </w:r>
      </w:hyperlink>
    </w:p>
    <w:p w14:paraId="3A54C328" w14:textId="78A6AFFF" w:rsidR="00BB5304" w:rsidRPr="00971D57" w:rsidRDefault="00971D57" w:rsidP="00971D57">
      <w:pPr>
        <w:pStyle w:val="4Tekst"/>
        <w:rPr>
          <w:rFonts w:eastAsiaTheme="majorEastAsia" w:cstheme="majorBidi"/>
          <w:sz w:val="28"/>
          <w:szCs w:val="32"/>
        </w:rPr>
      </w:pPr>
      <w:r>
        <w:fldChar w:fldCharType="end"/>
      </w:r>
      <w:r w:rsidR="00BB5304">
        <w:br w:type="page"/>
      </w:r>
    </w:p>
    <w:p w14:paraId="3E0554F2" w14:textId="16865417" w:rsidR="005A2760" w:rsidRDefault="005A2760" w:rsidP="005A2760">
      <w:pPr>
        <w:pStyle w:val="1Naslov"/>
      </w:pPr>
      <w:bookmarkStart w:id="46" w:name="_Toc96010214"/>
      <w:r>
        <w:lastRenderedPageBreak/>
        <w:t>Popis slika</w:t>
      </w:r>
      <w:bookmarkEnd w:id="46"/>
    </w:p>
    <w:p w14:paraId="40B5A65A" w14:textId="0FCE94C5" w:rsidR="00543E0C" w:rsidRPr="00007792" w:rsidDel="00A3456A" w:rsidRDefault="005A2760" w:rsidP="00007792">
      <w:pPr>
        <w:pStyle w:val="TableofFigures"/>
        <w:tabs>
          <w:tab w:val="right" w:leader="dot" w:pos="9062"/>
        </w:tabs>
        <w:spacing w:line="360" w:lineRule="auto"/>
        <w:rPr>
          <w:del w:id="47" w:author="Stjepan Salopek (ssalopek)" w:date="2021-09-13T17:24:00Z"/>
          <w:rFonts w:ascii="Times New Roman" w:eastAsiaTheme="minorEastAsia" w:hAnsi="Times New Roman" w:cs="Times New Roman"/>
          <w:noProof/>
          <w:sz w:val="24"/>
          <w:szCs w:val="24"/>
        </w:rPr>
      </w:pPr>
      <w:del w:id="48" w:author="Stjepan Salopek (ssalopek)" w:date="2022-01-25T18:56:00Z">
        <w:r w:rsidRPr="00007792" w:rsidDel="004D6649">
          <w:rPr>
            <w:rFonts w:ascii="Times New Roman" w:hAnsi="Times New Roman" w:cs="Times New Roman"/>
            <w:sz w:val="24"/>
            <w:szCs w:val="24"/>
          </w:rPr>
          <w:fldChar w:fldCharType="begin"/>
        </w:r>
        <w:r w:rsidRPr="00007792" w:rsidDel="004D6649">
          <w:rPr>
            <w:rFonts w:ascii="Times New Roman" w:hAnsi="Times New Roman" w:cs="Times New Roman"/>
            <w:sz w:val="24"/>
            <w:szCs w:val="24"/>
          </w:rPr>
          <w:delInstrText xml:space="preserve"> TOC \h \z \c "Slika" </w:delInstrText>
        </w:r>
        <w:r w:rsidRPr="00007792" w:rsidDel="004D6649">
          <w:rPr>
            <w:rFonts w:ascii="Times New Roman" w:hAnsi="Times New Roman" w:cs="Times New Roman"/>
            <w:sz w:val="24"/>
            <w:szCs w:val="24"/>
          </w:rPr>
          <w:fldChar w:fldCharType="separate"/>
        </w:r>
      </w:del>
      <w:del w:id="49" w:author="Stjepan Salopek (ssalopek)" w:date="2021-09-13T17:24:00Z">
        <w:r w:rsidR="00543E0C" w:rsidRPr="00007792" w:rsidDel="00A3456A">
          <w:rPr>
            <w:rStyle w:val="Hyperlink"/>
            <w:rFonts w:ascii="Times New Roman" w:hAnsi="Times New Roman" w:cs="Times New Roman"/>
            <w:noProof/>
            <w:sz w:val="24"/>
            <w:szCs w:val="24"/>
          </w:rPr>
          <w:delText>Slika 1. Odnos umjetne inteligencije i strojnog učenja</w:delText>
        </w:r>
        <w:r w:rsidR="00543E0C" w:rsidRPr="00007792" w:rsidDel="00A3456A">
          <w:rPr>
            <w:rFonts w:ascii="Times New Roman" w:hAnsi="Times New Roman" w:cs="Times New Roman"/>
            <w:noProof/>
            <w:webHidden/>
            <w:sz w:val="24"/>
            <w:szCs w:val="24"/>
          </w:rPr>
          <w:tab/>
          <w:delText>10</w:delText>
        </w:r>
      </w:del>
    </w:p>
    <w:p w14:paraId="13BB9673" w14:textId="7F61A7D9" w:rsidR="00543E0C" w:rsidRPr="00007792" w:rsidDel="00A3456A" w:rsidRDefault="00543E0C" w:rsidP="00007792">
      <w:pPr>
        <w:pStyle w:val="TableofFigures"/>
        <w:tabs>
          <w:tab w:val="right" w:leader="dot" w:pos="9062"/>
        </w:tabs>
        <w:spacing w:line="360" w:lineRule="auto"/>
        <w:rPr>
          <w:del w:id="50" w:author="Stjepan Salopek (ssalopek)" w:date="2021-09-13T17:24:00Z"/>
          <w:rFonts w:ascii="Times New Roman" w:eastAsiaTheme="minorEastAsia" w:hAnsi="Times New Roman" w:cs="Times New Roman"/>
          <w:noProof/>
          <w:sz w:val="24"/>
          <w:szCs w:val="24"/>
        </w:rPr>
      </w:pPr>
      <w:del w:id="51" w:author="Stjepan Salopek (ssalopek)" w:date="2021-09-13T17:24:00Z">
        <w:r w:rsidRPr="00007792"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007792" w:rsidDel="00A3456A">
          <w:rPr>
            <w:rStyle w:val="Hyperlink"/>
            <w:rFonts w:ascii="Times New Roman" w:hAnsi="Times New Roman" w:cs="Times New Roman"/>
            <w:noProof/>
            <w:sz w:val="24"/>
            <w:szCs w:val="24"/>
            <w:lang w:val="en-US"/>
          </w:rPr>
          <w:delText>[6]</w:delText>
        </w:r>
        <w:r w:rsidRPr="00007792" w:rsidDel="00A3456A">
          <w:rPr>
            <w:rFonts w:ascii="Times New Roman" w:hAnsi="Times New Roman" w:cs="Times New Roman"/>
            <w:noProof/>
            <w:webHidden/>
            <w:sz w:val="24"/>
            <w:szCs w:val="24"/>
          </w:rPr>
          <w:tab/>
          <w:delText>12</w:delText>
        </w:r>
      </w:del>
    </w:p>
    <w:p w14:paraId="1E8785C2" w14:textId="5E2E69E9" w:rsidR="00543E0C" w:rsidRPr="00007792" w:rsidDel="00A3456A" w:rsidRDefault="00543E0C" w:rsidP="00007792">
      <w:pPr>
        <w:pStyle w:val="TableofFigures"/>
        <w:tabs>
          <w:tab w:val="right" w:leader="dot" w:pos="9062"/>
        </w:tabs>
        <w:spacing w:line="360" w:lineRule="auto"/>
        <w:rPr>
          <w:del w:id="52" w:author="Stjepan Salopek (ssalopek)" w:date="2021-09-13T17:24:00Z"/>
          <w:rFonts w:ascii="Times New Roman" w:eastAsiaTheme="minorEastAsia" w:hAnsi="Times New Roman" w:cs="Times New Roman"/>
          <w:noProof/>
          <w:sz w:val="24"/>
          <w:szCs w:val="24"/>
        </w:rPr>
      </w:pPr>
      <w:del w:id="53" w:author="Stjepan Salopek (ssalopek)" w:date="2021-09-13T17:24:00Z">
        <w:r w:rsidRPr="00007792" w:rsidDel="00A3456A">
          <w:rPr>
            <w:rStyle w:val="Hyperlink"/>
            <w:rFonts w:ascii="Times New Roman" w:hAnsi="Times New Roman" w:cs="Times New Roman"/>
            <w:noProof/>
            <w:sz w:val="24"/>
            <w:szCs w:val="24"/>
          </w:rPr>
          <w:delText>Slika 3. Primjer prepoznavanja brojeva neuronskom mrežom</w:delText>
        </w:r>
        <w:r w:rsidRPr="00007792" w:rsidDel="00A3456A">
          <w:rPr>
            <w:rFonts w:ascii="Times New Roman" w:hAnsi="Times New Roman" w:cs="Times New Roman"/>
            <w:noProof/>
            <w:webHidden/>
            <w:sz w:val="24"/>
            <w:szCs w:val="24"/>
          </w:rPr>
          <w:tab/>
          <w:delText>14</w:delText>
        </w:r>
      </w:del>
    </w:p>
    <w:p w14:paraId="50231DFF" w14:textId="17A571FC" w:rsidR="00543E0C" w:rsidRPr="00007792" w:rsidDel="00A3456A" w:rsidRDefault="00543E0C" w:rsidP="00007792">
      <w:pPr>
        <w:pStyle w:val="TableofFigures"/>
        <w:tabs>
          <w:tab w:val="right" w:leader="dot" w:pos="9062"/>
        </w:tabs>
        <w:spacing w:line="360" w:lineRule="auto"/>
        <w:rPr>
          <w:del w:id="54" w:author="Stjepan Salopek (ssalopek)" w:date="2021-09-13T17:24:00Z"/>
          <w:rFonts w:ascii="Times New Roman" w:eastAsiaTheme="minorEastAsia" w:hAnsi="Times New Roman" w:cs="Times New Roman"/>
          <w:noProof/>
          <w:sz w:val="24"/>
          <w:szCs w:val="24"/>
        </w:rPr>
      </w:pPr>
      <w:del w:id="55" w:author="Stjepan Salopek (ssalopek)" w:date="2021-09-13T17:24:00Z">
        <w:r w:rsidRPr="00007792" w:rsidDel="00A3456A">
          <w:rPr>
            <w:rStyle w:val="Hyperlink"/>
            <w:rFonts w:ascii="Times New Roman" w:hAnsi="Times New Roman" w:cs="Times New Roman"/>
            <w:noProof/>
            <w:sz w:val="24"/>
            <w:szCs w:val="24"/>
          </w:rPr>
          <w:delText>Slika 4. Primjer jednostavne feedforward neuronske mreže</w:delText>
        </w:r>
        <w:r w:rsidRPr="00007792" w:rsidDel="00A3456A">
          <w:rPr>
            <w:rFonts w:ascii="Times New Roman" w:hAnsi="Times New Roman" w:cs="Times New Roman"/>
            <w:noProof/>
            <w:webHidden/>
            <w:sz w:val="24"/>
            <w:szCs w:val="24"/>
          </w:rPr>
          <w:tab/>
          <w:delText>15</w:delText>
        </w:r>
      </w:del>
    </w:p>
    <w:p w14:paraId="6E429427" w14:textId="417897A1" w:rsidR="00543E0C" w:rsidRPr="00007792" w:rsidDel="00A3456A" w:rsidRDefault="00543E0C" w:rsidP="00007792">
      <w:pPr>
        <w:pStyle w:val="TableofFigures"/>
        <w:tabs>
          <w:tab w:val="right" w:leader="dot" w:pos="9062"/>
        </w:tabs>
        <w:spacing w:line="360" w:lineRule="auto"/>
        <w:rPr>
          <w:del w:id="56" w:author="Stjepan Salopek (ssalopek)" w:date="2021-09-13T17:24:00Z"/>
          <w:rFonts w:ascii="Times New Roman" w:eastAsiaTheme="minorEastAsia" w:hAnsi="Times New Roman" w:cs="Times New Roman"/>
          <w:noProof/>
          <w:sz w:val="24"/>
          <w:szCs w:val="24"/>
        </w:rPr>
      </w:pPr>
      <w:del w:id="57" w:author="Stjepan Salopek (ssalopek)" w:date="2021-09-13T17:24:00Z">
        <w:r w:rsidRPr="00007792" w:rsidDel="00A3456A">
          <w:rPr>
            <w:rStyle w:val="Hyperlink"/>
            <w:rFonts w:ascii="Times New Roman" w:hAnsi="Times New Roman" w:cs="Times New Roman"/>
            <w:noProof/>
            <w:sz w:val="24"/>
            <w:szCs w:val="24"/>
          </w:rPr>
          <w:delText>Slika 5. Primjer prepoznavanja lica strojnim učenjem</w:delText>
        </w:r>
        <w:r w:rsidRPr="00007792" w:rsidDel="00A3456A">
          <w:rPr>
            <w:rFonts w:ascii="Times New Roman" w:hAnsi="Times New Roman" w:cs="Times New Roman"/>
            <w:noProof/>
            <w:webHidden/>
            <w:sz w:val="24"/>
            <w:szCs w:val="24"/>
          </w:rPr>
          <w:tab/>
          <w:delText>17</w:delText>
        </w:r>
      </w:del>
    </w:p>
    <w:p w14:paraId="0B3A982E" w14:textId="1E225390" w:rsidR="00543E0C" w:rsidRPr="00007792" w:rsidDel="00A3456A" w:rsidRDefault="00543E0C" w:rsidP="00007792">
      <w:pPr>
        <w:pStyle w:val="TableofFigures"/>
        <w:tabs>
          <w:tab w:val="right" w:leader="dot" w:pos="9062"/>
        </w:tabs>
        <w:spacing w:line="360" w:lineRule="auto"/>
        <w:rPr>
          <w:del w:id="58" w:author="Stjepan Salopek (ssalopek)" w:date="2021-09-13T17:24:00Z"/>
          <w:rFonts w:ascii="Times New Roman" w:eastAsiaTheme="minorEastAsia" w:hAnsi="Times New Roman" w:cs="Times New Roman"/>
          <w:noProof/>
          <w:sz w:val="24"/>
          <w:szCs w:val="24"/>
        </w:rPr>
      </w:pPr>
      <w:del w:id="59" w:author="Stjepan Salopek (ssalopek)" w:date="2021-09-13T17:24:00Z">
        <w:r w:rsidRPr="00007792" w:rsidDel="00A3456A">
          <w:rPr>
            <w:rStyle w:val="Hyperlink"/>
            <w:rFonts w:ascii="Times New Roman" w:hAnsi="Times New Roman" w:cs="Times New Roman"/>
            <w:noProof/>
            <w:sz w:val="24"/>
            <w:szCs w:val="24"/>
          </w:rPr>
          <w:delText>Slika 6. Primjer strojnog učenja u Google tražilici</w:delText>
        </w:r>
        <w:r w:rsidRPr="00007792" w:rsidDel="00A3456A">
          <w:rPr>
            <w:rFonts w:ascii="Times New Roman" w:hAnsi="Times New Roman" w:cs="Times New Roman"/>
            <w:noProof/>
            <w:webHidden/>
            <w:sz w:val="24"/>
            <w:szCs w:val="24"/>
          </w:rPr>
          <w:tab/>
          <w:delText>17</w:delText>
        </w:r>
      </w:del>
    </w:p>
    <w:p w14:paraId="61ECC180" w14:textId="4767569D" w:rsidR="00543E0C" w:rsidRPr="00007792" w:rsidDel="00A3456A" w:rsidRDefault="00543E0C" w:rsidP="00007792">
      <w:pPr>
        <w:pStyle w:val="TableofFigures"/>
        <w:tabs>
          <w:tab w:val="right" w:leader="dot" w:pos="9062"/>
        </w:tabs>
        <w:spacing w:line="360" w:lineRule="auto"/>
        <w:rPr>
          <w:del w:id="60" w:author="Stjepan Salopek (ssalopek)" w:date="2021-09-13T17:24:00Z"/>
          <w:rFonts w:ascii="Times New Roman" w:eastAsiaTheme="minorEastAsia" w:hAnsi="Times New Roman" w:cs="Times New Roman"/>
          <w:noProof/>
          <w:sz w:val="24"/>
          <w:szCs w:val="24"/>
        </w:rPr>
      </w:pPr>
      <w:del w:id="61" w:author="Stjepan Salopek (ssalopek)" w:date="2021-09-13T17:24:00Z">
        <w:r w:rsidRPr="00007792" w:rsidDel="00A3456A">
          <w:rPr>
            <w:rStyle w:val="Hyperlink"/>
            <w:rFonts w:ascii="Times New Roman" w:hAnsi="Times New Roman" w:cs="Times New Roman"/>
            <w:noProof/>
            <w:sz w:val="24"/>
            <w:szCs w:val="24"/>
          </w:rPr>
          <w:delText>Slika 7. Usporedba Google trendova za pojmove TensorFlow (crveno) te PyTorch (plavo)</w:delText>
        </w:r>
        <w:r w:rsidRPr="00007792" w:rsidDel="00A3456A">
          <w:rPr>
            <w:rFonts w:ascii="Times New Roman" w:hAnsi="Times New Roman" w:cs="Times New Roman"/>
            <w:noProof/>
            <w:webHidden/>
            <w:sz w:val="24"/>
            <w:szCs w:val="24"/>
          </w:rPr>
          <w:tab/>
          <w:delText>20</w:delText>
        </w:r>
      </w:del>
    </w:p>
    <w:p w14:paraId="52C82C75" w14:textId="50632FC0" w:rsidR="00543E0C" w:rsidRPr="00007792" w:rsidDel="00A3456A" w:rsidRDefault="00543E0C" w:rsidP="00007792">
      <w:pPr>
        <w:pStyle w:val="TableofFigures"/>
        <w:tabs>
          <w:tab w:val="right" w:leader="dot" w:pos="9062"/>
        </w:tabs>
        <w:spacing w:line="360" w:lineRule="auto"/>
        <w:rPr>
          <w:del w:id="62" w:author="Stjepan Salopek (ssalopek)" w:date="2021-09-13T17:24:00Z"/>
          <w:rFonts w:ascii="Times New Roman" w:eastAsiaTheme="minorEastAsia" w:hAnsi="Times New Roman" w:cs="Times New Roman"/>
          <w:noProof/>
          <w:sz w:val="24"/>
          <w:szCs w:val="24"/>
        </w:rPr>
      </w:pPr>
      <w:del w:id="63" w:author="Stjepan Salopek (ssalopek)" w:date="2021-09-13T17:24:00Z">
        <w:r w:rsidRPr="00007792" w:rsidDel="00A3456A">
          <w:rPr>
            <w:rStyle w:val="Hyperlink"/>
            <w:rFonts w:ascii="Times New Roman" w:hAnsi="Times New Roman" w:cs="Times New Roman"/>
            <w:noProof/>
            <w:sz w:val="24"/>
            <w:szCs w:val="24"/>
          </w:rPr>
          <w:delText>Slika 8. Primjer uobičajene propagacije mreže</w:delText>
        </w:r>
        <w:r w:rsidRPr="00007792" w:rsidDel="00A3456A">
          <w:rPr>
            <w:rFonts w:ascii="Times New Roman" w:hAnsi="Times New Roman" w:cs="Times New Roman"/>
            <w:noProof/>
            <w:webHidden/>
            <w:sz w:val="24"/>
            <w:szCs w:val="24"/>
          </w:rPr>
          <w:tab/>
          <w:delText>22</w:delText>
        </w:r>
      </w:del>
    </w:p>
    <w:p w14:paraId="645E5FFD" w14:textId="3C7A120E" w:rsidR="00543E0C" w:rsidRPr="00007792" w:rsidDel="00A3456A" w:rsidRDefault="00543E0C" w:rsidP="00007792">
      <w:pPr>
        <w:pStyle w:val="TableofFigures"/>
        <w:tabs>
          <w:tab w:val="right" w:leader="dot" w:pos="9062"/>
        </w:tabs>
        <w:spacing w:line="360" w:lineRule="auto"/>
        <w:rPr>
          <w:del w:id="64" w:author="Stjepan Salopek (ssalopek)" w:date="2021-09-13T17:24:00Z"/>
          <w:rFonts w:ascii="Times New Roman" w:eastAsiaTheme="minorEastAsia" w:hAnsi="Times New Roman" w:cs="Times New Roman"/>
          <w:noProof/>
          <w:sz w:val="24"/>
          <w:szCs w:val="24"/>
        </w:rPr>
      </w:pPr>
      <w:del w:id="65" w:author="Stjepan Salopek (ssalopek)" w:date="2021-09-13T17:24:00Z">
        <w:r w:rsidRPr="00007792" w:rsidDel="00A3456A">
          <w:rPr>
            <w:rStyle w:val="Hyperlink"/>
            <w:rFonts w:ascii="Times New Roman" w:hAnsi="Times New Roman" w:cs="Times New Roman"/>
            <w:noProof/>
            <w:sz w:val="24"/>
            <w:szCs w:val="24"/>
          </w:rPr>
          <w:delText>Slika 9. Ovisnost varijabli neuronske mreže</w:delText>
        </w:r>
        <w:r w:rsidRPr="00007792" w:rsidDel="00A3456A">
          <w:rPr>
            <w:rFonts w:ascii="Times New Roman" w:hAnsi="Times New Roman" w:cs="Times New Roman"/>
            <w:noProof/>
            <w:webHidden/>
            <w:sz w:val="24"/>
            <w:szCs w:val="24"/>
          </w:rPr>
          <w:tab/>
          <w:delText>23</w:delText>
        </w:r>
      </w:del>
    </w:p>
    <w:p w14:paraId="139564CC" w14:textId="1545BABE" w:rsidR="00543E0C" w:rsidRPr="00007792" w:rsidDel="00A3456A" w:rsidRDefault="00543E0C" w:rsidP="00007792">
      <w:pPr>
        <w:pStyle w:val="TableofFigures"/>
        <w:tabs>
          <w:tab w:val="right" w:leader="dot" w:pos="9062"/>
        </w:tabs>
        <w:spacing w:line="360" w:lineRule="auto"/>
        <w:rPr>
          <w:del w:id="66" w:author="Stjepan Salopek (ssalopek)" w:date="2021-09-13T17:24:00Z"/>
          <w:rFonts w:ascii="Times New Roman" w:eastAsiaTheme="minorEastAsia" w:hAnsi="Times New Roman" w:cs="Times New Roman"/>
          <w:noProof/>
          <w:sz w:val="24"/>
          <w:szCs w:val="24"/>
        </w:rPr>
      </w:pPr>
      <w:del w:id="67" w:author="Stjepan Salopek (ssalopek)" w:date="2021-09-13T17:24:00Z">
        <w:r w:rsidRPr="00007792" w:rsidDel="00A3456A">
          <w:rPr>
            <w:rStyle w:val="Hyperlink"/>
            <w:rFonts w:ascii="Times New Roman" w:hAnsi="Times New Roman" w:cs="Times New Roman"/>
            <w:noProof/>
            <w:sz w:val="24"/>
            <w:szCs w:val="24"/>
          </w:rPr>
          <w:delText>Slika 10. Model za prepoznavanje teksta</w:delText>
        </w:r>
        <w:r w:rsidRPr="00007792" w:rsidDel="00A3456A">
          <w:rPr>
            <w:rFonts w:ascii="Times New Roman" w:hAnsi="Times New Roman" w:cs="Times New Roman"/>
            <w:noProof/>
            <w:webHidden/>
            <w:sz w:val="24"/>
            <w:szCs w:val="24"/>
          </w:rPr>
          <w:tab/>
          <w:delText>24</w:delText>
        </w:r>
      </w:del>
    </w:p>
    <w:p w14:paraId="6548B18F" w14:textId="45C55641" w:rsidR="00543E0C" w:rsidRPr="00007792" w:rsidDel="00A3456A" w:rsidRDefault="00543E0C" w:rsidP="00007792">
      <w:pPr>
        <w:pStyle w:val="TableofFigures"/>
        <w:tabs>
          <w:tab w:val="right" w:leader="dot" w:pos="9062"/>
        </w:tabs>
        <w:spacing w:line="360" w:lineRule="auto"/>
        <w:rPr>
          <w:del w:id="68" w:author="Stjepan Salopek (ssalopek)" w:date="2021-09-13T17:24:00Z"/>
          <w:rFonts w:ascii="Times New Roman" w:eastAsiaTheme="minorEastAsia" w:hAnsi="Times New Roman" w:cs="Times New Roman"/>
          <w:noProof/>
          <w:sz w:val="24"/>
          <w:szCs w:val="24"/>
        </w:rPr>
      </w:pPr>
      <w:del w:id="69" w:author="Stjepan Salopek (ssalopek)" w:date="2021-09-13T17:24:00Z">
        <w:r w:rsidRPr="00007792" w:rsidDel="00A3456A">
          <w:rPr>
            <w:rStyle w:val="Hyperlink"/>
            <w:rFonts w:ascii="Times New Roman" w:hAnsi="Times New Roman" w:cs="Times New Roman"/>
            <w:noProof/>
            <w:sz w:val="24"/>
            <w:szCs w:val="24"/>
          </w:rPr>
          <w:delText>Slika 11. Rad u Colaboratoryju</w:delText>
        </w:r>
        <w:r w:rsidRPr="00007792" w:rsidDel="00A3456A">
          <w:rPr>
            <w:rFonts w:ascii="Times New Roman" w:hAnsi="Times New Roman" w:cs="Times New Roman"/>
            <w:noProof/>
            <w:webHidden/>
            <w:sz w:val="24"/>
            <w:szCs w:val="24"/>
          </w:rPr>
          <w:tab/>
          <w:delText>28</w:delText>
        </w:r>
      </w:del>
    </w:p>
    <w:p w14:paraId="30D0B7C8" w14:textId="161FA973" w:rsidR="00543E0C" w:rsidRPr="00007792" w:rsidDel="00A3456A" w:rsidRDefault="00543E0C" w:rsidP="00007792">
      <w:pPr>
        <w:pStyle w:val="TableofFigures"/>
        <w:tabs>
          <w:tab w:val="right" w:leader="dot" w:pos="9062"/>
        </w:tabs>
        <w:spacing w:line="360" w:lineRule="auto"/>
        <w:rPr>
          <w:del w:id="70" w:author="Stjepan Salopek (ssalopek)" w:date="2021-09-13T17:24:00Z"/>
          <w:rFonts w:ascii="Times New Roman" w:eastAsiaTheme="minorEastAsia" w:hAnsi="Times New Roman" w:cs="Times New Roman"/>
          <w:noProof/>
          <w:sz w:val="24"/>
          <w:szCs w:val="24"/>
        </w:rPr>
      </w:pPr>
      <w:del w:id="71" w:author="Stjepan Salopek (ssalopek)" w:date="2021-09-13T17:24:00Z">
        <w:r w:rsidRPr="00007792" w:rsidDel="00A3456A">
          <w:rPr>
            <w:rStyle w:val="Hyperlink"/>
            <w:rFonts w:ascii="Times New Roman" w:hAnsi="Times New Roman" w:cs="Times New Roman"/>
            <w:noProof/>
            <w:sz w:val="24"/>
            <w:szCs w:val="24"/>
          </w:rPr>
          <w:delText>Slika 12. Primjer slika u skupu "Handwriting Recognition"</w:delText>
        </w:r>
        <w:r w:rsidRPr="00007792" w:rsidDel="00A3456A">
          <w:rPr>
            <w:rFonts w:ascii="Times New Roman" w:hAnsi="Times New Roman" w:cs="Times New Roman"/>
            <w:noProof/>
            <w:webHidden/>
            <w:sz w:val="24"/>
            <w:szCs w:val="24"/>
          </w:rPr>
          <w:tab/>
          <w:delText>29</w:delText>
        </w:r>
      </w:del>
    </w:p>
    <w:p w14:paraId="52273EA9" w14:textId="015F6233" w:rsidR="00543E0C" w:rsidRPr="00007792" w:rsidDel="00A3456A" w:rsidRDefault="00543E0C" w:rsidP="00007792">
      <w:pPr>
        <w:pStyle w:val="TableofFigures"/>
        <w:tabs>
          <w:tab w:val="right" w:leader="dot" w:pos="9062"/>
        </w:tabs>
        <w:spacing w:line="360" w:lineRule="auto"/>
        <w:rPr>
          <w:del w:id="72" w:author="Stjepan Salopek (ssalopek)" w:date="2021-09-13T17:24:00Z"/>
          <w:rFonts w:ascii="Times New Roman" w:eastAsiaTheme="minorEastAsia" w:hAnsi="Times New Roman" w:cs="Times New Roman"/>
          <w:noProof/>
          <w:sz w:val="24"/>
          <w:szCs w:val="24"/>
        </w:rPr>
      </w:pPr>
      <w:del w:id="73" w:author="Stjepan Salopek (ssalopek)" w:date="2021-09-13T17:24:00Z">
        <w:r w:rsidRPr="00007792" w:rsidDel="00A3456A">
          <w:rPr>
            <w:rStyle w:val="Hyperlink"/>
            <w:rFonts w:ascii="Times New Roman" w:hAnsi="Times New Roman" w:cs="Times New Roman"/>
            <w:noProof/>
            <w:sz w:val="24"/>
            <w:szCs w:val="24"/>
          </w:rPr>
          <w:delText>Slika 13. Obrada podatkovnog skupa</w:delText>
        </w:r>
        <w:r w:rsidRPr="00007792" w:rsidDel="00A3456A">
          <w:rPr>
            <w:rFonts w:ascii="Times New Roman" w:hAnsi="Times New Roman" w:cs="Times New Roman"/>
            <w:noProof/>
            <w:webHidden/>
            <w:sz w:val="24"/>
            <w:szCs w:val="24"/>
          </w:rPr>
          <w:tab/>
          <w:delText>31</w:delText>
        </w:r>
      </w:del>
    </w:p>
    <w:p w14:paraId="469BAC6A" w14:textId="594B9CDB" w:rsidR="00543E0C" w:rsidRPr="00007792" w:rsidDel="00A3456A" w:rsidRDefault="00543E0C" w:rsidP="00007792">
      <w:pPr>
        <w:pStyle w:val="TableofFigures"/>
        <w:tabs>
          <w:tab w:val="right" w:leader="dot" w:pos="9062"/>
        </w:tabs>
        <w:spacing w:line="360" w:lineRule="auto"/>
        <w:rPr>
          <w:del w:id="74" w:author="Stjepan Salopek (ssalopek)" w:date="2021-09-13T17:24:00Z"/>
          <w:rFonts w:ascii="Times New Roman" w:eastAsiaTheme="minorEastAsia" w:hAnsi="Times New Roman" w:cs="Times New Roman"/>
          <w:noProof/>
          <w:sz w:val="24"/>
          <w:szCs w:val="24"/>
        </w:rPr>
      </w:pPr>
      <w:del w:id="75" w:author="Stjepan Salopek (ssalopek)" w:date="2021-09-13T17:24:00Z">
        <w:r w:rsidRPr="00007792" w:rsidDel="00A3456A">
          <w:rPr>
            <w:rStyle w:val="Hyperlink"/>
            <w:rFonts w:ascii="Times New Roman" w:hAnsi="Times New Roman" w:cs="Times New Roman"/>
            <w:noProof/>
            <w:sz w:val="24"/>
            <w:szCs w:val="24"/>
          </w:rPr>
          <w:delText>Slika 14. Otvaranje slika bibliotekom Matplotlib</w:delText>
        </w:r>
        <w:r w:rsidRPr="00007792" w:rsidDel="00A3456A">
          <w:rPr>
            <w:rFonts w:ascii="Times New Roman" w:hAnsi="Times New Roman" w:cs="Times New Roman"/>
            <w:noProof/>
            <w:webHidden/>
            <w:sz w:val="24"/>
            <w:szCs w:val="24"/>
          </w:rPr>
          <w:tab/>
          <w:delText>37</w:delText>
        </w:r>
      </w:del>
    </w:p>
    <w:p w14:paraId="5D32423C" w14:textId="0AC25ABD" w:rsidR="00543E0C" w:rsidRPr="00007792" w:rsidDel="00A3456A" w:rsidRDefault="00543E0C" w:rsidP="00007792">
      <w:pPr>
        <w:pStyle w:val="TableofFigures"/>
        <w:tabs>
          <w:tab w:val="right" w:leader="dot" w:pos="9062"/>
        </w:tabs>
        <w:spacing w:line="360" w:lineRule="auto"/>
        <w:rPr>
          <w:del w:id="76" w:author="Stjepan Salopek (ssalopek)" w:date="2021-09-13T17:24:00Z"/>
          <w:rFonts w:ascii="Times New Roman" w:eastAsiaTheme="minorEastAsia" w:hAnsi="Times New Roman" w:cs="Times New Roman"/>
          <w:noProof/>
          <w:sz w:val="24"/>
          <w:szCs w:val="24"/>
        </w:rPr>
      </w:pPr>
      <w:del w:id="77" w:author="Stjepan Salopek (ssalopek)" w:date="2021-09-13T17:24:00Z">
        <w:r w:rsidRPr="00007792" w:rsidDel="00A3456A">
          <w:rPr>
            <w:rStyle w:val="Hyperlink"/>
            <w:rFonts w:ascii="Times New Roman" w:hAnsi="Times New Roman" w:cs="Times New Roman"/>
            <w:noProof/>
            <w:sz w:val="24"/>
            <w:szCs w:val="24"/>
          </w:rPr>
          <w:delText>Slika 15. Primjer TensorBoard alata</w:delText>
        </w:r>
        <w:r w:rsidRPr="00007792" w:rsidDel="00A3456A">
          <w:rPr>
            <w:rFonts w:ascii="Times New Roman" w:hAnsi="Times New Roman" w:cs="Times New Roman"/>
            <w:noProof/>
            <w:webHidden/>
            <w:sz w:val="24"/>
            <w:szCs w:val="24"/>
          </w:rPr>
          <w:tab/>
          <w:delText>38</w:delText>
        </w:r>
      </w:del>
    </w:p>
    <w:p w14:paraId="469F1C39" w14:textId="6C23EEEE" w:rsidR="00C040F9" w:rsidRPr="00007792" w:rsidDel="008064B8" w:rsidRDefault="00C040F9" w:rsidP="00007792">
      <w:pPr>
        <w:pStyle w:val="TableofFigures"/>
        <w:tabs>
          <w:tab w:val="right" w:leader="dot" w:pos="9062"/>
        </w:tabs>
        <w:spacing w:line="360" w:lineRule="auto"/>
        <w:rPr>
          <w:del w:id="78" w:author="Stjepan Salopek (ssalopek)" w:date="2021-09-09T15:29:00Z"/>
          <w:rFonts w:ascii="Times New Roman" w:eastAsiaTheme="minorEastAsia" w:hAnsi="Times New Roman" w:cs="Times New Roman"/>
          <w:noProof/>
          <w:sz w:val="24"/>
          <w:szCs w:val="24"/>
        </w:rPr>
      </w:pPr>
      <w:del w:id="79" w:author="Stjepan Salopek (ssalopek)" w:date="2021-09-09T15:29:00Z">
        <w:r w:rsidRPr="00007792" w:rsidDel="008064B8">
          <w:rPr>
            <w:rStyle w:val="Hyperlink"/>
            <w:rFonts w:ascii="Times New Roman" w:hAnsi="Times New Roman" w:cs="Times New Roman"/>
            <w:noProof/>
            <w:sz w:val="24"/>
            <w:szCs w:val="24"/>
          </w:rPr>
          <w:delText>Slika 1. Odnos umjetne inteligencije i strojnog učenja</w:delText>
        </w:r>
        <w:r w:rsidRPr="00007792" w:rsidDel="008064B8">
          <w:rPr>
            <w:rFonts w:ascii="Times New Roman" w:hAnsi="Times New Roman" w:cs="Times New Roman"/>
            <w:noProof/>
            <w:webHidden/>
            <w:sz w:val="24"/>
            <w:szCs w:val="24"/>
          </w:rPr>
          <w:tab/>
          <w:delText>10</w:delText>
        </w:r>
      </w:del>
    </w:p>
    <w:p w14:paraId="610A8EBF" w14:textId="7891743C" w:rsidR="00C040F9" w:rsidRPr="00007792" w:rsidDel="008064B8" w:rsidRDefault="00C040F9" w:rsidP="00007792">
      <w:pPr>
        <w:pStyle w:val="TableofFigures"/>
        <w:tabs>
          <w:tab w:val="right" w:leader="dot" w:pos="9062"/>
        </w:tabs>
        <w:spacing w:line="360" w:lineRule="auto"/>
        <w:rPr>
          <w:del w:id="80" w:author="Stjepan Salopek (ssalopek)" w:date="2021-09-09T15:29:00Z"/>
          <w:rFonts w:ascii="Times New Roman" w:eastAsiaTheme="minorEastAsia" w:hAnsi="Times New Roman" w:cs="Times New Roman"/>
          <w:noProof/>
          <w:sz w:val="24"/>
          <w:szCs w:val="24"/>
        </w:rPr>
      </w:pPr>
      <w:del w:id="81" w:author="Stjepan Salopek (ssalopek)" w:date="2021-09-09T15:29:00Z">
        <w:r w:rsidRPr="00007792"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007792" w:rsidDel="008064B8">
          <w:rPr>
            <w:rStyle w:val="Hyperlink"/>
            <w:rFonts w:ascii="Times New Roman" w:hAnsi="Times New Roman" w:cs="Times New Roman"/>
            <w:noProof/>
            <w:sz w:val="24"/>
            <w:szCs w:val="24"/>
            <w:lang w:val="en-US"/>
          </w:rPr>
          <w:delText>[6]</w:delText>
        </w:r>
        <w:r w:rsidRPr="00007792" w:rsidDel="008064B8">
          <w:rPr>
            <w:rFonts w:ascii="Times New Roman" w:hAnsi="Times New Roman" w:cs="Times New Roman"/>
            <w:noProof/>
            <w:webHidden/>
            <w:sz w:val="24"/>
            <w:szCs w:val="24"/>
          </w:rPr>
          <w:tab/>
          <w:delText>12</w:delText>
        </w:r>
      </w:del>
    </w:p>
    <w:p w14:paraId="6D131FA2" w14:textId="1629BB90" w:rsidR="00C040F9" w:rsidRPr="00007792" w:rsidDel="008064B8" w:rsidRDefault="00C040F9" w:rsidP="00007792">
      <w:pPr>
        <w:pStyle w:val="TableofFigures"/>
        <w:tabs>
          <w:tab w:val="right" w:leader="dot" w:pos="9062"/>
        </w:tabs>
        <w:spacing w:line="360" w:lineRule="auto"/>
        <w:rPr>
          <w:del w:id="82" w:author="Stjepan Salopek (ssalopek)" w:date="2021-09-09T15:29:00Z"/>
          <w:rFonts w:ascii="Times New Roman" w:eastAsiaTheme="minorEastAsia" w:hAnsi="Times New Roman" w:cs="Times New Roman"/>
          <w:noProof/>
          <w:sz w:val="24"/>
          <w:szCs w:val="24"/>
        </w:rPr>
      </w:pPr>
      <w:del w:id="83" w:author="Stjepan Salopek (ssalopek)" w:date="2021-09-09T15:29:00Z">
        <w:r w:rsidRPr="00007792" w:rsidDel="008064B8">
          <w:rPr>
            <w:rStyle w:val="Hyperlink"/>
            <w:rFonts w:ascii="Times New Roman" w:hAnsi="Times New Roman" w:cs="Times New Roman"/>
            <w:noProof/>
            <w:sz w:val="24"/>
            <w:szCs w:val="24"/>
          </w:rPr>
          <w:delText>Slika 3. Primjer prepoznavanja brojeva neuronskom mrežom</w:delText>
        </w:r>
        <w:r w:rsidRPr="00007792" w:rsidDel="008064B8">
          <w:rPr>
            <w:rFonts w:ascii="Times New Roman" w:hAnsi="Times New Roman" w:cs="Times New Roman"/>
            <w:noProof/>
            <w:webHidden/>
            <w:sz w:val="24"/>
            <w:szCs w:val="24"/>
          </w:rPr>
          <w:tab/>
          <w:delText>14</w:delText>
        </w:r>
      </w:del>
    </w:p>
    <w:p w14:paraId="11B1796C" w14:textId="1F5FBACC" w:rsidR="00C040F9" w:rsidRPr="00007792" w:rsidDel="008064B8" w:rsidRDefault="00C040F9" w:rsidP="00007792">
      <w:pPr>
        <w:pStyle w:val="TableofFigures"/>
        <w:tabs>
          <w:tab w:val="right" w:leader="dot" w:pos="9062"/>
        </w:tabs>
        <w:spacing w:line="360" w:lineRule="auto"/>
        <w:rPr>
          <w:del w:id="84" w:author="Stjepan Salopek (ssalopek)" w:date="2021-09-09T15:29:00Z"/>
          <w:rFonts w:ascii="Times New Roman" w:eastAsiaTheme="minorEastAsia" w:hAnsi="Times New Roman" w:cs="Times New Roman"/>
          <w:noProof/>
          <w:sz w:val="24"/>
          <w:szCs w:val="24"/>
        </w:rPr>
      </w:pPr>
      <w:del w:id="85" w:author="Stjepan Salopek (ssalopek)" w:date="2021-09-09T15:29:00Z">
        <w:r w:rsidRPr="00007792" w:rsidDel="008064B8">
          <w:rPr>
            <w:rStyle w:val="Hyperlink"/>
            <w:rFonts w:ascii="Times New Roman" w:hAnsi="Times New Roman" w:cs="Times New Roman"/>
            <w:noProof/>
            <w:sz w:val="24"/>
            <w:szCs w:val="24"/>
          </w:rPr>
          <w:delText>Slika 4. Primjer jednostavne feedforward neuronske mreže</w:delText>
        </w:r>
        <w:r w:rsidRPr="00007792" w:rsidDel="008064B8">
          <w:rPr>
            <w:rFonts w:ascii="Times New Roman" w:hAnsi="Times New Roman" w:cs="Times New Roman"/>
            <w:noProof/>
            <w:webHidden/>
            <w:sz w:val="24"/>
            <w:szCs w:val="24"/>
          </w:rPr>
          <w:tab/>
          <w:delText>15</w:delText>
        </w:r>
      </w:del>
    </w:p>
    <w:p w14:paraId="608BE98B" w14:textId="5B664244" w:rsidR="00C040F9" w:rsidRPr="00007792" w:rsidDel="008064B8" w:rsidRDefault="00C040F9" w:rsidP="00007792">
      <w:pPr>
        <w:pStyle w:val="TableofFigures"/>
        <w:tabs>
          <w:tab w:val="right" w:leader="dot" w:pos="9062"/>
        </w:tabs>
        <w:spacing w:line="360" w:lineRule="auto"/>
        <w:rPr>
          <w:del w:id="86" w:author="Stjepan Salopek (ssalopek)" w:date="2021-09-09T15:29:00Z"/>
          <w:rFonts w:ascii="Times New Roman" w:eastAsiaTheme="minorEastAsia" w:hAnsi="Times New Roman" w:cs="Times New Roman"/>
          <w:noProof/>
          <w:sz w:val="24"/>
          <w:szCs w:val="24"/>
        </w:rPr>
      </w:pPr>
      <w:del w:id="87" w:author="Stjepan Salopek (ssalopek)" w:date="2021-09-09T15:29:00Z">
        <w:r w:rsidRPr="00007792" w:rsidDel="008064B8">
          <w:rPr>
            <w:rStyle w:val="Hyperlink"/>
            <w:rFonts w:ascii="Times New Roman" w:hAnsi="Times New Roman" w:cs="Times New Roman"/>
            <w:noProof/>
            <w:sz w:val="24"/>
            <w:szCs w:val="24"/>
          </w:rPr>
          <w:delText>Slika 5. Primjer prepoznavanja lica strojnim učenjem</w:delText>
        </w:r>
        <w:r w:rsidRPr="00007792" w:rsidDel="008064B8">
          <w:rPr>
            <w:rFonts w:ascii="Times New Roman" w:hAnsi="Times New Roman" w:cs="Times New Roman"/>
            <w:noProof/>
            <w:webHidden/>
            <w:sz w:val="24"/>
            <w:szCs w:val="24"/>
          </w:rPr>
          <w:tab/>
          <w:delText>17</w:delText>
        </w:r>
      </w:del>
    </w:p>
    <w:p w14:paraId="728B5402" w14:textId="7368C6A1" w:rsidR="00C040F9" w:rsidRPr="00007792" w:rsidDel="008064B8" w:rsidRDefault="00C040F9" w:rsidP="00007792">
      <w:pPr>
        <w:pStyle w:val="TableofFigures"/>
        <w:tabs>
          <w:tab w:val="right" w:leader="dot" w:pos="9062"/>
        </w:tabs>
        <w:spacing w:line="360" w:lineRule="auto"/>
        <w:rPr>
          <w:del w:id="88" w:author="Stjepan Salopek (ssalopek)" w:date="2021-09-09T15:29:00Z"/>
          <w:rFonts w:ascii="Times New Roman" w:eastAsiaTheme="minorEastAsia" w:hAnsi="Times New Roman" w:cs="Times New Roman"/>
          <w:noProof/>
          <w:sz w:val="24"/>
          <w:szCs w:val="24"/>
        </w:rPr>
      </w:pPr>
      <w:del w:id="89" w:author="Stjepan Salopek (ssalopek)" w:date="2021-09-09T15:29:00Z">
        <w:r w:rsidRPr="00007792" w:rsidDel="008064B8">
          <w:rPr>
            <w:rStyle w:val="Hyperlink"/>
            <w:rFonts w:ascii="Times New Roman" w:hAnsi="Times New Roman" w:cs="Times New Roman"/>
            <w:noProof/>
            <w:sz w:val="24"/>
            <w:szCs w:val="24"/>
          </w:rPr>
          <w:delText>Slika 6. Primjer strojnog učenja u Google tražilici</w:delText>
        </w:r>
        <w:r w:rsidRPr="00007792" w:rsidDel="008064B8">
          <w:rPr>
            <w:rFonts w:ascii="Times New Roman" w:hAnsi="Times New Roman" w:cs="Times New Roman"/>
            <w:noProof/>
            <w:webHidden/>
            <w:sz w:val="24"/>
            <w:szCs w:val="24"/>
          </w:rPr>
          <w:tab/>
          <w:delText>17</w:delText>
        </w:r>
      </w:del>
    </w:p>
    <w:p w14:paraId="6622BAC0" w14:textId="65549D68" w:rsidR="00C040F9" w:rsidRPr="00007792" w:rsidDel="008064B8" w:rsidRDefault="00C040F9" w:rsidP="00007792">
      <w:pPr>
        <w:pStyle w:val="TableofFigures"/>
        <w:tabs>
          <w:tab w:val="right" w:leader="dot" w:pos="9062"/>
        </w:tabs>
        <w:spacing w:line="360" w:lineRule="auto"/>
        <w:rPr>
          <w:del w:id="90" w:author="Stjepan Salopek (ssalopek)" w:date="2021-09-09T15:29:00Z"/>
          <w:rFonts w:ascii="Times New Roman" w:eastAsiaTheme="minorEastAsia" w:hAnsi="Times New Roman" w:cs="Times New Roman"/>
          <w:noProof/>
          <w:sz w:val="24"/>
          <w:szCs w:val="24"/>
        </w:rPr>
      </w:pPr>
      <w:del w:id="91" w:author="Stjepan Salopek (ssalopek)" w:date="2021-09-09T15:29:00Z">
        <w:r w:rsidRPr="00007792" w:rsidDel="008064B8">
          <w:rPr>
            <w:rStyle w:val="Hyperlink"/>
            <w:rFonts w:ascii="Times New Roman" w:hAnsi="Times New Roman" w:cs="Times New Roman"/>
            <w:noProof/>
            <w:sz w:val="24"/>
            <w:szCs w:val="24"/>
          </w:rPr>
          <w:delText>Slika 6 Primjer prepoznavanja lica strojnim učenjem</w:delText>
        </w:r>
        <w:r w:rsidRPr="00007792" w:rsidDel="008064B8">
          <w:rPr>
            <w:rFonts w:ascii="Times New Roman" w:hAnsi="Times New Roman" w:cs="Times New Roman"/>
            <w:noProof/>
            <w:webHidden/>
            <w:sz w:val="24"/>
            <w:szCs w:val="24"/>
          </w:rPr>
          <w:tab/>
          <w:delText>17</w:delText>
        </w:r>
      </w:del>
    </w:p>
    <w:p w14:paraId="5D63327D" w14:textId="6EAE4A88" w:rsidR="00C040F9" w:rsidRPr="00007792" w:rsidDel="008064B8" w:rsidRDefault="00C040F9" w:rsidP="00007792">
      <w:pPr>
        <w:pStyle w:val="TableofFigures"/>
        <w:tabs>
          <w:tab w:val="right" w:leader="dot" w:pos="9062"/>
        </w:tabs>
        <w:spacing w:line="360" w:lineRule="auto"/>
        <w:rPr>
          <w:del w:id="92" w:author="Stjepan Salopek (ssalopek)" w:date="2021-09-09T15:29:00Z"/>
          <w:rFonts w:ascii="Times New Roman" w:eastAsiaTheme="minorEastAsia" w:hAnsi="Times New Roman" w:cs="Times New Roman"/>
          <w:noProof/>
          <w:sz w:val="24"/>
          <w:szCs w:val="24"/>
        </w:rPr>
      </w:pPr>
      <w:del w:id="93" w:author="Stjepan Salopek (ssalopek)" w:date="2021-09-09T15:29:00Z">
        <w:r w:rsidRPr="00007792" w:rsidDel="008064B8">
          <w:rPr>
            <w:rStyle w:val="Hyperlink"/>
            <w:rFonts w:ascii="Times New Roman" w:hAnsi="Times New Roman" w:cs="Times New Roman"/>
            <w:noProof/>
            <w:sz w:val="24"/>
            <w:szCs w:val="24"/>
          </w:rPr>
          <w:delText>Slika 7</w:delText>
        </w:r>
        <w:r w:rsidRPr="00007792" w:rsidDel="008064B8">
          <w:rPr>
            <w:rFonts w:ascii="Times New Roman" w:hAnsi="Times New Roman" w:cs="Times New Roman"/>
            <w:noProof/>
            <w:webHidden/>
            <w:sz w:val="24"/>
            <w:szCs w:val="24"/>
          </w:rPr>
          <w:tab/>
          <w:delText>18</w:delText>
        </w:r>
      </w:del>
    </w:p>
    <w:p w14:paraId="4194BDFA" w14:textId="46771515" w:rsidR="00C040F9" w:rsidRPr="00007792" w:rsidDel="008064B8" w:rsidRDefault="00C040F9" w:rsidP="00007792">
      <w:pPr>
        <w:pStyle w:val="TableofFigures"/>
        <w:tabs>
          <w:tab w:val="right" w:leader="dot" w:pos="9062"/>
        </w:tabs>
        <w:spacing w:line="360" w:lineRule="auto"/>
        <w:rPr>
          <w:del w:id="94" w:author="Stjepan Salopek (ssalopek)" w:date="2021-09-09T15:29:00Z"/>
          <w:rFonts w:ascii="Times New Roman" w:eastAsiaTheme="minorEastAsia" w:hAnsi="Times New Roman" w:cs="Times New Roman"/>
          <w:noProof/>
          <w:sz w:val="24"/>
          <w:szCs w:val="24"/>
        </w:rPr>
      </w:pPr>
      <w:del w:id="95" w:author="Stjepan Salopek (ssalopek)" w:date="2021-09-09T15:29:00Z">
        <w:r w:rsidRPr="00007792" w:rsidDel="008064B8">
          <w:rPr>
            <w:rStyle w:val="Hyperlink"/>
            <w:rFonts w:ascii="Times New Roman" w:hAnsi="Times New Roman" w:cs="Times New Roman"/>
            <w:noProof/>
            <w:sz w:val="24"/>
            <w:szCs w:val="24"/>
          </w:rPr>
          <w:delText>Slika 8. Usporedba Google trendova za pojmove TensorFlow (crveno) te PyTorch (plavo)</w:delText>
        </w:r>
        <w:r w:rsidRPr="00007792" w:rsidDel="008064B8">
          <w:rPr>
            <w:rFonts w:ascii="Times New Roman" w:hAnsi="Times New Roman" w:cs="Times New Roman"/>
            <w:noProof/>
            <w:webHidden/>
            <w:sz w:val="24"/>
            <w:szCs w:val="24"/>
          </w:rPr>
          <w:tab/>
          <w:delText>20</w:delText>
        </w:r>
      </w:del>
    </w:p>
    <w:p w14:paraId="0248EE20" w14:textId="2E381774" w:rsidR="00C040F9" w:rsidRPr="00007792" w:rsidDel="008064B8" w:rsidRDefault="00C040F9" w:rsidP="00007792">
      <w:pPr>
        <w:pStyle w:val="TableofFigures"/>
        <w:tabs>
          <w:tab w:val="right" w:leader="dot" w:pos="9062"/>
        </w:tabs>
        <w:spacing w:line="360" w:lineRule="auto"/>
        <w:rPr>
          <w:del w:id="96" w:author="Stjepan Salopek (ssalopek)" w:date="2021-09-09T15:29:00Z"/>
          <w:rFonts w:ascii="Times New Roman" w:eastAsiaTheme="minorEastAsia" w:hAnsi="Times New Roman" w:cs="Times New Roman"/>
          <w:noProof/>
          <w:sz w:val="24"/>
          <w:szCs w:val="24"/>
        </w:rPr>
      </w:pPr>
      <w:del w:id="97" w:author="Stjepan Salopek (ssalopek)" w:date="2021-09-09T15:29:00Z">
        <w:r w:rsidRPr="00007792" w:rsidDel="008064B8">
          <w:rPr>
            <w:rStyle w:val="Hyperlink"/>
            <w:rFonts w:ascii="Times New Roman" w:hAnsi="Times New Roman" w:cs="Times New Roman"/>
            <w:noProof/>
            <w:sz w:val="24"/>
            <w:szCs w:val="24"/>
          </w:rPr>
          <w:delText>Slika 9. Primjer uobičajene propagacije mreže</w:delText>
        </w:r>
        <w:r w:rsidRPr="00007792" w:rsidDel="008064B8">
          <w:rPr>
            <w:rFonts w:ascii="Times New Roman" w:hAnsi="Times New Roman" w:cs="Times New Roman"/>
            <w:noProof/>
            <w:webHidden/>
            <w:sz w:val="24"/>
            <w:szCs w:val="24"/>
          </w:rPr>
          <w:tab/>
          <w:delText>22</w:delText>
        </w:r>
      </w:del>
    </w:p>
    <w:p w14:paraId="42E3EDFC" w14:textId="47BBA52B" w:rsidR="00C040F9" w:rsidRPr="00007792" w:rsidDel="008064B8" w:rsidRDefault="00C040F9" w:rsidP="00007792">
      <w:pPr>
        <w:pStyle w:val="TableofFigures"/>
        <w:tabs>
          <w:tab w:val="right" w:leader="dot" w:pos="9062"/>
        </w:tabs>
        <w:spacing w:line="360" w:lineRule="auto"/>
        <w:rPr>
          <w:del w:id="98" w:author="Stjepan Salopek (ssalopek)" w:date="2021-09-09T15:29:00Z"/>
          <w:rFonts w:ascii="Times New Roman" w:eastAsiaTheme="minorEastAsia" w:hAnsi="Times New Roman" w:cs="Times New Roman"/>
          <w:noProof/>
          <w:sz w:val="24"/>
          <w:szCs w:val="24"/>
        </w:rPr>
      </w:pPr>
      <w:del w:id="99" w:author="Stjepan Salopek (ssalopek)" w:date="2021-09-09T15:29:00Z">
        <w:r w:rsidRPr="00007792" w:rsidDel="008064B8">
          <w:rPr>
            <w:rStyle w:val="Hyperlink"/>
            <w:rFonts w:ascii="Times New Roman" w:hAnsi="Times New Roman" w:cs="Times New Roman"/>
            <w:noProof/>
            <w:sz w:val="24"/>
            <w:szCs w:val="24"/>
          </w:rPr>
          <w:delText>Slika 11. Ovisnost varijabli neuronske mreže</w:delText>
        </w:r>
        <w:r w:rsidRPr="00007792" w:rsidDel="008064B8">
          <w:rPr>
            <w:rFonts w:ascii="Times New Roman" w:hAnsi="Times New Roman" w:cs="Times New Roman"/>
            <w:noProof/>
            <w:webHidden/>
            <w:sz w:val="24"/>
            <w:szCs w:val="24"/>
          </w:rPr>
          <w:tab/>
          <w:delText>23</w:delText>
        </w:r>
      </w:del>
    </w:p>
    <w:p w14:paraId="3D2DA468" w14:textId="6C912FF0" w:rsidR="00C040F9" w:rsidRPr="00007792" w:rsidDel="008064B8" w:rsidRDefault="00C040F9" w:rsidP="00007792">
      <w:pPr>
        <w:pStyle w:val="TableofFigures"/>
        <w:tabs>
          <w:tab w:val="right" w:leader="dot" w:pos="9062"/>
        </w:tabs>
        <w:spacing w:line="360" w:lineRule="auto"/>
        <w:rPr>
          <w:del w:id="100" w:author="Stjepan Salopek (ssalopek)" w:date="2021-09-09T15:29:00Z"/>
          <w:rFonts w:ascii="Times New Roman" w:eastAsiaTheme="minorEastAsia" w:hAnsi="Times New Roman" w:cs="Times New Roman"/>
          <w:noProof/>
          <w:sz w:val="24"/>
          <w:szCs w:val="24"/>
        </w:rPr>
      </w:pPr>
      <w:del w:id="101" w:author="Stjepan Salopek (ssalopek)" w:date="2021-09-09T15:29:00Z">
        <w:r w:rsidRPr="00007792" w:rsidDel="008064B8">
          <w:rPr>
            <w:rStyle w:val="Hyperlink"/>
            <w:rFonts w:ascii="Times New Roman" w:hAnsi="Times New Roman" w:cs="Times New Roman"/>
            <w:noProof/>
            <w:sz w:val="24"/>
            <w:szCs w:val="24"/>
          </w:rPr>
          <w:delText>Slika 12. Model za prepoznavanje teksta</w:delText>
        </w:r>
        <w:r w:rsidRPr="00007792" w:rsidDel="008064B8">
          <w:rPr>
            <w:rFonts w:ascii="Times New Roman" w:hAnsi="Times New Roman" w:cs="Times New Roman"/>
            <w:noProof/>
            <w:webHidden/>
            <w:sz w:val="24"/>
            <w:szCs w:val="24"/>
          </w:rPr>
          <w:tab/>
          <w:delText>24</w:delText>
        </w:r>
      </w:del>
    </w:p>
    <w:p w14:paraId="1B08FBAE" w14:textId="4350C7D8" w:rsidR="00C040F9" w:rsidRPr="00007792" w:rsidDel="008064B8" w:rsidRDefault="00C040F9" w:rsidP="00007792">
      <w:pPr>
        <w:pStyle w:val="TableofFigures"/>
        <w:tabs>
          <w:tab w:val="right" w:leader="dot" w:pos="9062"/>
        </w:tabs>
        <w:spacing w:line="360" w:lineRule="auto"/>
        <w:rPr>
          <w:del w:id="102" w:author="Stjepan Salopek (ssalopek)" w:date="2021-09-09T15:29:00Z"/>
          <w:rFonts w:ascii="Times New Roman" w:eastAsiaTheme="minorEastAsia" w:hAnsi="Times New Roman" w:cs="Times New Roman"/>
          <w:noProof/>
          <w:sz w:val="24"/>
          <w:szCs w:val="24"/>
        </w:rPr>
      </w:pPr>
      <w:del w:id="103" w:author="Stjepan Salopek (ssalopek)" w:date="2021-09-09T15:29:00Z">
        <w:r w:rsidRPr="00007792" w:rsidDel="008064B8">
          <w:rPr>
            <w:rStyle w:val="Hyperlink"/>
            <w:rFonts w:ascii="Times New Roman" w:hAnsi="Times New Roman" w:cs="Times New Roman"/>
            <w:noProof/>
            <w:sz w:val="24"/>
            <w:szCs w:val="24"/>
          </w:rPr>
          <w:delText>Slika 11</w:delText>
        </w:r>
        <w:r w:rsidRPr="00007792" w:rsidDel="008064B8">
          <w:rPr>
            <w:rFonts w:ascii="Times New Roman" w:hAnsi="Times New Roman" w:cs="Times New Roman"/>
            <w:noProof/>
            <w:webHidden/>
            <w:sz w:val="24"/>
            <w:szCs w:val="24"/>
          </w:rPr>
          <w:tab/>
          <w:delText>24</w:delText>
        </w:r>
      </w:del>
    </w:p>
    <w:p w14:paraId="42AC0A24" w14:textId="1A61FE2C" w:rsidR="00C040F9" w:rsidRPr="00007792" w:rsidDel="008064B8" w:rsidRDefault="00C040F9" w:rsidP="00007792">
      <w:pPr>
        <w:pStyle w:val="TableofFigures"/>
        <w:tabs>
          <w:tab w:val="right" w:leader="dot" w:pos="9062"/>
        </w:tabs>
        <w:spacing w:line="360" w:lineRule="auto"/>
        <w:rPr>
          <w:del w:id="104" w:author="Stjepan Salopek (ssalopek)" w:date="2021-09-09T15:29:00Z"/>
          <w:rFonts w:ascii="Times New Roman" w:eastAsiaTheme="minorEastAsia" w:hAnsi="Times New Roman" w:cs="Times New Roman"/>
          <w:noProof/>
          <w:sz w:val="24"/>
          <w:szCs w:val="24"/>
        </w:rPr>
      </w:pPr>
      <w:del w:id="105" w:author="Stjepan Salopek (ssalopek)" w:date="2021-09-09T15:29:00Z">
        <w:r w:rsidRPr="00007792" w:rsidDel="008064B8">
          <w:rPr>
            <w:rStyle w:val="Hyperlink"/>
            <w:rFonts w:ascii="Times New Roman" w:hAnsi="Times New Roman" w:cs="Times New Roman"/>
            <w:noProof/>
            <w:sz w:val="24"/>
            <w:szCs w:val="24"/>
          </w:rPr>
          <w:delText>Slika 12. Rad u Colaboratoryju</w:delText>
        </w:r>
        <w:r w:rsidRPr="00007792" w:rsidDel="008064B8">
          <w:rPr>
            <w:rFonts w:ascii="Times New Roman" w:hAnsi="Times New Roman" w:cs="Times New Roman"/>
            <w:noProof/>
            <w:webHidden/>
            <w:sz w:val="24"/>
            <w:szCs w:val="24"/>
          </w:rPr>
          <w:tab/>
          <w:delText>28</w:delText>
        </w:r>
      </w:del>
    </w:p>
    <w:p w14:paraId="5D0DEF4D" w14:textId="3B1574B9" w:rsidR="00C040F9" w:rsidRPr="00007792" w:rsidDel="008064B8" w:rsidRDefault="00C040F9" w:rsidP="00007792">
      <w:pPr>
        <w:pStyle w:val="TableofFigures"/>
        <w:tabs>
          <w:tab w:val="right" w:leader="dot" w:pos="9062"/>
        </w:tabs>
        <w:spacing w:line="360" w:lineRule="auto"/>
        <w:rPr>
          <w:del w:id="106" w:author="Stjepan Salopek (ssalopek)" w:date="2021-09-09T15:29:00Z"/>
          <w:rFonts w:ascii="Times New Roman" w:eastAsiaTheme="minorEastAsia" w:hAnsi="Times New Roman" w:cs="Times New Roman"/>
          <w:noProof/>
          <w:sz w:val="24"/>
          <w:szCs w:val="24"/>
        </w:rPr>
      </w:pPr>
      <w:del w:id="107" w:author="Stjepan Salopek (ssalopek)" w:date="2021-09-09T15:29:00Z">
        <w:r w:rsidRPr="00007792" w:rsidDel="008064B8">
          <w:rPr>
            <w:rStyle w:val="Hyperlink"/>
            <w:rFonts w:ascii="Times New Roman" w:hAnsi="Times New Roman" w:cs="Times New Roman"/>
            <w:noProof/>
            <w:sz w:val="24"/>
            <w:szCs w:val="24"/>
          </w:rPr>
          <w:delText>Slika 13. Primjer slika u skupu "Handwriting Recognition"</w:delText>
        </w:r>
        <w:r w:rsidRPr="00007792" w:rsidDel="008064B8">
          <w:rPr>
            <w:rFonts w:ascii="Times New Roman" w:hAnsi="Times New Roman" w:cs="Times New Roman"/>
            <w:noProof/>
            <w:webHidden/>
            <w:sz w:val="24"/>
            <w:szCs w:val="24"/>
          </w:rPr>
          <w:tab/>
          <w:delText>29</w:delText>
        </w:r>
      </w:del>
    </w:p>
    <w:p w14:paraId="7AA25036" w14:textId="647651ED" w:rsidR="00C040F9" w:rsidRPr="00007792" w:rsidDel="008064B8" w:rsidRDefault="00C040F9" w:rsidP="00007792">
      <w:pPr>
        <w:pStyle w:val="TableofFigures"/>
        <w:tabs>
          <w:tab w:val="right" w:leader="dot" w:pos="9062"/>
        </w:tabs>
        <w:spacing w:line="360" w:lineRule="auto"/>
        <w:rPr>
          <w:del w:id="108" w:author="Stjepan Salopek (ssalopek)" w:date="2021-09-09T15:29:00Z"/>
          <w:rFonts w:ascii="Times New Roman" w:eastAsiaTheme="minorEastAsia" w:hAnsi="Times New Roman" w:cs="Times New Roman"/>
          <w:noProof/>
          <w:sz w:val="24"/>
          <w:szCs w:val="24"/>
        </w:rPr>
      </w:pPr>
      <w:del w:id="109" w:author="Stjepan Salopek (ssalopek)" w:date="2021-09-09T15:29:00Z">
        <w:r w:rsidRPr="00007792" w:rsidDel="008064B8">
          <w:rPr>
            <w:rStyle w:val="Hyperlink"/>
            <w:rFonts w:ascii="Times New Roman" w:hAnsi="Times New Roman" w:cs="Times New Roman"/>
            <w:noProof/>
            <w:sz w:val="24"/>
            <w:szCs w:val="24"/>
          </w:rPr>
          <w:delText>Slika 14. Obrada podatkovnog skupa</w:delText>
        </w:r>
        <w:r w:rsidRPr="00007792" w:rsidDel="008064B8">
          <w:rPr>
            <w:rFonts w:ascii="Times New Roman" w:hAnsi="Times New Roman" w:cs="Times New Roman"/>
            <w:noProof/>
            <w:webHidden/>
            <w:sz w:val="24"/>
            <w:szCs w:val="24"/>
          </w:rPr>
          <w:tab/>
          <w:delText>31</w:delText>
        </w:r>
      </w:del>
    </w:p>
    <w:p w14:paraId="3FEC0F65" w14:textId="1019BED8" w:rsidR="00C040F9" w:rsidRPr="00007792" w:rsidDel="008064B8" w:rsidRDefault="00C040F9" w:rsidP="00007792">
      <w:pPr>
        <w:pStyle w:val="TableofFigures"/>
        <w:tabs>
          <w:tab w:val="right" w:leader="dot" w:pos="9062"/>
        </w:tabs>
        <w:spacing w:line="360" w:lineRule="auto"/>
        <w:rPr>
          <w:del w:id="110" w:author="Stjepan Salopek (ssalopek)" w:date="2021-09-09T15:29:00Z"/>
          <w:rFonts w:ascii="Times New Roman" w:eastAsiaTheme="minorEastAsia" w:hAnsi="Times New Roman" w:cs="Times New Roman"/>
          <w:noProof/>
          <w:sz w:val="24"/>
          <w:szCs w:val="24"/>
        </w:rPr>
      </w:pPr>
      <w:del w:id="111" w:author="Stjepan Salopek (ssalopek)" w:date="2021-09-09T15:29:00Z">
        <w:r w:rsidRPr="00007792" w:rsidDel="008064B8">
          <w:rPr>
            <w:rStyle w:val="Hyperlink"/>
            <w:rFonts w:ascii="Times New Roman" w:hAnsi="Times New Roman" w:cs="Times New Roman"/>
            <w:noProof/>
            <w:sz w:val="24"/>
            <w:szCs w:val="24"/>
          </w:rPr>
          <w:delText>Slika 15. Otvaranje slika bibliotekom Matplotlib</w:delText>
        </w:r>
        <w:r w:rsidRPr="00007792" w:rsidDel="008064B8">
          <w:rPr>
            <w:rFonts w:ascii="Times New Roman" w:hAnsi="Times New Roman" w:cs="Times New Roman"/>
            <w:noProof/>
            <w:webHidden/>
            <w:sz w:val="24"/>
            <w:szCs w:val="24"/>
          </w:rPr>
          <w:tab/>
          <w:delText>37</w:delText>
        </w:r>
      </w:del>
    </w:p>
    <w:p w14:paraId="5E175F32" w14:textId="265077AF" w:rsidR="00C040F9" w:rsidRPr="00007792" w:rsidDel="008064B8" w:rsidRDefault="00C040F9" w:rsidP="00007792">
      <w:pPr>
        <w:pStyle w:val="TableofFigures"/>
        <w:tabs>
          <w:tab w:val="right" w:leader="dot" w:pos="9062"/>
        </w:tabs>
        <w:spacing w:line="360" w:lineRule="auto"/>
        <w:rPr>
          <w:del w:id="112" w:author="Stjepan Salopek (ssalopek)" w:date="2021-09-09T15:29:00Z"/>
          <w:rFonts w:ascii="Times New Roman" w:eastAsiaTheme="minorEastAsia" w:hAnsi="Times New Roman" w:cs="Times New Roman"/>
          <w:noProof/>
          <w:sz w:val="24"/>
          <w:szCs w:val="24"/>
        </w:rPr>
      </w:pPr>
      <w:del w:id="113" w:author="Stjepan Salopek (ssalopek)" w:date="2021-09-09T15:29:00Z">
        <w:r w:rsidRPr="00007792" w:rsidDel="008064B8">
          <w:rPr>
            <w:rStyle w:val="Hyperlink"/>
            <w:rFonts w:ascii="Times New Roman" w:hAnsi="Times New Roman" w:cs="Times New Roman"/>
            <w:noProof/>
            <w:sz w:val="24"/>
            <w:szCs w:val="24"/>
          </w:rPr>
          <w:delText>Slika 16. Primjer TensorBoard alata</w:delText>
        </w:r>
        <w:r w:rsidRPr="00007792" w:rsidDel="008064B8">
          <w:rPr>
            <w:rFonts w:ascii="Times New Roman" w:hAnsi="Times New Roman" w:cs="Times New Roman"/>
            <w:noProof/>
            <w:webHidden/>
            <w:sz w:val="24"/>
            <w:szCs w:val="24"/>
          </w:rPr>
          <w:tab/>
          <w:delText>38</w:delText>
        </w:r>
      </w:del>
    </w:p>
    <w:p w14:paraId="65BDAE23" w14:textId="77777777" w:rsidR="00CE6019" w:rsidRDefault="005A2760" w:rsidP="00007792">
      <w:pPr>
        <w:pStyle w:val="TableofFigures"/>
        <w:tabs>
          <w:tab w:val="right" w:leader="dot" w:pos="9062"/>
        </w:tabs>
        <w:spacing w:line="360" w:lineRule="auto"/>
        <w:rPr>
          <w:noProof/>
        </w:rPr>
      </w:pPr>
      <w:del w:id="114" w:author="Stjepan Salopek (ssalopek)" w:date="2022-01-25T18:56:00Z">
        <w:r w:rsidRPr="00007792" w:rsidDel="004D6649">
          <w:rPr>
            <w:rFonts w:ascii="Times New Roman" w:hAnsi="Times New Roman" w:cs="Times New Roman"/>
            <w:sz w:val="24"/>
            <w:szCs w:val="24"/>
            <w:rPrChange w:id="115" w:author="Stjepan Salopek (ssalopek)" w:date="2022-01-25T18:57:00Z">
              <w:rPr/>
            </w:rPrChange>
          </w:rPr>
          <w:fldChar w:fldCharType="end"/>
        </w:r>
      </w:del>
      <w:r w:rsidR="004D6649" w:rsidRPr="00007792">
        <w:rPr>
          <w:rFonts w:ascii="Times New Roman" w:hAnsi="Times New Roman" w:cs="Times New Roman"/>
          <w:sz w:val="24"/>
          <w:szCs w:val="24"/>
          <w:rPrChange w:id="116" w:author="Stjepan Salopek (ssalopek)" w:date="2022-01-25T18:57:00Z">
            <w:rPr/>
          </w:rPrChange>
        </w:rPr>
        <w:fldChar w:fldCharType="begin"/>
      </w:r>
      <w:r w:rsidR="004D6649" w:rsidRPr="00007792">
        <w:rPr>
          <w:rFonts w:ascii="Times New Roman" w:hAnsi="Times New Roman" w:cs="Times New Roman"/>
          <w:sz w:val="24"/>
          <w:szCs w:val="24"/>
          <w:rPrChange w:id="117" w:author="Stjepan Salopek (ssalopek)" w:date="2022-01-25T18:57:00Z">
            <w:rPr/>
          </w:rPrChange>
        </w:rPr>
        <w:instrText xml:space="preserve"> TOC \h \z \c "Slika" </w:instrText>
      </w:r>
      <w:r w:rsidR="004D6649" w:rsidRPr="00007792">
        <w:rPr>
          <w:rFonts w:ascii="Times New Roman" w:hAnsi="Times New Roman" w:cs="Times New Roman"/>
          <w:sz w:val="24"/>
          <w:szCs w:val="24"/>
          <w:rPrChange w:id="118" w:author="Stjepan Salopek (ssalopek)" w:date="2022-01-25T18:57:00Z">
            <w:rPr/>
          </w:rPrChange>
        </w:rPr>
        <w:fldChar w:fldCharType="separate"/>
      </w:r>
    </w:p>
    <w:p w14:paraId="38CE6CC0" w14:textId="788DB3A0"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6" w:history="1">
        <w:r w:rsidR="00CE6019" w:rsidRPr="0020229D">
          <w:rPr>
            <w:rStyle w:val="Hyperlink"/>
            <w:rFonts w:ascii="Times New Roman" w:hAnsi="Times New Roman" w:cs="Times New Roman"/>
            <w:noProof/>
            <w:sz w:val="24"/>
            <w:szCs w:val="24"/>
          </w:rPr>
          <w:t>Slika 1. Odnos umjetne inteligencije i strojnog učenja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_Toc96010266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10</w:t>
        </w:r>
        <w:r w:rsidR="00CE6019" w:rsidRPr="0020229D">
          <w:rPr>
            <w:rFonts w:ascii="Times New Roman" w:hAnsi="Times New Roman" w:cs="Times New Roman"/>
            <w:noProof/>
            <w:webHidden/>
            <w:sz w:val="24"/>
            <w:szCs w:val="24"/>
          </w:rPr>
          <w:fldChar w:fldCharType="end"/>
        </w:r>
      </w:hyperlink>
    </w:p>
    <w:p w14:paraId="622EDB23" w14:textId="764968BE"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7" w:history="1">
        <w:r w:rsidR="00CE6019" w:rsidRPr="0020229D">
          <w:rPr>
            <w:rStyle w:val="Hyperlink"/>
            <w:rFonts w:ascii="Times New Roman" w:hAnsi="Times New Roman" w:cs="Times New Roman"/>
            <w:noProof/>
            <w:sz w:val="24"/>
            <w:szCs w:val="24"/>
          </w:rPr>
          <w:t xml:space="preserve">Slika 2. Promjene u plaći inženjera strojnog učenja i podataka po državama uspoređeno s istima prije tri godine </w:t>
        </w:r>
        <w:r w:rsidR="00CE6019" w:rsidRPr="0020229D">
          <w:rPr>
            <w:rStyle w:val="Hyperlink"/>
            <w:rFonts w:ascii="Times New Roman" w:hAnsi="Times New Roman" w:cs="Times New Roman"/>
            <w:noProof/>
            <w:sz w:val="24"/>
            <w:szCs w:val="24"/>
            <w:lang w:val="en-US"/>
          </w:rPr>
          <w:t>[6]</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_Toc96010267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12</w:t>
        </w:r>
        <w:r w:rsidR="00CE6019" w:rsidRPr="0020229D">
          <w:rPr>
            <w:rFonts w:ascii="Times New Roman" w:hAnsi="Times New Roman" w:cs="Times New Roman"/>
            <w:noProof/>
            <w:webHidden/>
            <w:sz w:val="24"/>
            <w:szCs w:val="24"/>
          </w:rPr>
          <w:fldChar w:fldCharType="end"/>
        </w:r>
      </w:hyperlink>
    </w:p>
    <w:p w14:paraId="3A99C24E" w14:textId="366FE8E5"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8" w:history="1">
        <w:r w:rsidR="00CE6019" w:rsidRPr="0020229D">
          <w:rPr>
            <w:rStyle w:val="Hyperlink"/>
            <w:rFonts w:ascii="Times New Roman" w:hAnsi="Times New Roman" w:cs="Times New Roman"/>
            <w:noProof/>
            <w:sz w:val="24"/>
            <w:szCs w:val="24"/>
          </w:rPr>
          <w:t>Slika 3. Primjer prepoznavanja brojeva neuronskom mrežom</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_Toc96010268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14</w:t>
        </w:r>
        <w:r w:rsidR="00CE6019" w:rsidRPr="0020229D">
          <w:rPr>
            <w:rFonts w:ascii="Times New Roman" w:hAnsi="Times New Roman" w:cs="Times New Roman"/>
            <w:noProof/>
            <w:webHidden/>
            <w:sz w:val="24"/>
            <w:szCs w:val="24"/>
          </w:rPr>
          <w:fldChar w:fldCharType="end"/>
        </w:r>
      </w:hyperlink>
    </w:p>
    <w:p w14:paraId="37BFF617" w14:textId="2879112A"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9" w:history="1">
        <w:r w:rsidR="00CE6019" w:rsidRPr="0020229D">
          <w:rPr>
            <w:rStyle w:val="Hyperlink"/>
            <w:rFonts w:ascii="Times New Roman" w:hAnsi="Times New Roman" w:cs="Times New Roman"/>
            <w:noProof/>
            <w:sz w:val="24"/>
            <w:szCs w:val="24"/>
          </w:rPr>
          <w:t>Slika 4. Primjer jednostavne feedforward mreže</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_Toc96010269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15</w:t>
        </w:r>
        <w:r w:rsidR="00CE6019" w:rsidRPr="0020229D">
          <w:rPr>
            <w:rFonts w:ascii="Times New Roman" w:hAnsi="Times New Roman" w:cs="Times New Roman"/>
            <w:noProof/>
            <w:webHidden/>
            <w:sz w:val="24"/>
            <w:szCs w:val="24"/>
          </w:rPr>
          <w:fldChar w:fldCharType="end"/>
        </w:r>
      </w:hyperlink>
    </w:p>
    <w:p w14:paraId="5A509C55" w14:textId="3A12962D"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0" w:history="1">
        <w:r w:rsidR="00CE6019" w:rsidRPr="0020229D">
          <w:rPr>
            <w:rStyle w:val="Hyperlink"/>
            <w:rFonts w:ascii="Times New Roman" w:hAnsi="Times New Roman" w:cs="Times New Roman"/>
            <w:noProof/>
            <w:sz w:val="24"/>
            <w:szCs w:val="24"/>
          </w:rPr>
          <w:t>Slika 5. Primjer prepoznavanja lica strojnim učenjem</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_Toc96010270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17</w:t>
        </w:r>
        <w:r w:rsidR="00CE6019" w:rsidRPr="0020229D">
          <w:rPr>
            <w:rFonts w:ascii="Times New Roman" w:hAnsi="Times New Roman" w:cs="Times New Roman"/>
            <w:noProof/>
            <w:webHidden/>
            <w:sz w:val="24"/>
            <w:szCs w:val="24"/>
          </w:rPr>
          <w:fldChar w:fldCharType="end"/>
        </w:r>
      </w:hyperlink>
    </w:p>
    <w:p w14:paraId="618A49C2" w14:textId="4EC904A1"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1" w:history="1">
        <w:r w:rsidR="00CE6019" w:rsidRPr="0020229D">
          <w:rPr>
            <w:rStyle w:val="Hyperlink"/>
            <w:rFonts w:ascii="Times New Roman" w:hAnsi="Times New Roman" w:cs="Times New Roman"/>
            <w:noProof/>
            <w:sz w:val="24"/>
            <w:szCs w:val="24"/>
          </w:rPr>
          <w:t>Slika 6. Strojno učenje u Google tražilici</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_Toc96010271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17</w:t>
        </w:r>
        <w:r w:rsidR="00CE6019" w:rsidRPr="0020229D">
          <w:rPr>
            <w:rFonts w:ascii="Times New Roman" w:hAnsi="Times New Roman" w:cs="Times New Roman"/>
            <w:noProof/>
            <w:webHidden/>
            <w:sz w:val="24"/>
            <w:szCs w:val="24"/>
          </w:rPr>
          <w:fldChar w:fldCharType="end"/>
        </w:r>
      </w:hyperlink>
    </w:p>
    <w:p w14:paraId="113C925D" w14:textId="633A258B"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2" w:history="1">
        <w:r w:rsidR="00CE6019" w:rsidRPr="0020229D">
          <w:rPr>
            <w:rStyle w:val="Hyperlink"/>
            <w:rFonts w:ascii="Times New Roman" w:hAnsi="Times New Roman" w:cs="Times New Roman"/>
            <w:noProof/>
            <w:sz w:val="24"/>
            <w:szCs w:val="24"/>
          </w:rPr>
          <w:t xml:space="preserve">Slika 7. Vremenski prikaz pretraživanja riječi </w:t>
        </w:r>
        <w:r w:rsidR="00CE6019" w:rsidRPr="0020229D">
          <w:rPr>
            <w:rStyle w:val="Hyperlink"/>
            <w:rFonts w:ascii="Times New Roman" w:hAnsi="Times New Roman" w:cs="Times New Roman"/>
            <w:i/>
            <w:iCs/>
            <w:noProof/>
            <w:sz w:val="24"/>
            <w:szCs w:val="24"/>
          </w:rPr>
          <w:t>tensorflow</w:t>
        </w:r>
        <w:r w:rsidR="00CE6019" w:rsidRPr="0020229D">
          <w:rPr>
            <w:rStyle w:val="Hyperlink"/>
            <w:rFonts w:ascii="Times New Roman" w:hAnsi="Times New Roman" w:cs="Times New Roman"/>
            <w:noProof/>
            <w:sz w:val="24"/>
            <w:szCs w:val="24"/>
          </w:rPr>
          <w:t xml:space="preserve"> i </w:t>
        </w:r>
        <w:r w:rsidR="00CE6019" w:rsidRPr="0020229D">
          <w:rPr>
            <w:rStyle w:val="Hyperlink"/>
            <w:rFonts w:ascii="Times New Roman" w:hAnsi="Times New Roman" w:cs="Times New Roman"/>
            <w:i/>
            <w:iCs/>
            <w:noProof/>
            <w:sz w:val="24"/>
            <w:szCs w:val="24"/>
          </w:rPr>
          <w:t>pytorch</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_Toc96010272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20</w:t>
        </w:r>
        <w:r w:rsidR="00CE6019" w:rsidRPr="0020229D">
          <w:rPr>
            <w:rFonts w:ascii="Times New Roman" w:hAnsi="Times New Roman" w:cs="Times New Roman"/>
            <w:noProof/>
            <w:webHidden/>
            <w:sz w:val="24"/>
            <w:szCs w:val="24"/>
          </w:rPr>
          <w:fldChar w:fldCharType="end"/>
        </w:r>
      </w:hyperlink>
    </w:p>
    <w:p w14:paraId="5BC7A910" w14:textId="3D60BFB5"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3" w:history="1">
        <w:r w:rsidR="00CE6019" w:rsidRPr="0020229D">
          <w:rPr>
            <w:rStyle w:val="Hyperlink"/>
            <w:rFonts w:ascii="Times New Roman" w:hAnsi="Times New Roman" w:cs="Times New Roman"/>
            <w:noProof/>
            <w:sz w:val="24"/>
            <w:szCs w:val="24"/>
          </w:rPr>
          <w:t>Slika 8. Propagacija neuronske mreže</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_Toc96010273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22</w:t>
        </w:r>
        <w:r w:rsidR="00CE6019" w:rsidRPr="0020229D">
          <w:rPr>
            <w:rFonts w:ascii="Times New Roman" w:hAnsi="Times New Roman" w:cs="Times New Roman"/>
            <w:noProof/>
            <w:webHidden/>
            <w:sz w:val="24"/>
            <w:szCs w:val="24"/>
          </w:rPr>
          <w:fldChar w:fldCharType="end"/>
        </w:r>
      </w:hyperlink>
    </w:p>
    <w:p w14:paraId="15ADBC42" w14:textId="25799F00"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4" w:history="1">
        <w:r w:rsidR="00CE6019" w:rsidRPr="0020229D">
          <w:rPr>
            <w:rStyle w:val="Hyperlink"/>
            <w:rFonts w:ascii="Times New Roman" w:hAnsi="Times New Roman" w:cs="Times New Roman"/>
            <w:noProof/>
            <w:sz w:val="24"/>
            <w:szCs w:val="24"/>
          </w:rPr>
          <w:t>Slika 9. Ovisnost neurona u neuronskoj mreži</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_Toc96010274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23</w:t>
        </w:r>
        <w:r w:rsidR="00CE6019" w:rsidRPr="0020229D">
          <w:rPr>
            <w:rFonts w:ascii="Times New Roman" w:hAnsi="Times New Roman" w:cs="Times New Roman"/>
            <w:noProof/>
            <w:webHidden/>
            <w:sz w:val="24"/>
            <w:szCs w:val="24"/>
          </w:rPr>
          <w:fldChar w:fldCharType="end"/>
        </w:r>
      </w:hyperlink>
    </w:p>
    <w:p w14:paraId="451BE39A" w14:textId="1E0E079A"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5" w:history="1">
        <w:r w:rsidR="00CE6019" w:rsidRPr="0020229D">
          <w:rPr>
            <w:rStyle w:val="Hyperlink"/>
            <w:rFonts w:ascii="Times New Roman" w:hAnsi="Times New Roman" w:cs="Times New Roman"/>
            <w:noProof/>
            <w:sz w:val="24"/>
            <w:szCs w:val="24"/>
          </w:rPr>
          <w:t>Slika 10. Skica modela prepoznavanja teksta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_Toc96010275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24</w:t>
        </w:r>
        <w:r w:rsidR="00CE6019" w:rsidRPr="0020229D">
          <w:rPr>
            <w:rFonts w:ascii="Times New Roman" w:hAnsi="Times New Roman" w:cs="Times New Roman"/>
            <w:noProof/>
            <w:webHidden/>
            <w:sz w:val="24"/>
            <w:szCs w:val="24"/>
          </w:rPr>
          <w:fldChar w:fldCharType="end"/>
        </w:r>
      </w:hyperlink>
    </w:p>
    <w:p w14:paraId="59F76A8D" w14:textId="39C82612"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6" w:history="1">
        <w:r w:rsidR="00CE6019" w:rsidRPr="0020229D">
          <w:rPr>
            <w:rStyle w:val="Hyperlink"/>
            <w:rFonts w:ascii="Times New Roman" w:hAnsi="Times New Roman" w:cs="Times New Roman"/>
            <w:noProof/>
            <w:sz w:val="24"/>
            <w:szCs w:val="24"/>
          </w:rPr>
          <w:t>Slika 11. Rad u Colaborytoryju</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_Toc96010276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28</w:t>
        </w:r>
        <w:r w:rsidR="00CE6019" w:rsidRPr="0020229D">
          <w:rPr>
            <w:rFonts w:ascii="Times New Roman" w:hAnsi="Times New Roman" w:cs="Times New Roman"/>
            <w:noProof/>
            <w:webHidden/>
            <w:sz w:val="24"/>
            <w:szCs w:val="24"/>
          </w:rPr>
          <w:fldChar w:fldCharType="end"/>
        </w:r>
      </w:hyperlink>
    </w:p>
    <w:p w14:paraId="03BF9ABD" w14:textId="5346E8CF"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7" w:history="1">
        <w:r w:rsidR="00CE6019" w:rsidRPr="0020229D">
          <w:rPr>
            <w:rStyle w:val="Hyperlink"/>
            <w:rFonts w:ascii="Times New Roman" w:hAnsi="Times New Roman" w:cs="Times New Roman"/>
            <w:noProof/>
            <w:sz w:val="24"/>
            <w:szCs w:val="24"/>
          </w:rPr>
          <w:t>Slika 12. Prikaz SimpleNetv1 neuronske mreže</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_Toc96010277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32</w:t>
        </w:r>
        <w:r w:rsidR="00CE6019" w:rsidRPr="0020229D">
          <w:rPr>
            <w:rFonts w:ascii="Times New Roman" w:hAnsi="Times New Roman" w:cs="Times New Roman"/>
            <w:noProof/>
            <w:webHidden/>
            <w:sz w:val="24"/>
            <w:szCs w:val="24"/>
          </w:rPr>
          <w:fldChar w:fldCharType="end"/>
        </w:r>
      </w:hyperlink>
    </w:p>
    <w:p w14:paraId="689FED45" w14:textId="766475E8"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8" w:history="1">
        <w:r w:rsidR="00CE6019" w:rsidRPr="0020229D">
          <w:rPr>
            <w:rStyle w:val="Hyperlink"/>
            <w:rFonts w:ascii="Times New Roman" w:hAnsi="Times New Roman" w:cs="Times New Roman"/>
            <w:noProof/>
            <w:sz w:val="24"/>
            <w:szCs w:val="24"/>
          </w:rPr>
          <w:t>Slika 13. Resnet18 neuronska mreža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_Toc96010278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32</w:t>
        </w:r>
        <w:r w:rsidR="00CE6019" w:rsidRPr="0020229D">
          <w:rPr>
            <w:rFonts w:ascii="Times New Roman" w:hAnsi="Times New Roman" w:cs="Times New Roman"/>
            <w:noProof/>
            <w:webHidden/>
            <w:sz w:val="24"/>
            <w:szCs w:val="24"/>
          </w:rPr>
          <w:fldChar w:fldCharType="end"/>
        </w:r>
      </w:hyperlink>
    </w:p>
    <w:p w14:paraId="5A5E5B23" w14:textId="264EB5CC"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9" w:history="1">
        <w:r w:rsidR="00CE6019" w:rsidRPr="0020229D">
          <w:rPr>
            <w:rStyle w:val="Hyperlink"/>
            <w:rFonts w:ascii="Times New Roman" w:hAnsi="Times New Roman" w:cs="Times New Roman"/>
            <w:noProof/>
            <w:sz w:val="24"/>
            <w:szCs w:val="24"/>
          </w:rPr>
          <w:t>Slika 14. Prikaz slike matplotlib bibliotekom</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_Toc96010279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37</w:t>
        </w:r>
        <w:r w:rsidR="00CE6019" w:rsidRPr="0020229D">
          <w:rPr>
            <w:rFonts w:ascii="Times New Roman" w:hAnsi="Times New Roman" w:cs="Times New Roman"/>
            <w:noProof/>
            <w:webHidden/>
            <w:sz w:val="24"/>
            <w:szCs w:val="24"/>
          </w:rPr>
          <w:fldChar w:fldCharType="end"/>
        </w:r>
      </w:hyperlink>
    </w:p>
    <w:p w14:paraId="70DB3D35" w14:textId="38487794" w:rsidR="00CE6019" w:rsidRPr="0020229D" w:rsidRDefault="00281EA6"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80" w:history="1">
        <w:r w:rsidR="00CE6019" w:rsidRPr="0020229D">
          <w:rPr>
            <w:rStyle w:val="Hyperlink"/>
            <w:rFonts w:ascii="Times New Roman" w:hAnsi="Times New Roman" w:cs="Times New Roman"/>
            <w:noProof/>
            <w:sz w:val="24"/>
            <w:szCs w:val="24"/>
          </w:rPr>
          <w:t>Slika 13. Primjer TensorBoard alata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_Toc96010280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38</w:t>
        </w:r>
        <w:r w:rsidR="00CE6019" w:rsidRPr="0020229D">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9" w:author="Stjepan Salopek (ssalopek)" w:date="2021-09-09T16:28:00Z"/>
        </w:rPr>
        <w:pPrChange w:id="120" w:author="Stjepan Salopek (ssalopek)" w:date="2022-01-25T18:57:00Z">
          <w:pPr>
            <w:pStyle w:val="TableofFigures"/>
            <w:tabs>
              <w:tab w:val="right" w:leader="dot" w:pos="9062"/>
            </w:tabs>
          </w:pPr>
        </w:pPrChange>
      </w:pPr>
      <w:r w:rsidRPr="00007792">
        <w:rPr>
          <w:rFonts w:ascii="Times New Roman" w:hAnsi="Times New Roman" w:cs="Times New Roman"/>
          <w:sz w:val="24"/>
          <w:szCs w:val="24"/>
          <w:rPrChange w:id="121" w:author="Stjepan Salopek (ssalopek)" w:date="2022-01-25T18:57:00Z">
            <w:rPr/>
          </w:rPrChange>
        </w:rPr>
        <w:fldChar w:fldCharType="end"/>
      </w:r>
      <w:r w:rsidR="00900CE7" w:rsidRPr="00BB5304">
        <w:br w:type="page"/>
      </w:r>
    </w:p>
    <w:p w14:paraId="38693C6E" w14:textId="68FBEE9C" w:rsidR="00710A41" w:rsidRDefault="00910053">
      <w:pPr>
        <w:pStyle w:val="1Naslov"/>
        <w:rPr>
          <w:ins w:id="122" w:author="Stjepan Salopek (ssalopek)" w:date="2021-09-09T16:29:00Z"/>
        </w:rPr>
        <w:pPrChange w:id="123" w:author="Stjepan Salopek (ssalopek)" w:date="2021-09-09T16:29:00Z">
          <w:pPr>
            <w:pStyle w:val="TableofFigures"/>
            <w:tabs>
              <w:tab w:val="right" w:leader="dot" w:pos="9062"/>
            </w:tabs>
          </w:pPr>
        </w:pPrChange>
      </w:pPr>
      <w:bookmarkStart w:id="124" w:name="_Toc96010215"/>
      <w:r w:rsidRPr="00910053">
        <w:lastRenderedPageBreak/>
        <w:t>Popis prikaza programskog kôda</w:t>
      </w:r>
      <w:bookmarkEnd w:id="124"/>
    </w:p>
    <w:p w14:paraId="1E029E7F" w14:textId="56A6FE98" w:rsidR="00B03F04" w:rsidRPr="0020229D" w:rsidRDefault="00B03F04"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r w:rsidRPr="00B03F04">
        <w:rPr>
          <w:rFonts w:ascii="Times New Roman" w:hAnsi="Times New Roman" w:cs="Times New Roman"/>
          <w:sz w:val="24"/>
          <w:szCs w:val="24"/>
        </w:rPr>
        <w:fldChar w:fldCharType="begin"/>
      </w:r>
      <w:r w:rsidRPr="00B03F04">
        <w:rPr>
          <w:rFonts w:ascii="Times New Roman" w:hAnsi="Times New Roman" w:cs="Times New Roman"/>
          <w:sz w:val="24"/>
          <w:szCs w:val="24"/>
        </w:rPr>
        <w:instrText xml:space="preserve"> TOC \h \z \c "Prikaz programskog koda" </w:instrText>
      </w:r>
      <w:r w:rsidRPr="00B03F04">
        <w:rPr>
          <w:rFonts w:ascii="Times New Roman" w:hAnsi="Times New Roman" w:cs="Times New Roman"/>
          <w:sz w:val="24"/>
          <w:szCs w:val="24"/>
        </w:rPr>
        <w:fldChar w:fldCharType="separate"/>
      </w:r>
      <w:hyperlink w:anchor="_Toc96008641" w:history="1">
        <w:r w:rsidRPr="0020229D">
          <w:rPr>
            <w:rStyle w:val="Hyperlink"/>
            <w:rFonts w:ascii="Times New Roman" w:hAnsi="Times New Roman" w:cs="Times New Roman"/>
            <w:noProof/>
            <w:sz w:val="24"/>
            <w:szCs w:val="24"/>
          </w:rPr>
          <w:t>Prikaz programskog koda 1. Primjer klase neuronske mreže</w:t>
        </w:r>
        <w:r w:rsidRPr="0020229D">
          <w:rPr>
            <w:rFonts w:ascii="Times New Roman" w:hAnsi="Times New Roman" w:cs="Times New Roman"/>
            <w:noProof/>
            <w:webHidden/>
            <w:sz w:val="24"/>
            <w:szCs w:val="24"/>
          </w:rPr>
          <w:tab/>
        </w:r>
        <w:r w:rsidRPr="0020229D">
          <w:rPr>
            <w:rFonts w:ascii="Times New Roman" w:hAnsi="Times New Roman" w:cs="Times New Roman"/>
            <w:noProof/>
            <w:webHidden/>
            <w:sz w:val="24"/>
            <w:szCs w:val="24"/>
          </w:rPr>
          <w:fldChar w:fldCharType="begin"/>
        </w:r>
        <w:r w:rsidRPr="0020229D">
          <w:rPr>
            <w:rFonts w:ascii="Times New Roman" w:hAnsi="Times New Roman" w:cs="Times New Roman"/>
            <w:noProof/>
            <w:webHidden/>
            <w:sz w:val="24"/>
            <w:szCs w:val="24"/>
          </w:rPr>
          <w:instrText xml:space="preserve"> PAGEREF _Toc96008641 \h </w:instrText>
        </w:r>
        <w:r w:rsidRPr="0020229D">
          <w:rPr>
            <w:rFonts w:ascii="Times New Roman" w:hAnsi="Times New Roman" w:cs="Times New Roman"/>
            <w:noProof/>
            <w:webHidden/>
            <w:sz w:val="24"/>
            <w:szCs w:val="24"/>
          </w:rPr>
        </w:r>
        <w:r w:rsidRPr="0020229D">
          <w:rPr>
            <w:rFonts w:ascii="Times New Roman" w:hAnsi="Times New Roman" w:cs="Times New Roman"/>
            <w:noProof/>
            <w:webHidden/>
            <w:sz w:val="24"/>
            <w:szCs w:val="24"/>
          </w:rPr>
          <w:fldChar w:fldCharType="separate"/>
        </w:r>
        <w:r w:rsidRPr="0020229D">
          <w:rPr>
            <w:rFonts w:ascii="Times New Roman" w:hAnsi="Times New Roman" w:cs="Times New Roman"/>
            <w:noProof/>
            <w:webHidden/>
            <w:sz w:val="24"/>
            <w:szCs w:val="24"/>
          </w:rPr>
          <w:t>25</w:t>
        </w:r>
        <w:r w:rsidRPr="0020229D">
          <w:rPr>
            <w:rFonts w:ascii="Times New Roman" w:hAnsi="Times New Roman" w:cs="Times New Roman"/>
            <w:noProof/>
            <w:webHidden/>
            <w:sz w:val="24"/>
            <w:szCs w:val="24"/>
          </w:rPr>
          <w:fldChar w:fldCharType="end"/>
        </w:r>
      </w:hyperlink>
    </w:p>
    <w:p w14:paraId="658728E1" w14:textId="357DC77C" w:rsidR="00B03F04" w:rsidRPr="0020229D" w:rsidRDefault="00281EA6"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2" w:history="1">
        <w:r w:rsidR="00B03F04" w:rsidRPr="0020229D">
          <w:rPr>
            <w:rStyle w:val="Hyperlink"/>
            <w:rFonts w:ascii="Times New Roman" w:hAnsi="Times New Roman" w:cs="Times New Roman"/>
            <w:noProof/>
            <w:sz w:val="24"/>
            <w:szCs w:val="24"/>
          </w:rPr>
          <w:t>Prikaz programskog koda 2. Primjer optimizacijske funkcije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_Toc96008642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26</w:t>
        </w:r>
        <w:r w:rsidR="00B03F04" w:rsidRPr="0020229D">
          <w:rPr>
            <w:rFonts w:ascii="Times New Roman" w:hAnsi="Times New Roman" w:cs="Times New Roman"/>
            <w:noProof/>
            <w:webHidden/>
            <w:sz w:val="24"/>
            <w:szCs w:val="24"/>
          </w:rPr>
          <w:fldChar w:fldCharType="end"/>
        </w:r>
      </w:hyperlink>
    </w:p>
    <w:p w14:paraId="0D38292A" w14:textId="7E983030" w:rsidR="00B03F04" w:rsidRPr="0020229D" w:rsidRDefault="00281EA6"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3" w:history="1">
        <w:r w:rsidR="00B03F04" w:rsidRPr="0020229D">
          <w:rPr>
            <w:rStyle w:val="Hyperlink"/>
            <w:rFonts w:ascii="Times New Roman" w:hAnsi="Times New Roman" w:cs="Times New Roman"/>
            <w:noProof/>
            <w:sz w:val="24"/>
            <w:szCs w:val="24"/>
          </w:rPr>
          <w:t>Prikaz programskog koda 3. Pojednostavljeni prolazak kroz mrežu</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_Toc96008643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26</w:t>
        </w:r>
        <w:r w:rsidR="00B03F04" w:rsidRPr="0020229D">
          <w:rPr>
            <w:rFonts w:ascii="Times New Roman" w:hAnsi="Times New Roman" w:cs="Times New Roman"/>
            <w:noProof/>
            <w:webHidden/>
            <w:sz w:val="24"/>
            <w:szCs w:val="24"/>
          </w:rPr>
          <w:fldChar w:fldCharType="end"/>
        </w:r>
      </w:hyperlink>
    </w:p>
    <w:p w14:paraId="3E8FF98A" w14:textId="0F6EEA8B" w:rsidR="00B03F04" w:rsidRPr="0020229D" w:rsidRDefault="00281EA6"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4" w:history="1">
        <w:r w:rsidR="00B03F04" w:rsidRPr="0020229D">
          <w:rPr>
            <w:rStyle w:val="Hyperlink"/>
            <w:rFonts w:ascii="Times New Roman" w:hAnsi="Times New Roman" w:cs="Times New Roman"/>
            <w:noProof/>
            <w:sz w:val="24"/>
            <w:szCs w:val="24"/>
          </w:rPr>
          <w:t>Prikaz programskog koda 4. Računanje točnosti mreže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_Toc96008644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27</w:t>
        </w:r>
        <w:r w:rsidR="00B03F04" w:rsidRPr="0020229D">
          <w:rPr>
            <w:rFonts w:ascii="Times New Roman" w:hAnsi="Times New Roman" w:cs="Times New Roman"/>
            <w:noProof/>
            <w:webHidden/>
            <w:sz w:val="24"/>
            <w:szCs w:val="24"/>
          </w:rPr>
          <w:fldChar w:fldCharType="end"/>
        </w:r>
      </w:hyperlink>
    </w:p>
    <w:p w14:paraId="3464EF56" w14:textId="7F51F0A1" w:rsidR="00B03F04" w:rsidRPr="0020229D" w:rsidRDefault="00281EA6"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5" w:history="1">
        <w:r w:rsidR="00B03F04" w:rsidRPr="0020229D">
          <w:rPr>
            <w:rStyle w:val="Hyperlink"/>
            <w:rFonts w:ascii="Times New Roman" w:hAnsi="Times New Roman" w:cs="Times New Roman"/>
            <w:noProof/>
            <w:sz w:val="24"/>
            <w:szCs w:val="24"/>
          </w:rPr>
          <w:t>Prikaz programskog koda 5. Učitavanje i transformacija slika</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_Toc96008645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34</w:t>
        </w:r>
        <w:r w:rsidR="00B03F04" w:rsidRPr="0020229D">
          <w:rPr>
            <w:rFonts w:ascii="Times New Roman" w:hAnsi="Times New Roman" w:cs="Times New Roman"/>
            <w:noProof/>
            <w:webHidden/>
            <w:sz w:val="24"/>
            <w:szCs w:val="24"/>
          </w:rPr>
          <w:fldChar w:fldCharType="end"/>
        </w:r>
      </w:hyperlink>
    </w:p>
    <w:p w14:paraId="1F3E85AB" w14:textId="237EC790" w:rsidR="00B03F04" w:rsidRPr="0020229D" w:rsidRDefault="00281EA6"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6" w:history="1">
        <w:r w:rsidR="00B03F04" w:rsidRPr="0020229D">
          <w:rPr>
            <w:rStyle w:val="Hyperlink"/>
            <w:rFonts w:ascii="Times New Roman" w:hAnsi="Times New Roman" w:cs="Times New Roman"/>
            <w:noProof/>
            <w:sz w:val="24"/>
            <w:szCs w:val="24"/>
          </w:rPr>
          <w:t>Prikaz programskog koda 6. Prikaz tqdm statistike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_Toc96008646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34</w:t>
        </w:r>
        <w:r w:rsidR="00B03F04" w:rsidRPr="0020229D">
          <w:rPr>
            <w:rFonts w:ascii="Times New Roman" w:hAnsi="Times New Roman" w:cs="Times New Roman"/>
            <w:noProof/>
            <w:webHidden/>
            <w:sz w:val="24"/>
            <w:szCs w:val="24"/>
          </w:rPr>
          <w:fldChar w:fldCharType="end"/>
        </w:r>
      </w:hyperlink>
    </w:p>
    <w:p w14:paraId="3C9AB947" w14:textId="5A803384" w:rsidR="00B03F04" w:rsidRPr="0020229D" w:rsidRDefault="00281EA6"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7" w:history="1">
        <w:r w:rsidR="00B03F04" w:rsidRPr="0020229D">
          <w:rPr>
            <w:rStyle w:val="Hyperlink"/>
            <w:rFonts w:ascii="Times New Roman" w:hAnsi="Times New Roman" w:cs="Times New Roman"/>
            <w:noProof/>
            <w:sz w:val="24"/>
            <w:szCs w:val="24"/>
          </w:rPr>
          <w:t>Prikaz programskog koda 7. Pripremanje mreže na treniranje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_Toc96008647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35</w:t>
        </w:r>
        <w:r w:rsidR="00B03F04" w:rsidRPr="0020229D">
          <w:rPr>
            <w:rFonts w:ascii="Times New Roman" w:hAnsi="Times New Roman" w:cs="Times New Roman"/>
            <w:noProof/>
            <w:webHidden/>
            <w:sz w:val="24"/>
            <w:szCs w:val="24"/>
          </w:rPr>
          <w:fldChar w:fldCharType="end"/>
        </w:r>
      </w:hyperlink>
    </w:p>
    <w:p w14:paraId="16C2AF90" w14:textId="304B8E1D" w:rsidR="00B03F04" w:rsidRPr="0020229D" w:rsidRDefault="00281EA6"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8" w:history="1">
        <w:r w:rsidR="00B03F04" w:rsidRPr="0020229D">
          <w:rPr>
            <w:rStyle w:val="Hyperlink"/>
            <w:rFonts w:ascii="Times New Roman" w:hAnsi="Times New Roman" w:cs="Times New Roman"/>
            <w:noProof/>
            <w:sz w:val="24"/>
            <w:szCs w:val="24"/>
          </w:rPr>
          <w:t>Prikaz programskog koda 8. Petlja treniranja mreže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_Toc96008648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35</w:t>
        </w:r>
        <w:r w:rsidR="00B03F04" w:rsidRPr="0020229D">
          <w:rPr>
            <w:rFonts w:ascii="Times New Roman" w:hAnsi="Times New Roman" w:cs="Times New Roman"/>
            <w:noProof/>
            <w:webHidden/>
            <w:sz w:val="24"/>
            <w:szCs w:val="24"/>
          </w:rPr>
          <w:fldChar w:fldCharType="end"/>
        </w:r>
      </w:hyperlink>
    </w:p>
    <w:p w14:paraId="45D5E7D3" w14:textId="6920D297" w:rsidR="00B03F04" w:rsidRPr="0020229D" w:rsidRDefault="00281EA6"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9" w:history="1">
        <w:r w:rsidR="00B03F04" w:rsidRPr="0020229D">
          <w:rPr>
            <w:rStyle w:val="Hyperlink"/>
            <w:rFonts w:ascii="Times New Roman" w:hAnsi="Times New Roman" w:cs="Times New Roman"/>
            <w:noProof/>
            <w:sz w:val="24"/>
            <w:szCs w:val="24"/>
          </w:rPr>
          <w:t>Prikaz programskog koda 9. Petlja testiranja istreniranog modela</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_Toc96008649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36</w:t>
        </w:r>
        <w:r w:rsidR="00B03F04" w:rsidRPr="0020229D">
          <w:rPr>
            <w:rFonts w:ascii="Times New Roman" w:hAnsi="Times New Roman" w:cs="Times New Roman"/>
            <w:noProof/>
            <w:webHidden/>
            <w:sz w:val="24"/>
            <w:szCs w:val="24"/>
          </w:rPr>
          <w:fldChar w:fldCharType="end"/>
        </w:r>
      </w:hyperlink>
    </w:p>
    <w:p w14:paraId="3A2B728D" w14:textId="7FA4E8F3" w:rsidR="00B03F04" w:rsidRPr="0020229D" w:rsidRDefault="00281EA6"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50" w:history="1">
        <w:r w:rsidR="00B03F04" w:rsidRPr="0020229D">
          <w:rPr>
            <w:rStyle w:val="Hyperlink"/>
            <w:rFonts w:ascii="Times New Roman" w:hAnsi="Times New Roman" w:cs="Times New Roman"/>
            <w:noProof/>
            <w:sz w:val="24"/>
            <w:szCs w:val="24"/>
          </w:rPr>
          <w:t>Prikaz programskog koda 10. Primjer TensorBoard rada</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_Toc96008650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38</w:t>
        </w:r>
        <w:r w:rsidR="00B03F04" w:rsidRPr="0020229D">
          <w:rPr>
            <w:rFonts w:ascii="Times New Roman" w:hAnsi="Times New Roman" w:cs="Times New Roman"/>
            <w:noProof/>
            <w:webHidden/>
            <w:sz w:val="24"/>
            <w:szCs w:val="24"/>
          </w:rPr>
          <w:fldChar w:fldCharType="end"/>
        </w:r>
      </w:hyperlink>
    </w:p>
    <w:p w14:paraId="78E6853D" w14:textId="2FD67074" w:rsidR="00910053" w:rsidRDefault="00B03F04" w:rsidP="00B03F04">
      <w:pPr>
        <w:pStyle w:val="4Tekst"/>
      </w:pPr>
      <w:r w:rsidRPr="00B03F04">
        <w:rPr>
          <w:rFonts w:cs="Times New Roman"/>
          <w:szCs w:val="24"/>
        </w:rPr>
        <w:fldChar w:fldCharType="end"/>
      </w:r>
    </w:p>
    <w:p w14:paraId="0B60AFE7" w14:textId="77777777" w:rsidR="00B03F04" w:rsidDel="00710A41" w:rsidRDefault="00B03F04">
      <w:pPr>
        <w:pStyle w:val="4Tekst"/>
        <w:rPr>
          <w:del w:id="125" w:author="Stjepan Salopek (ssalopek)" w:date="2021-09-09T16:32:00Z"/>
        </w:rPr>
        <w:pPrChange w:id="126" w:author="Stjepan Salopek (ssalopek)" w:date="2021-09-13T17:25:00Z">
          <w:pPr>
            <w:pStyle w:val="1Naslov"/>
          </w:pPr>
        </w:pPrChange>
      </w:pPr>
    </w:p>
    <w:p w14:paraId="52C2BC20" w14:textId="77777777" w:rsidR="00910053" w:rsidRDefault="00910053">
      <w:pPr>
        <w:pStyle w:val="4Tekst"/>
        <w:rPr>
          <w:rFonts w:eastAsiaTheme="majorEastAsia"/>
        </w:rPr>
        <w:pPrChange w:id="127" w:author="Stjepan Salopek (ssalopek)" w:date="2021-09-13T17:25:00Z">
          <w:pPr/>
        </w:pPrChange>
      </w:pPr>
      <w:r>
        <w:br w:type="page"/>
      </w:r>
    </w:p>
    <w:p w14:paraId="0FF95200" w14:textId="1259FF36" w:rsidR="005D2825" w:rsidRPr="005D2825" w:rsidRDefault="005D2825" w:rsidP="005D2825">
      <w:pPr>
        <w:pStyle w:val="1Naslov"/>
      </w:pPr>
      <w:bookmarkStart w:id="128" w:name="_Toc96010216"/>
      <w:r>
        <w:lastRenderedPageBreak/>
        <w:t>1. UVOD</w:t>
      </w:r>
      <w:bookmarkEnd w:id="128"/>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11150FA9"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w:t>
      </w:r>
      <w:r w:rsidR="005F5CFE">
        <w:t xml:space="preserve"> velikom broju istih</w:t>
      </w:r>
      <w:r w:rsidR="0053107E">
        <w:t>.</w:t>
      </w:r>
    </w:p>
    <w:p w14:paraId="11AB535F" w14:textId="28ECF069"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 xml:space="preserve">toga obrađuje se pojam neuronskih mreža </w:t>
      </w:r>
      <w:r w:rsidR="005F5CFE">
        <w:t xml:space="preserve">i </w:t>
      </w:r>
      <w:r w:rsidR="00606865">
        <w:t>modela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 xml:space="preserve">i dio seminarskog rada, obrađuju se primjeri iz svakodnevnog života u kojima se mogu uočiti </w:t>
      </w:r>
      <w:r w:rsidR="005F5CFE">
        <w:t>primjene</w:t>
      </w:r>
      <w:r w:rsidR="002E4CFB">
        <w:t xml:space="preserve"> strojnog učenja.</w:t>
      </w:r>
    </w:p>
    <w:p w14:paraId="3708CE87" w14:textId="32F3B343" w:rsidR="00A44A48" w:rsidRDefault="00825D94" w:rsidP="00825D94">
      <w:pPr>
        <w:pStyle w:val="4Tekst"/>
      </w:pPr>
      <w:r>
        <w:t xml:space="preserve">Nakon </w:t>
      </w:r>
      <w:r w:rsidR="006D1BB7">
        <w:t xml:space="preserve">analize stanja tržišta, definiranja pojmova i </w:t>
      </w:r>
      <w:r w:rsidR="005F5CFE">
        <w:t>uvoda</w:t>
      </w:r>
      <w:r w:rsidR="006D1BB7">
        <w:t xml:space="preserve"> u neuronske mreže, </w:t>
      </w:r>
      <w:r w:rsidR="00EC1577">
        <w:t xml:space="preserve">rad prelazi na </w:t>
      </w:r>
      <w:r w:rsidR="005F5CFE">
        <w:t>praktični</w:t>
      </w:r>
      <w:r w:rsidR="00EC1577">
        <w:t xml:space="preserve"> dio</w:t>
      </w:r>
      <w:r w:rsidR="005F5CFE">
        <w:t>, na</w:t>
      </w:r>
      <w:r w:rsidR="00EC1577">
        <w:t xml:space="preserve">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29" w:name="_Toc96010217"/>
      <w:r>
        <w:lastRenderedPageBreak/>
        <w:t>2</w:t>
      </w:r>
      <w:ins w:id="130" w:author="Stjepan Salopek (ssalopek)" w:date="2021-09-09T14:12:00Z">
        <w:r w:rsidR="00093114">
          <w:t>.</w:t>
        </w:r>
      </w:ins>
      <w:r>
        <w:t xml:space="preserve"> O UMJETNOJ INTELIGENCIJI</w:t>
      </w:r>
      <w:bookmarkEnd w:id="129"/>
    </w:p>
    <w:p w14:paraId="43E70154" w14:textId="21FA76C7" w:rsidR="00303848" w:rsidRDefault="00281EA6" w:rsidP="00303848">
      <w:pPr>
        <w:pStyle w:val="2Podnaslov"/>
      </w:pPr>
      <w:del w:id="131"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568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32" w:author="Stjepan Salopek (ssalopek)" w:date="2021-09-09T14:13:00Z">
                        <w:pPr>
                          <w:pStyle w:val="4Tekst"/>
                          <w:jc w:val="center"/>
                        </w:pPr>
                      </w:pPrChange>
                    </w:pPr>
                    <w:del w:id="133"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34" w:name="_Toc96010218"/>
      <w:r w:rsidR="0062607B">
        <w:t>2.1</w:t>
      </w:r>
      <w:ins w:id="135" w:author="Stjepan Salopek (ssalopek)" w:date="2021-09-09T14:13:00Z">
        <w:r w:rsidR="00093114">
          <w:t>.</w:t>
        </w:r>
      </w:ins>
      <w:r w:rsidR="0062607B">
        <w:t xml:space="preserve"> </w:t>
      </w:r>
      <w:r w:rsidR="00303848">
        <w:t>Osnovne definicije</w:t>
      </w:r>
      <w:bookmarkEnd w:id="134"/>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5EAEC26B" w:rsidR="00931795" w:rsidRDefault="00931795" w:rsidP="00931795">
      <w:pPr>
        <w:pStyle w:val="4Tekst"/>
        <w:jc w:val="center"/>
      </w:pPr>
      <w:bookmarkStart w:id="136" w:name="_Toc96010266"/>
      <w:r>
        <w:t xml:space="preserve">Slika </w:t>
      </w:r>
      <w:fldSimple w:instr=" SEQ Slika \* ARABIC ">
        <w:r w:rsidR="00E61BAE">
          <w:rPr>
            <w:noProof/>
          </w:rPr>
          <w:t>1</w:t>
        </w:r>
      </w:fldSimple>
      <w:r>
        <w:t>. Odnos umjetne inteligencije i strojnog učenja</w:t>
      </w:r>
      <w:bookmarkEnd w:id="136"/>
    </w:p>
    <w:p w14:paraId="07BA7B29" w14:textId="0219C2E5" w:rsidR="00771844" w:rsidRDefault="005D2825" w:rsidP="000E7388">
      <w:pPr>
        <w:pStyle w:val="4Tekst"/>
      </w:pPr>
      <w:r>
        <w:t xml:space="preserve">S obzirom na to </w:t>
      </w:r>
      <w:r w:rsidR="000E7388">
        <w:t xml:space="preserve">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37"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931B99">
            <w:rPr>
              <w:noProof/>
            </w:rPr>
            <w:t xml:space="preserve"> </w:t>
          </w:r>
          <w:r w:rsidR="00931B99" w:rsidRPr="00931B99">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931B99">
            <w:rPr>
              <w:noProof/>
            </w:rPr>
            <w:t xml:space="preserve"> </w:t>
          </w:r>
          <w:r w:rsidR="00931B99" w:rsidRPr="00931B99">
            <w:rPr>
              <w:noProof/>
            </w:rPr>
            <w:t>[2]</w:t>
          </w:r>
          <w:r w:rsidR="00303848">
            <w:fldChar w:fldCharType="end"/>
          </w:r>
        </w:sdtContent>
      </w:sdt>
      <w:ins w:id="138"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w:t>
      </w:r>
      <w:r w:rsidR="005F5CFE">
        <w:t xml:space="preserve"> ih</w:t>
      </w:r>
      <w:r w:rsidR="00D91A0B">
        <w:t xml:space="preserve"> i zatim prosljeđuju daljnjim neuronima, čime se tvori mreža</w:t>
      </w:r>
      <w:del w:id="139" w:author="Stjepan Salopek (ssalopek)" w:date="2021-09-09T14:15:00Z">
        <w:r w:rsidR="00303848" w:rsidDel="00093114">
          <w:delText>.</w:delText>
        </w:r>
      </w:del>
      <w:commentRangeStart w:id="140"/>
      <w:sdt>
        <w:sdtPr>
          <w:id w:val="817235532"/>
          <w:citation/>
        </w:sdtPr>
        <w:sdtEndPr/>
        <w:sdtContent>
          <w:r w:rsidR="00303848">
            <w:fldChar w:fldCharType="begin"/>
          </w:r>
          <w:r w:rsidR="00771844">
            <w:instrText xml:space="preserve">CITATION Dan82 \l 1050 </w:instrText>
          </w:r>
          <w:r w:rsidR="00303848">
            <w:fldChar w:fldCharType="separate"/>
          </w:r>
          <w:r w:rsidR="00931B99">
            <w:rPr>
              <w:noProof/>
            </w:rPr>
            <w:t xml:space="preserve"> </w:t>
          </w:r>
          <w:r w:rsidR="00931B99" w:rsidRPr="00931B99">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931B99">
            <w:rPr>
              <w:noProof/>
            </w:rPr>
            <w:t xml:space="preserve"> </w:t>
          </w:r>
          <w:r w:rsidR="00931B99" w:rsidRPr="00931B99">
            <w:rPr>
              <w:noProof/>
            </w:rPr>
            <w:t>[4]</w:t>
          </w:r>
          <w:r w:rsidR="00771844">
            <w:fldChar w:fldCharType="end"/>
          </w:r>
        </w:sdtContent>
      </w:sdt>
      <w:commentRangeEnd w:id="140"/>
      <w:r w:rsidR="00DB770D">
        <w:rPr>
          <w:rStyle w:val="CommentReference"/>
          <w:rFonts w:asciiTheme="minorHAnsi" w:eastAsiaTheme="minorHAnsi" w:hAnsiTheme="minorHAnsi"/>
          <w:spacing w:val="0"/>
        </w:rPr>
        <w:commentReference w:id="140"/>
      </w:r>
      <w:ins w:id="141"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2" w:name="_Toc96010219"/>
      <w:r>
        <w:t>2.2</w:t>
      </w:r>
      <w:ins w:id="143" w:author="Stjepan Salopek (ssalopek)" w:date="2021-09-09T14:13:00Z">
        <w:r w:rsidR="00093114">
          <w:t>.</w:t>
        </w:r>
      </w:ins>
      <w:r>
        <w:t xml:space="preserve"> </w:t>
      </w:r>
      <w:r w:rsidR="002F10C2">
        <w:t>Strojno učenje na tržištu</w:t>
      </w:r>
      <w:bookmarkEnd w:id="142"/>
    </w:p>
    <w:p w14:paraId="63970280" w14:textId="5BA21260" w:rsidR="00F92B03" w:rsidRDefault="006E566B" w:rsidP="002F10C2">
      <w:pPr>
        <w:pStyle w:val="4Tekst"/>
      </w:pPr>
      <w:r>
        <w:t xml:space="preserve">Strojno učenje još uvijek </w:t>
      </w:r>
      <w:r w:rsidR="00396C4C">
        <w:t>nije</w:t>
      </w:r>
      <w:r w:rsidR="005F5CFE">
        <w:t xml:space="preserve"> rašireno na tržištu kao što su mrežne aplikacije</w:t>
      </w:r>
      <w:r w:rsidR="00396C4C">
        <w:t>,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w:t>
      </w:r>
      <w:r w:rsidR="002F10C2">
        <w:lastRenderedPageBreak/>
        <w:t xml:space="preserve">SADu je </w:t>
      </w:r>
      <w:r w:rsidR="00043519">
        <w:t xml:space="preserve">do </w:t>
      </w:r>
      <w:r w:rsidR="005845DA">
        <w:t xml:space="preserve">sto pedeset tisuća dolara </w:t>
      </w:r>
      <w:r w:rsidR="002F10C2">
        <w:t xml:space="preserve">godišnje, što je preračunato </w:t>
      </w:r>
      <w:r w:rsidR="005845DA">
        <w:t>sedamdeset i osam</w:t>
      </w:r>
      <w:r w:rsidR="002F10C2">
        <w:t xml:space="preserve"> tisuća kuna mjesečno</w:t>
      </w:r>
      <w:del w:id="144"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931B99">
            <w:rPr>
              <w:noProof/>
            </w:rPr>
            <w:t xml:space="preserve"> </w:t>
          </w:r>
          <w:r w:rsidR="00931B99" w:rsidRPr="00931B99">
            <w:rPr>
              <w:noProof/>
            </w:rPr>
            <w:t>[5]</w:t>
          </w:r>
          <w:r w:rsidR="002F10C2">
            <w:fldChar w:fldCharType="end"/>
          </w:r>
        </w:sdtContent>
      </w:sdt>
      <w:ins w:id="145" w:author="Stjepan Salopek (ssalopek)" w:date="2021-09-09T14:15:00Z">
        <w:r w:rsidR="00093114">
          <w:t>.</w:t>
        </w:r>
      </w:ins>
      <w:del w:id="146"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7"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8"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9"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50"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51"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52"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53"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54"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55"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56"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57"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58"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59"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60"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61"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62"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7083562C" w:rsidR="00E30779" w:rsidRDefault="00E30779" w:rsidP="003D58D3">
      <w:pPr>
        <w:pStyle w:val="4Tekst"/>
        <w:keepNext/>
        <w:jc w:val="center"/>
      </w:pPr>
      <w:bookmarkStart w:id="163" w:name="_Toc63094049"/>
      <w:bookmarkStart w:id="164" w:name="_Toc82446292"/>
      <w:bookmarkStart w:id="165" w:name="_Toc96007480"/>
      <w:r>
        <w:t xml:space="preserve">Tablica </w:t>
      </w:r>
      <w:r w:rsidR="00281EA6">
        <w:fldChar w:fldCharType="begin"/>
      </w:r>
      <w:r w:rsidR="00281EA6">
        <w:instrText xml:space="preserve"> SEQ Tablica \* ARABIC </w:instrText>
      </w:r>
      <w:r w:rsidR="00281EA6">
        <w:fldChar w:fldCharType="separate"/>
      </w:r>
      <w:r w:rsidR="00971D57">
        <w:rPr>
          <w:noProof/>
        </w:rPr>
        <w:t>1</w:t>
      </w:r>
      <w:r w:rsidR="00281EA6">
        <w:rPr>
          <w:noProof/>
        </w:rPr>
        <w:fldChar w:fldCharType="end"/>
      </w:r>
      <w:commentRangeStart w:id="166"/>
      <w:commentRangeEnd w:id="166"/>
      <w:r w:rsidR="00DB770D">
        <w:rPr>
          <w:rStyle w:val="CommentReference"/>
          <w:rFonts w:asciiTheme="minorHAnsi" w:eastAsiaTheme="minorHAnsi" w:hAnsiTheme="minorHAnsi"/>
          <w:spacing w:val="0"/>
        </w:rPr>
        <w:commentReference w:id="166"/>
      </w:r>
      <w:ins w:id="167" w:author="Stjepan Salopek (ssalopek)" w:date="2021-09-09T14:19:00Z">
        <w:r w:rsidR="00093114">
          <w:rPr>
            <w:noProof/>
          </w:rPr>
          <w:t>.</w:t>
        </w:r>
      </w:ins>
      <w:r>
        <w:t xml:space="preserve"> </w:t>
      </w:r>
      <w:r w:rsidRPr="002650F2">
        <w:t>Srednje prosječne plaće inženjera strojnog učenja i podataka po državama</w:t>
      </w:r>
      <w:bookmarkEnd w:id="163"/>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931B99">
            <w:rPr>
              <w:noProof/>
            </w:rPr>
            <w:t xml:space="preserve"> </w:t>
          </w:r>
          <w:r w:rsidR="00931B99" w:rsidRPr="00931B99">
            <w:rPr>
              <w:noProof/>
            </w:rPr>
            <w:t>[6]</w:t>
          </w:r>
          <w:r w:rsidR="00A44C58">
            <w:fldChar w:fldCharType="end"/>
          </w:r>
        </w:sdtContent>
      </w:sdt>
      <w:bookmarkEnd w:id="164"/>
      <w:bookmarkEnd w:id="165"/>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68" w:author="Stjepan Salopek (ssalopek)" w:date="2021-09-09T14:33:00Z"/>
        </w:rPr>
      </w:pPr>
      <w:commentRangeStart w:id="169"/>
      <w:del w:id="170"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69"/>
      <w:ins w:id="171"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6A69A076" w:rsidR="00CB09D3" w:rsidRDefault="00CB09D3">
      <w:pPr>
        <w:pStyle w:val="4Tekst"/>
        <w:jc w:val="center"/>
        <w:rPr>
          <w:ins w:id="172" w:author="Stjepan Salopek (ssalopek)" w:date="2021-09-09T14:33:00Z"/>
        </w:rPr>
        <w:pPrChange w:id="173" w:author="Stjepan Salopek (ssalopek)" w:date="2021-09-09T14:33:00Z">
          <w:pPr>
            <w:pStyle w:val="Caption"/>
          </w:pPr>
        </w:pPrChange>
      </w:pPr>
      <w:bookmarkStart w:id="174" w:name="_Toc82446301"/>
      <w:bookmarkStart w:id="175" w:name="_Toc96010267"/>
      <w:ins w:id="176" w:author="Stjepan Salopek (ssalopek)" w:date="2021-09-09T14:33:00Z">
        <w:r>
          <w:t xml:space="preserve">Slika </w:t>
        </w:r>
        <w:r>
          <w:fldChar w:fldCharType="begin"/>
        </w:r>
        <w:r>
          <w:instrText xml:space="preserve"> SEQ Slika \* ARABIC </w:instrText>
        </w:r>
      </w:ins>
      <w:r>
        <w:fldChar w:fldCharType="separate"/>
      </w:r>
      <w:r w:rsidR="00E61BAE">
        <w:rPr>
          <w:noProof/>
        </w:rPr>
        <w:t>2</w:t>
      </w:r>
      <w:ins w:id="177" w:author="Stjepan Salopek (ssalopek)" w:date="2021-09-09T14:33:00Z">
        <w:r>
          <w:fldChar w:fldCharType="end"/>
        </w:r>
      </w:ins>
      <w:ins w:id="178" w:author="Stjepan Salopek (ssalopek)" w:date="2021-09-09T14:36:00Z">
        <w:r>
          <w:t>.</w:t>
        </w:r>
      </w:ins>
      <w:ins w:id="179" w:author="Stjepan Salopek (ssalopek)" w:date="2021-09-09T14:33:00Z">
        <w:r>
          <w:t xml:space="preserve"> </w:t>
        </w:r>
        <w:r w:rsidRPr="009D7BD7">
          <w:t>Promjene u plaći inženjera strojnog učenja i podataka po državama uspoređeno s istima prije tri godine</w:t>
        </w:r>
        <w:r>
          <w:t xml:space="preserve"> </w:t>
        </w:r>
      </w:ins>
      <w:customXmlInsRangeStart w:id="180" w:author="Stjepan Salopek (ssalopek)" w:date="2021-09-09T14:35:00Z"/>
      <w:sdt>
        <w:sdtPr>
          <w:id w:val="810224015"/>
          <w:citation/>
        </w:sdtPr>
        <w:sdtEndPr/>
        <w:sdtContent>
          <w:customXmlInsRangeEnd w:id="180"/>
          <w:ins w:id="181" w:author="Stjepan Salopek (ssalopek)" w:date="2021-09-09T14:35:00Z">
            <w:r>
              <w:fldChar w:fldCharType="begin"/>
            </w:r>
            <w:r>
              <w:rPr>
                <w:lang w:val="en-US"/>
              </w:rPr>
              <w:instrText xml:space="preserve"> CITATION Bob18 \l 1033 </w:instrText>
            </w:r>
          </w:ins>
          <w:r>
            <w:fldChar w:fldCharType="separate"/>
          </w:r>
          <w:r w:rsidR="00931B99" w:rsidRPr="00931B99">
            <w:rPr>
              <w:noProof/>
              <w:lang w:val="en-US"/>
            </w:rPr>
            <w:t>[6]</w:t>
          </w:r>
          <w:ins w:id="182" w:author="Stjepan Salopek (ssalopek)" w:date="2021-09-09T14:35:00Z">
            <w:r>
              <w:fldChar w:fldCharType="end"/>
            </w:r>
          </w:ins>
          <w:customXmlInsRangeStart w:id="183" w:author="Stjepan Salopek (ssalopek)" w:date="2021-09-09T14:35:00Z"/>
        </w:sdtContent>
      </w:sdt>
      <w:customXmlInsRangeEnd w:id="183"/>
      <w:bookmarkEnd w:id="174"/>
      <w:bookmarkEnd w:id="175"/>
    </w:p>
    <w:p w14:paraId="4375D859" w14:textId="7B22B1C2" w:rsidR="00EC3E66" w:rsidDel="00CB09D3" w:rsidRDefault="00DB770D" w:rsidP="00EC3E66">
      <w:pPr>
        <w:pStyle w:val="4Tekst"/>
        <w:keepNext/>
        <w:rPr>
          <w:del w:id="184" w:author="Stjepan Salopek (ssalopek)" w:date="2021-09-09T14:35:00Z"/>
        </w:rPr>
      </w:pPr>
      <w:r>
        <w:rPr>
          <w:rStyle w:val="CommentReference"/>
          <w:rFonts w:asciiTheme="minorHAnsi" w:eastAsiaTheme="minorHAnsi" w:hAnsiTheme="minorHAnsi"/>
          <w:spacing w:val="0"/>
        </w:rPr>
        <w:commentReference w:id="169"/>
      </w:r>
    </w:p>
    <w:p w14:paraId="3B74D920" w14:textId="6144DE35" w:rsidR="00C467F2" w:rsidDel="00CB09D3" w:rsidRDefault="00EC3E66" w:rsidP="00EC3E66">
      <w:pPr>
        <w:pStyle w:val="4Tekst"/>
        <w:jc w:val="center"/>
        <w:rPr>
          <w:del w:id="185" w:author="Stjepan Salopek (ssalopek)" w:date="2021-09-09T14:35:00Z"/>
        </w:rPr>
      </w:pPr>
      <w:del w:id="186"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87" w:author="Stjepan Salopek (ssalopek)" w:date="2021-09-09T14:33:00Z">
        <w:r w:rsidR="00093114" w:rsidDel="00CB09D3">
          <w:rPr>
            <w:noProof/>
          </w:rPr>
          <w:delText>2</w:delText>
        </w:r>
      </w:del>
      <w:del w:id="188"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89" w:author="Stjepan Salopek (ssalopek)" w:date="2021-09-09T14:35:00Z"/>
      <w:sdt>
        <w:sdtPr>
          <w:id w:val="-894277769"/>
          <w:citation/>
        </w:sdtPr>
        <w:sdtEndPr/>
        <w:sdtContent>
          <w:customXmlDelRangeEnd w:id="189"/>
          <w:del w:id="190"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91" w:author="Stjepan Salopek (ssalopek)" w:date="2021-09-09T14:35:00Z"/>
        </w:sdtContent>
      </w:sdt>
      <w:customXmlDelRangeEnd w:id="191"/>
    </w:p>
    <w:p w14:paraId="4FDF7A42" w14:textId="25F46FEF" w:rsidR="00EC3E66" w:rsidRPr="009F3447" w:rsidRDefault="00F06AA9">
      <w:pPr>
        <w:pStyle w:val="4Tekst"/>
        <w:keepNext/>
        <w:pPrChange w:id="192"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r w:rsidR="001A3177">
        <w:t xml:space="preserve">engl.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93" w:name="_Toc96010220"/>
      <w:r>
        <w:t>2.3</w:t>
      </w:r>
      <w:ins w:id="194"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93"/>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713DC7A6"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w:t>
      </w:r>
      <w:r w:rsidR="00C84460">
        <w:t>korisniku</w:t>
      </w:r>
      <w:r w:rsidR="00E309B9">
        <w:t xml:space="preserve">. Kao u mnogim situacijama, bilo bi idealno kada bi čovjek </w:t>
      </w:r>
      <w:r w:rsidR="005C0BCE">
        <w:t xml:space="preserve">naporan i repetitivan posao mogao </w:t>
      </w:r>
      <w:r w:rsidR="00C84460">
        <w:t>prepustiti računalu</w:t>
      </w:r>
      <w:r w:rsidR="00E309B9">
        <w:t>. Upravo na to mjesto dolazi strojno učenje.</w:t>
      </w:r>
    </w:p>
    <w:p w14:paraId="7B96EFFB" w14:textId="1C545860" w:rsidR="00AD6865" w:rsidRDefault="0062607B" w:rsidP="00AD6865">
      <w:pPr>
        <w:pStyle w:val="2Podnaslov"/>
      </w:pPr>
      <w:bookmarkStart w:id="195" w:name="_Toc96010221"/>
      <w:r>
        <w:t>2.4</w:t>
      </w:r>
      <w:ins w:id="196" w:author="Stjepan Salopek (ssalopek)" w:date="2021-09-09T14:36:00Z">
        <w:r w:rsidR="00CB09D3">
          <w:t>.</w:t>
        </w:r>
      </w:ins>
      <w:r>
        <w:t xml:space="preserve"> </w:t>
      </w:r>
      <w:r w:rsidR="00AD6865">
        <w:t>Implementacija strojnog učenja</w:t>
      </w:r>
      <w:r w:rsidR="002940C1">
        <w:t xml:space="preserve"> neuronskim mrežama</w:t>
      </w:r>
      <w:bookmarkEnd w:id="195"/>
    </w:p>
    <w:p w14:paraId="14717EAC" w14:textId="20E36E43"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w:t>
      </w:r>
      <w:r w:rsidR="00F3286D">
        <w:t xml:space="preserve"> unijeti</w:t>
      </w:r>
      <w:r w:rsidR="000633EE">
        <w:t xml:space="preserve">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w:t>
      </w:r>
      <w:r w:rsidR="00F3286D">
        <w:t>tijekom</w:t>
      </w:r>
      <w:r w:rsidR="00481DA2">
        <w:t xml:space="preserve">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97" w:name="_Toc82446302"/>
      <w:bookmarkStart w:id="198" w:name="_Toc96010268"/>
      <w:r>
        <w:t xml:space="preserve">Slika </w:t>
      </w:r>
      <w:fldSimple w:instr=" SEQ Slika \* ARABIC ">
        <w:ins w:id="199" w:author="Stjepan Salopek (ssalopek)" w:date="2021-09-09T14:50:00Z">
          <w:r w:rsidR="001019C5">
            <w:rPr>
              <w:noProof/>
            </w:rPr>
            <w:t>3</w:t>
          </w:r>
        </w:ins>
        <w:del w:id="200" w:author="Stjepan Salopek (ssalopek)" w:date="2021-09-09T14:33:00Z">
          <w:r w:rsidR="00093114" w:rsidDel="00CB09D3">
            <w:rPr>
              <w:noProof/>
            </w:rPr>
            <w:delText>3</w:delText>
          </w:r>
        </w:del>
      </w:fldSimple>
      <w:ins w:id="201" w:author="Stjepan Salopek (ssalopek)" w:date="2021-09-09T14:36:00Z">
        <w:r w:rsidR="00CB09D3">
          <w:rPr>
            <w:noProof/>
          </w:rPr>
          <w:t>.</w:t>
        </w:r>
      </w:ins>
      <w:r>
        <w:t xml:space="preserve"> </w:t>
      </w:r>
      <w:r w:rsidR="005845DA">
        <w:t>Primjer prepoznavanja brojeva neuronskom mrežom</w:t>
      </w:r>
      <w:bookmarkEnd w:id="197"/>
      <w:bookmarkEnd w:id="198"/>
    </w:p>
    <w:p w14:paraId="4AC02EA9" w14:textId="211015E8" w:rsidR="001B21ED" w:rsidRDefault="005845DA" w:rsidP="001B21ED">
      <w:pPr>
        <w:pStyle w:val="4Tekst"/>
      </w:pPr>
      <w:r>
        <w:t>Neuronske mreže često se objašnjavaju na primjeru prepoznavanja brojeva. Koristeći navedene definicije neuronske mreže, može se uočiti da bi se mreža s treće slike koristila za prepoznavanje brojeva, da su joj ulazni parametri crno-bijele slike s različitim nijansama bijele i crne boje, da na ulazu ima broj neurona određen rezolucijom slike, a na izlazu određen i označen znamenkama.</w:t>
      </w:r>
    </w:p>
    <w:p w14:paraId="65FB64E3" w14:textId="54061AA6"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 apstraktnim informacijama poput linija, rubova, objekata i brojeva. </w:t>
      </w:r>
      <w:r w:rsidR="00F3286D">
        <w:t>Svrha učenja</w:t>
      </w:r>
      <w:r w:rsidR="00927CB2">
        <w:t xml:space="preserve"> neuronske mreže jest izmijeniti funkcije koje određeni neuron obavlja </w:t>
      </w:r>
      <w:r w:rsidR="00F3286D">
        <w:t>tako da</w:t>
      </w:r>
      <w:r w:rsidR="00927CB2">
        <w:t xml:space="preserve"> na</w:t>
      </w:r>
      <w:r w:rsidR="00501841">
        <w:t xml:space="preserve"> se</w:t>
      </w:r>
      <w:r w:rsidR="00927CB2">
        <w:t xml:space="preserve"> izlazu </w:t>
      </w:r>
      <w:r w:rsidR="00501841">
        <w:t>provjeri</w:t>
      </w:r>
      <w:r w:rsidR="00927CB2">
        <w:t xml:space="preserve">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 xml:space="preserve">ostale za provjeru točnosti mreže. Od svih ulaznih informacija unaprijed </w:t>
      </w:r>
      <w:r w:rsidR="00F93039">
        <w:t>se moraju</w:t>
      </w:r>
      <w:r w:rsidR="00297C79">
        <w:t xml:space="preserve"> znati koji broj je unesen tako da se može testirati točnost neuronske mreže.</w:t>
      </w:r>
    </w:p>
    <w:p w14:paraId="4AC4963C" w14:textId="40209BD8" w:rsidR="00297C79" w:rsidRDefault="0062607B" w:rsidP="00297C79">
      <w:pPr>
        <w:pStyle w:val="2Podnaslov"/>
      </w:pPr>
      <w:bookmarkStart w:id="202" w:name="_Toc96010222"/>
      <w:r>
        <w:lastRenderedPageBreak/>
        <w:t>2.5</w:t>
      </w:r>
      <w:ins w:id="203" w:author="Stjepan Salopek (ssalopek)" w:date="2021-09-09T14:36:00Z">
        <w:r w:rsidR="00CB09D3">
          <w:t>.</w:t>
        </w:r>
      </w:ins>
      <w:r>
        <w:t xml:space="preserve"> </w:t>
      </w:r>
      <w:r w:rsidR="00297C79">
        <w:t>Vrste neuronskih mreža</w:t>
      </w:r>
      <w:bookmarkEnd w:id="202"/>
    </w:p>
    <w:p w14:paraId="343FDBE7" w14:textId="315679A6" w:rsidR="00297C79" w:rsidRDefault="00297C79" w:rsidP="00297C79">
      <w:pPr>
        <w:pStyle w:val="4Tekst"/>
      </w:pPr>
      <w:r>
        <w:t>Postoji mnogo vrsta neuronskih mreža koje služe različitim svrhama, od klasifikacije objekata, segmentacije, lociranja pa sve do procjena</w:t>
      </w:r>
      <w:del w:id="204"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931B99">
            <w:rPr>
              <w:noProof/>
            </w:rPr>
            <w:t xml:space="preserve"> </w:t>
          </w:r>
          <w:r w:rsidR="00931B99" w:rsidRPr="00931B99">
            <w:rPr>
              <w:noProof/>
            </w:rPr>
            <w:t>[7]</w:t>
          </w:r>
          <w:r>
            <w:fldChar w:fldCharType="end"/>
          </w:r>
        </w:sdtContent>
      </w:sdt>
      <w:ins w:id="205"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 će se engleski nazivi modela neuronskih mreža radi očuvanja semantičkog značenja.</w:t>
      </w:r>
      <w:r w:rsidR="00487F9F" w:rsidRPr="00487F9F">
        <w:rPr>
          <w:noProof/>
        </w:rPr>
        <w:t xml:space="preserve"> </w:t>
      </w:r>
      <w:ins w:id="206" w:author="Stjepan Salopek (ssalopek)" w:date="2021-09-09T14:41:00Z">
        <w:r w:rsidR="00CB09D3" w:rsidRPr="00CB09D3">
          <w:rPr>
            <w:noProof/>
          </w:rPr>
          <w:t xml:space="preserve"> </w:t>
        </w:r>
      </w:ins>
    </w:p>
    <w:p w14:paraId="0137656B" w14:textId="754DC28C" w:rsidR="00487F9F" w:rsidRDefault="00CB09D3" w:rsidP="002A2D1A">
      <w:pPr>
        <w:pStyle w:val="4Tekst"/>
      </w:pPr>
      <w:del w:id="207" w:author="Stjepan Salopek (ssalopek)" w:date="2021-09-09T14:39:00Z">
        <w:r w:rsidDel="00CB09D3">
          <w:rPr>
            <w:i/>
            <w:iCs/>
            <w:noProof/>
          </w:rPr>
          <w:drawing>
            <wp:anchor distT="0" distB="0" distL="114300" distR="114300" simplePos="0" relativeHeight="25165465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208" w:author="Stjepan Salopek (ssalopek)" w:date="2021-09-09T14:37:00Z">
        <w:r w:rsidR="00281EA6">
          <w:rPr>
            <w:noProof/>
          </w:rPr>
          <w:pict w14:anchorId="3ED6BA49">
            <v:shape id="Tekstni okvir 6" o:spid="_x0000_s1033" type="#_x0000_t202" style="position:absolute;left:0;text-align:left;margin-left:-.05pt;margin-top:118.25pt;width:133.5pt;height:92.55pt;z-index:251656704;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209"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210" w:author="Stjepan Salopek (ssalopek)" w:date="2021-09-09T14:33:00Z">
                      <w:r w:rsidR="00093114" w:rsidDel="00CB09D3">
                        <w:rPr>
                          <w:noProof/>
                        </w:rPr>
                        <w:delText>4</w:delText>
                      </w:r>
                    </w:del>
                    <w:del w:id="211"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212"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 digitalnom grafikom pri detekciji, klasifikaciji </w:t>
      </w:r>
      <w:r w:rsidR="00F525FE">
        <w:t>i segmentaciji objekata.</w:t>
      </w:r>
    </w:p>
    <w:p w14:paraId="0643FFF9" w14:textId="77777777" w:rsidR="00487F9F" w:rsidRDefault="00487F9F" w:rsidP="00487F9F">
      <w:pPr>
        <w:pStyle w:val="4Tekst"/>
        <w:keepNext/>
        <w:jc w:val="center"/>
      </w:pPr>
      <w:ins w:id="213"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214" w:name="_Toc96010269"/>
      <w:r>
        <w:t xml:space="preserve">Slika </w:t>
      </w:r>
      <w:fldSimple w:instr=" SEQ Slika \* ARABIC ">
        <w:r>
          <w:rPr>
            <w:noProof/>
          </w:rPr>
          <w:t>4</w:t>
        </w:r>
      </w:fldSimple>
      <w:r>
        <w:t>. Primjer jednostavne feedforward mreže</w:t>
      </w:r>
      <w:bookmarkEnd w:id="214"/>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44C333E9" w:rsidR="001019C5" w:rsidRDefault="0027395D" w:rsidP="00297C79">
      <w:pPr>
        <w:pStyle w:val="4Tekst"/>
        <w:rPr>
          <w:ins w:id="215"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216"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931B99">
            <w:rPr>
              <w:noProof/>
            </w:rPr>
            <w:t xml:space="preserve"> </w:t>
          </w:r>
          <w:r w:rsidR="00931B99" w:rsidRPr="00931B99">
            <w:rPr>
              <w:noProof/>
            </w:rPr>
            <w:t>[8]</w:t>
          </w:r>
          <w:r w:rsidR="00201A85">
            <w:fldChar w:fldCharType="end"/>
          </w:r>
        </w:sdtContent>
      </w:sdt>
      <w:ins w:id="217"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218"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931B99" w:rsidRPr="00931B99">
            <w:rPr>
              <w:noProof/>
            </w:rPr>
            <w:t>[9]</w:t>
          </w:r>
          <w:r w:rsidR="00E074D9">
            <w:fldChar w:fldCharType="end"/>
          </w:r>
        </w:sdtContent>
      </w:sdt>
      <w:ins w:id="219" w:author="Stjepan Salopek (ssalopek)" w:date="2021-09-09T16:34:00Z">
        <w:r w:rsidR="00710A41">
          <w:t>.</w:t>
        </w:r>
      </w:ins>
      <w:r w:rsidR="00A56672">
        <w:t xml:space="preserve"> </w:t>
      </w:r>
      <w:r w:rsidR="00D713FA">
        <w:t xml:space="preserve">Modularne neuronske mreže </w:t>
      </w:r>
      <w:del w:id="220" w:author="Stjepan Salopek (ssalopek)" w:date="2022-01-25T15:09:00Z">
        <w:r w:rsidR="00D713FA" w:rsidDel="00164BFB">
          <w:delText>nisu popularne kao</w:delText>
        </w:r>
        <w:r w:rsidR="000F1CA3" w:rsidDel="00164BFB">
          <w:delText xml:space="preserve"> na primjer konvolucijske</w:delText>
        </w:r>
      </w:del>
      <w:ins w:id="221" w:author="Stjepan Salopek (ssalopek)" w:date="2022-01-25T15:09:00Z">
        <w:r w:rsidR="00164BFB">
          <w:t>manje su popularne od konvolucijskih</w:t>
        </w:r>
      </w:ins>
      <w:r w:rsidR="000F1CA3">
        <w:t>, no razvojem sklopovlja povećavat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222" w:author="Stjepan Salopek (ssalopek)" w:date="2021-09-09T14:46:00Z"/>
          <w:rFonts w:ascii="Times New Roman" w:eastAsiaTheme="minorEastAsia" w:hAnsi="Times New Roman"/>
          <w:spacing w:val="15"/>
          <w:sz w:val="24"/>
        </w:rPr>
      </w:pPr>
      <w:ins w:id="223" w:author="Stjepan Salopek (ssalopek)" w:date="2021-09-09T14:46:00Z">
        <w:r>
          <w:br w:type="page"/>
        </w:r>
      </w:ins>
    </w:p>
    <w:p w14:paraId="4E237D1E" w14:textId="4209D46C" w:rsidR="004F7213" w:rsidRDefault="0062607B" w:rsidP="00396C4C">
      <w:pPr>
        <w:pStyle w:val="2Podnaslov"/>
      </w:pPr>
      <w:bookmarkStart w:id="224" w:name="_Toc96010223"/>
      <w:r>
        <w:lastRenderedPageBreak/>
        <w:t>2.6</w:t>
      </w:r>
      <w:ins w:id="225" w:author="Stjepan Salopek (ssalopek)" w:date="2021-09-09T14:43:00Z">
        <w:r w:rsidR="001019C5">
          <w:t>.</w:t>
        </w:r>
      </w:ins>
      <w:r>
        <w:t xml:space="preserve"> </w:t>
      </w:r>
      <w:r w:rsidR="00396C4C">
        <w:t>Primjeri iz prakse</w:t>
      </w:r>
      <w:bookmarkEnd w:id="224"/>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226" w:name="_Toc96010270"/>
      <w:r>
        <w:t xml:space="preserve">Slika </w:t>
      </w:r>
      <w:fldSimple w:instr=" SEQ Slika \* ARABIC ">
        <w:r>
          <w:rPr>
            <w:noProof/>
          </w:rPr>
          <w:t>5</w:t>
        </w:r>
      </w:fldSimple>
      <w:r>
        <w:t>. Primjer prepoznavanja lica strojnim učenjem</w:t>
      </w:r>
      <w:bookmarkEnd w:id="226"/>
    </w:p>
    <w:p w14:paraId="4C14BE91" w14:textId="27E2412F" w:rsidR="00487F9F" w:rsidRDefault="00281EA6" w:rsidP="003B5E7D">
      <w:pPr>
        <w:pStyle w:val="4Tekst"/>
      </w:pPr>
      <w:del w:id="227" w:author="Stjepan Salopek (ssalopek)" w:date="2021-09-09T14:47:00Z">
        <w:r>
          <w:rPr>
            <w:noProof/>
          </w:rPr>
          <w:pict w14:anchorId="0E0F0105">
            <v:shape id="Tekstni okvir 8" o:spid="_x0000_s1032" type="#_x0000_t202" style="position:absolute;left:0;text-align:left;margin-left:151.85pt;margin-top:214.85pt;width:212.15pt;height:49.4pt;z-index:251657728;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228"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229" w:author="Stjepan Salopek (ssalopek)" w:date="2021-09-09T14:33:00Z">
                      <w:r w:rsidR="00093114" w:rsidDel="00CB09D3">
                        <w:rPr>
                          <w:noProof/>
                        </w:rPr>
                        <w:delText>5</w:delText>
                      </w:r>
                    </w:del>
                    <w:del w:id="230"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xml:space="preserve">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231"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931B99">
            <w:rPr>
              <w:noProof/>
            </w:rPr>
            <w:t xml:space="preserve"> </w:t>
          </w:r>
          <w:r w:rsidR="00931B99" w:rsidRPr="00931B99">
            <w:rPr>
              <w:noProof/>
            </w:rPr>
            <w:t>[10]</w:t>
          </w:r>
          <w:r w:rsidR="00E912E4">
            <w:fldChar w:fldCharType="end"/>
          </w:r>
        </w:sdtContent>
      </w:sdt>
      <w:ins w:id="232"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233" w:name="_Toc96010271"/>
      <w:r>
        <w:t xml:space="preserve">Slika </w:t>
      </w:r>
      <w:r w:rsidR="00281EA6">
        <w:fldChar w:fldCharType="begin"/>
      </w:r>
      <w:r w:rsidR="00281EA6">
        <w:instrText xml:space="preserve"> SEQ Slika \* ARABIC </w:instrText>
      </w:r>
      <w:r w:rsidR="00281EA6">
        <w:fldChar w:fldCharType="separate"/>
      </w:r>
      <w:r>
        <w:rPr>
          <w:noProof/>
        </w:rPr>
        <w:t>6</w:t>
      </w:r>
      <w:r w:rsidR="00281EA6">
        <w:rPr>
          <w:noProof/>
        </w:rPr>
        <w:fldChar w:fldCharType="end"/>
      </w:r>
      <w:r>
        <w:t>. Strojno učenje u Google tražilici</w:t>
      </w:r>
      <w:bookmarkEnd w:id="233"/>
    </w:p>
    <w:p w14:paraId="76DF84B2" w14:textId="0FAB46FE"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w:t>
      </w:r>
      <w:r w:rsidR="00C85A79">
        <w:lastRenderedPageBreak/>
        <w:t xml:space="preserve">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38CFC8DB"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w:t>
      </w:r>
      <w:r w:rsidR="003F0D93">
        <w:t>je</w:t>
      </w:r>
      <w:r w:rsidR="00CF4C25">
        <w:t>ti tako što će tražilica pokušati predvidjeti koje znanstvene radove ili članke on traži</w:t>
      </w:r>
      <w:r w:rsidR="00F562BB">
        <w:t>.</w:t>
      </w:r>
      <w:r w:rsidR="008B015F">
        <w:t xml:space="preserve"> </w:t>
      </w:r>
    </w:p>
    <w:p w14:paraId="7911247E" w14:textId="051EB47B" w:rsidR="00965CCC" w:rsidRDefault="00281EA6">
      <w:pPr>
        <w:rPr>
          <w:rFonts w:ascii="Times New Roman" w:eastAsiaTheme="minorEastAsia" w:hAnsi="Times New Roman"/>
          <w:spacing w:val="15"/>
          <w:sz w:val="24"/>
        </w:rPr>
      </w:pPr>
      <w:del w:id="234" w:author="Stjepan Salopek (ssalopek)" w:date="2021-09-09T14:48:00Z">
        <w:r>
          <w:rPr>
            <w:noProof/>
          </w:rPr>
          <w:pict w14:anchorId="79438955">
            <v:shape id="Tekstni okvir 11" o:spid="_x0000_s1031" type="#_x0000_t202" style="position:absolute;margin-left:5.6pt;margin-top:246.75pt;width:243.8pt;height:70.35pt;z-index:251658752;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235"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236" w:name="_Toc96010224"/>
      <w:r>
        <w:lastRenderedPageBreak/>
        <w:t>3</w:t>
      </w:r>
      <w:ins w:id="237" w:author="Stjepan Salopek (ssalopek)" w:date="2021-09-09T14:12:00Z">
        <w:r w:rsidR="00093114">
          <w:t>.</w:t>
        </w:r>
      </w:ins>
      <w:r w:rsidR="00840C5E">
        <w:t xml:space="preserve"> </w:t>
      </w:r>
      <w:r w:rsidR="004A0AE0">
        <w:t>STVARANJE APLIKACIJE</w:t>
      </w:r>
      <w:bookmarkEnd w:id="236"/>
    </w:p>
    <w:p w14:paraId="2D9585CE" w14:textId="57AE32C2" w:rsidR="00D52EC0" w:rsidRDefault="0062607B" w:rsidP="00D52EC0">
      <w:pPr>
        <w:pStyle w:val="2Podnaslov"/>
      </w:pPr>
      <w:bookmarkStart w:id="238" w:name="_Toc96010225"/>
      <w:r>
        <w:t>3.1</w:t>
      </w:r>
      <w:ins w:id="239" w:author="Stjepan Salopek (ssalopek)" w:date="2021-09-09T14:51:00Z">
        <w:r w:rsidR="001019C5">
          <w:t>.</w:t>
        </w:r>
      </w:ins>
      <w:r>
        <w:t xml:space="preserve"> </w:t>
      </w:r>
      <w:r w:rsidR="006A5346">
        <w:t>Odabir tehnologija</w:t>
      </w:r>
      <w:bookmarkEnd w:id="238"/>
    </w:p>
    <w:p w14:paraId="1EEA9352" w14:textId="165958CC" w:rsidR="00180B53" w:rsidRPr="00180B53" w:rsidRDefault="00180B53" w:rsidP="00180B53">
      <w:pPr>
        <w:pStyle w:val="4Tekst"/>
      </w:pPr>
      <w:r>
        <w:t>U sljedećim odlomcima obradit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240" w:name="_Toc96010226"/>
      <w:r>
        <w:t>3.1.1</w:t>
      </w:r>
      <w:ins w:id="241" w:author="Stjepan Salopek (ssalopek)" w:date="2021-09-09T14:51:00Z">
        <w:r w:rsidR="001019C5">
          <w:t>.</w:t>
        </w:r>
      </w:ins>
      <w:r>
        <w:t xml:space="preserve"> Python programski jezik</w:t>
      </w:r>
      <w:bookmarkEnd w:id="240"/>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242" w:name="_Toc96010227"/>
      <w:r>
        <w:t>3.1.2</w:t>
      </w:r>
      <w:ins w:id="243" w:author="Stjepan Salopek (ssalopek)" w:date="2021-09-09T14:51:00Z">
        <w:r w:rsidR="001019C5">
          <w:t>.</w:t>
        </w:r>
      </w:ins>
      <w:r>
        <w:t xml:space="preserve"> Jupyter Bilježnice</w:t>
      </w:r>
      <w:bookmarkEnd w:id="242"/>
    </w:p>
    <w:p w14:paraId="1A870CAD" w14:textId="61206125" w:rsidR="00F94EAC" w:rsidRPr="007B4B11" w:rsidRDefault="00F94EAC" w:rsidP="00F94EAC">
      <w:pPr>
        <w:pStyle w:val="4Tekst"/>
      </w:pPr>
      <w:r>
        <w:t>Jupyter Bilježnice (eng</w:t>
      </w:r>
      <w:ins w:id="244"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245"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246" w:name="_Toc96010228"/>
      <w:r>
        <w:t>3.1.</w:t>
      </w:r>
      <w:r w:rsidR="00F94EAC">
        <w:t>3</w:t>
      </w:r>
      <w:ins w:id="247" w:author="Stjepan Salopek (ssalopek)" w:date="2021-09-09T14:52:00Z">
        <w:r w:rsidR="001019C5">
          <w:t>.</w:t>
        </w:r>
      </w:ins>
      <w:r>
        <w:t xml:space="preserve"> Colaboratory</w:t>
      </w:r>
      <w:bookmarkEnd w:id="246"/>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248" w:name="_Toc96010229"/>
      <w:r>
        <w:t>3.1.</w:t>
      </w:r>
      <w:r w:rsidR="00F94EAC">
        <w:t>4</w:t>
      </w:r>
      <w:ins w:id="249" w:author="Stjepan Salopek (ssalopek)" w:date="2021-09-09T14:52:00Z">
        <w:r w:rsidR="001019C5">
          <w:t>.</w:t>
        </w:r>
      </w:ins>
      <w:r>
        <w:t xml:space="preserve"> TensorFlow</w:t>
      </w:r>
      <w:bookmarkEnd w:id="248"/>
    </w:p>
    <w:p w14:paraId="2597A6A9" w14:textId="1210841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250"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251" w:author="Stjepan Salopek (ssalopek)" w:date="2022-01-25T15:12:00Z">
        <w:r w:rsidR="00441E16" w:rsidDel="00164BFB">
          <w:delText>pomoću tenzora</w:delText>
        </w:r>
      </w:del>
      <w:ins w:id="252"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253" w:author="Stjepan Salopek (ssalopek)" w:date="2022-01-25T15:13:00Z">
        <w:r w:rsidR="003E2F18" w:rsidDel="00164BFB">
          <w:delText xml:space="preserve">vrlo </w:delText>
        </w:r>
      </w:del>
      <w:r w:rsidR="003E2F18">
        <w:t>niža brzina izvođenja u odnosu na druge</w:t>
      </w:r>
      <w:r w:rsidR="00180B53">
        <w:t xml:space="preserve"> biblioteke</w:t>
      </w:r>
      <w:r w:rsidR="00892171">
        <w:t>, ali i težina učenja za početnike.</w:t>
      </w:r>
      <w:del w:id="254" w:author="Stjepan Salopek (ssalopek)" w:date="2022-01-25T15:13:00Z">
        <w:r w:rsidR="00E621BE" w:rsidDel="00164BFB">
          <w:delText>relativn</w:delText>
        </w:r>
        <w:r w:rsidR="00180B53" w:rsidDel="00164BFB">
          <w:delText>o vi</w:delText>
        </w:r>
      </w:del>
    </w:p>
    <w:p w14:paraId="3C1008DE" w14:textId="650CEC19" w:rsidR="00E14152" w:rsidRDefault="00E14152" w:rsidP="00E14152">
      <w:pPr>
        <w:pStyle w:val="3PodnaslovMali"/>
      </w:pPr>
      <w:bookmarkStart w:id="255" w:name="_Toc96010230"/>
      <w:r>
        <w:t>3.1.</w:t>
      </w:r>
      <w:r w:rsidR="00F94EAC">
        <w:t>5</w:t>
      </w:r>
      <w:ins w:id="256" w:author="Stjepan Salopek (ssalopek)" w:date="2021-09-09T14:52:00Z">
        <w:r w:rsidR="001019C5">
          <w:t>.</w:t>
        </w:r>
      </w:ins>
      <w:r>
        <w:t xml:space="preserve"> PyTorch</w:t>
      </w:r>
      <w:bookmarkEnd w:id="255"/>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2CCFF81A" w:rsidR="00AB23B8" w:rsidRDefault="001C360E" w:rsidP="00391881">
      <w:pPr>
        <w:pStyle w:val="4Tekst"/>
        <w:rPr>
          <w:noProof/>
        </w:rPr>
      </w:pPr>
      <w:r>
        <w:rPr>
          <w:noProof/>
        </w:rPr>
        <w:t>Sedma</w:t>
      </w:r>
      <w:r w:rsidR="008847E2">
        <w:rPr>
          <w:noProof/>
        </w:rPr>
        <w:t xml:space="preserve"> slika prikazuje trendove pretrage</w:t>
      </w:r>
      <w:ins w:id="257" w:author="Stjepan Salopek (ssalopek)" w:date="2022-01-25T15:13:00Z">
        <w:r w:rsidR="00164BFB">
          <w:rPr>
            <w:noProof/>
          </w:rPr>
          <w:t xml:space="preserve"> na </w:t>
        </w:r>
      </w:ins>
      <w:ins w:id="258"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da je TensorFlow</w:t>
      </w:r>
      <w:r w:rsidR="00007792">
        <w:rPr>
          <w:noProof/>
        </w:rPr>
        <w:t>, označen crvenom bojom,</w:t>
      </w:r>
      <w:r w:rsidR="002A0361">
        <w:rPr>
          <w:noProof/>
        </w:rPr>
        <w:t xml:space="preserve"> dugo vremena bio </w:t>
      </w:r>
      <w:r>
        <w:rPr>
          <w:noProof/>
        </w:rPr>
        <w:t>popularniji</w:t>
      </w:r>
      <w:r w:rsidR="002A0361">
        <w:rPr>
          <w:noProof/>
        </w:rPr>
        <w:t xml:space="preserve"> na tržištu, </w:t>
      </w:r>
      <w:r w:rsidR="00332853">
        <w:rPr>
          <w:noProof/>
        </w:rPr>
        <w:t xml:space="preserve">no da je u zadnje vrijeme otprilike jednako popularan </w:t>
      </w:r>
      <w:ins w:id="259" w:author="Stjepan Salopek (ssalopek)" w:date="2022-01-25T15:14:00Z">
        <w:r w:rsidR="00164BFB">
          <w:rPr>
            <w:noProof/>
          </w:rPr>
          <w:t xml:space="preserve">kao </w:t>
        </w:r>
      </w:ins>
      <w:del w:id="260"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106B0BF6" w:rsidR="00AB23B8" w:rsidRDefault="00AB23B8" w:rsidP="00AB23B8">
      <w:pPr>
        <w:pStyle w:val="4Tekst"/>
        <w:jc w:val="center"/>
      </w:pPr>
      <w:bookmarkStart w:id="261" w:name="_Toc96010272"/>
      <w:r>
        <w:t xml:space="preserve">Slika </w:t>
      </w:r>
      <w:fldSimple w:instr=" SEQ Slika \* ARABIC ">
        <w:r>
          <w:rPr>
            <w:noProof/>
          </w:rPr>
          <w:t>7</w:t>
        </w:r>
      </w:fldSimple>
      <w:r>
        <w:t xml:space="preserve">. Vremenski prikaz pretraživanja riječi </w:t>
      </w:r>
      <w:r w:rsidRPr="00007792">
        <w:rPr>
          <w:i/>
          <w:iCs/>
        </w:rPr>
        <w:t>tensorflow</w:t>
      </w:r>
      <w:r w:rsidR="00007792">
        <w:t xml:space="preserve"> i </w:t>
      </w:r>
      <w:r w:rsidRPr="00007792">
        <w:rPr>
          <w:i/>
          <w:iCs/>
        </w:rPr>
        <w:t>pytorch</w:t>
      </w:r>
      <w:bookmarkEnd w:id="261"/>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262" w:name="_Toc96010231"/>
      <w:r>
        <w:lastRenderedPageBreak/>
        <w:t>3.2</w:t>
      </w:r>
      <w:ins w:id="263" w:author="Stjepan Salopek (ssalopek)" w:date="2021-09-09T14:52:00Z">
        <w:r w:rsidR="001019C5">
          <w:t>.</w:t>
        </w:r>
      </w:ins>
      <w:r>
        <w:t xml:space="preserve"> </w:t>
      </w:r>
      <w:r w:rsidR="00962BDD">
        <w:t>Teorija</w:t>
      </w:r>
      <w:r w:rsidR="00CC1D44">
        <w:t xml:space="preserve"> i funkcionalnosti potrebni za izradu</w:t>
      </w:r>
      <w:bookmarkEnd w:id="262"/>
    </w:p>
    <w:p w14:paraId="07259D4C" w14:textId="7CB03869" w:rsidR="006C2582" w:rsidRPr="00FB7E80" w:rsidRDefault="00077154" w:rsidP="00825BED">
      <w:pPr>
        <w:pStyle w:val="4Tekst"/>
      </w:pPr>
      <w:r>
        <w:t xml:space="preserve">Ranije u radu </w:t>
      </w:r>
      <w:r w:rsidR="009D2BA5">
        <w:t xml:space="preserve">navedena </w:t>
      </w:r>
      <w:r w:rsidR="00892171">
        <w:t xml:space="preserve">je </w:t>
      </w:r>
      <w:r w:rsidR="009D2BA5">
        <w:t>relevantna teorija za seminarski rad. U sljedećim odlomcima detaljnije će se obraditi dijelovi vezani za izradu aplikacije strojnog učenja.</w:t>
      </w:r>
      <w:r w:rsidR="00B01A38">
        <w:t xml:space="preserve"> </w:t>
      </w:r>
      <w:r w:rsidR="001C360E">
        <w:t>Obradit će se</w:t>
      </w:r>
      <w:r w:rsidR="00CC1D44">
        <w:t xml:space="preserve"> podatkovna struktura tenzora,</w:t>
      </w:r>
      <w:r w:rsidR="00D633D5">
        <w:t xml:space="preserve"> rad neuronske mreže kroz</w:t>
      </w:r>
      <w:r w:rsidR="007F3EA2">
        <w:t xml:space="preserve"> uobičajenu i </w:t>
      </w:r>
      <w:del w:id="264" w:author="Stjepan Salopek (ssalopek)" w:date="2021-09-09T16:41:00Z">
        <w:r w:rsidR="007F3EA2" w:rsidDel="0055277B">
          <w:delText>unazadnu propagaciju</w:delText>
        </w:r>
      </w:del>
      <w:ins w:id="265" w:author="Stjepan Salopek (ssalopek)" w:date="2021-09-09T16:41:00Z">
        <w:r w:rsidR="0055277B">
          <w:t>propagaciju unazad</w:t>
        </w:r>
      </w:ins>
      <w:r w:rsidR="00C35D6B">
        <w:t xml:space="preserve"> te kreiranje klase koja predstavlja neuronsku mrežu.</w:t>
      </w:r>
      <w:r w:rsidR="00FB7E80">
        <w:t xml:space="preserve"> </w:t>
      </w:r>
      <w:r w:rsidR="00892171">
        <w:t>Koristit će se</w:t>
      </w:r>
      <w:del w:id="266" w:author="Stjepan Salopek (ssalopek)" w:date="2022-01-25T15:14:00Z">
        <w:r w:rsidR="00FB7E80" w:rsidDel="00B96479">
          <w:delText xml:space="preserve">Rad </w:delText>
        </w:r>
      </w:del>
      <w:r w:rsidR="00892171">
        <w:t xml:space="preserve"> </w:t>
      </w:r>
      <w:r w:rsidR="00FB7E80">
        <w:rPr>
          <w:i/>
          <w:iCs/>
        </w:rPr>
        <w:t>feedforward</w:t>
      </w:r>
      <w:r w:rsidR="00FB7E80">
        <w:t xml:space="preserve"> tip mreže.</w:t>
      </w:r>
    </w:p>
    <w:p w14:paraId="58E0EBC9" w14:textId="4C05DA95" w:rsidR="00CB7772" w:rsidRDefault="0062607B" w:rsidP="00CB7772">
      <w:pPr>
        <w:pStyle w:val="3PodnaslovMali"/>
      </w:pPr>
      <w:bookmarkStart w:id="267" w:name="_Toc96010232"/>
      <w:r>
        <w:t>3.2.1</w:t>
      </w:r>
      <w:ins w:id="268" w:author="Stjepan Salopek (ssalopek)" w:date="2021-09-09T14:52:00Z">
        <w:r w:rsidR="001019C5">
          <w:t>.</w:t>
        </w:r>
      </w:ins>
      <w:r>
        <w:t xml:space="preserve"> </w:t>
      </w:r>
      <w:r w:rsidR="00CB7772">
        <w:t>Tenzori</w:t>
      </w:r>
      <w:bookmarkEnd w:id="267"/>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269" w:author="Stjepan Salopek (ssalopek)" w:date="2022-01-25T15:15:00Z">
        <w:r w:rsidR="0006253B" w:rsidDel="00B96479">
          <w:delText>više dimenzija</w:delText>
        </w:r>
      </w:del>
      <w:ins w:id="270"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271" w:author="Stjepan Salopek (ssalopek)" w:date="2022-01-25T15:15:00Z">
        <w:r w:rsidR="00AD49E0" w:rsidDel="00B96479">
          <w:delText>se sastoje</w:delText>
        </w:r>
      </w:del>
      <w:ins w:id="272"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273" w:name="_Toc96010233"/>
      <w:r>
        <w:t>3.2.2</w:t>
      </w:r>
      <w:ins w:id="274" w:author="Stjepan Salopek (ssalopek)" w:date="2021-09-09T14:52:00Z">
        <w:r w:rsidR="001019C5">
          <w:t>.</w:t>
        </w:r>
      </w:ins>
      <w:r>
        <w:t xml:space="preserve"> </w:t>
      </w:r>
      <w:r w:rsidR="002B074B">
        <w:t>Uobičajena propagacija neuronske mreže</w:t>
      </w:r>
      <w:bookmarkEnd w:id="273"/>
    </w:p>
    <w:p w14:paraId="15559D1B" w14:textId="1BE751E4"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rsidR="00892171">
        <w:t>, ovisno o potrebama</w:t>
      </w:r>
      <w:r>
        <w:t>.</w:t>
      </w:r>
      <w:r w:rsidR="00955A61">
        <w:t xml:space="preserve"> Neuroni su povezani standardnim linearnim funkcijama oblika</w:t>
      </w:r>
      <w:ins w:id="275" w:author="Stjepan Salopek (ssalopek)" w:date="2021-09-09T14:54:00Z">
        <w:r w:rsidR="002F3835">
          <w:br/>
        </w:r>
      </w:ins>
      <w:del w:id="276"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277"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278" w:author="Stjepan Salopek (ssalopek)" w:date="2021-09-09T14:54:00Z">
        <w:r w:rsidR="002F3835">
          <w:t>l</w:t>
        </w:r>
      </w:ins>
      <w:r w:rsidR="00247AEB">
        <w:t xml:space="preserve">. </w:t>
      </w:r>
      <w:del w:id="279" w:author="Stjepan Salopek (ssalopek)" w:date="2021-09-09T16:42:00Z">
        <w:r w:rsidR="002F3835" w:rsidDel="0055277B">
          <w:rPr>
            <w:i/>
            <w:iCs/>
          </w:rPr>
          <w:delText>B</w:delText>
        </w:r>
        <w:r w:rsidR="00247AEB" w:rsidDel="0055277B">
          <w:rPr>
            <w:i/>
            <w:iCs/>
          </w:rPr>
          <w:delText>ias</w:delText>
        </w:r>
      </w:del>
      <w:ins w:id="280"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281" w:name="_Toc96010273"/>
      <w:r>
        <w:t xml:space="preserve">Slika </w:t>
      </w:r>
      <w:fldSimple w:instr=" SEQ Slika \* ARABIC ">
        <w:r>
          <w:rPr>
            <w:noProof/>
          </w:rPr>
          <w:t>8</w:t>
        </w:r>
      </w:fldSimple>
      <w:r>
        <w:t>. Propagacija neuronske mreže</w:t>
      </w:r>
      <w:bookmarkEnd w:id="281"/>
    </w:p>
    <w:p w14:paraId="2A24F841" w14:textId="77777777" w:rsidR="00AB23B8" w:rsidRDefault="00AB23B8" w:rsidP="001C360E">
      <w:pPr>
        <w:pStyle w:val="4Tekst"/>
        <w:keepNext/>
      </w:pPr>
    </w:p>
    <w:p w14:paraId="5CE67F44" w14:textId="0F711E17" w:rsidR="00F64A57" w:rsidRPr="00E82A48" w:rsidRDefault="007F7ABE" w:rsidP="001C360E">
      <w:pPr>
        <w:pStyle w:val="4Tekst"/>
        <w:keepNext/>
        <w:rPr>
          <w:strike/>
        </w:rPr>
      </w:pPr>
      <w:r>
        <w:t xml:space="preserve">Na osmoj slici može se vidjeti prikaz jednostavne neuronske mreže s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5C467C47" w:rsidR="007F7379" w:rsidRDefault="0062607B" w:rsidP="007F7379">
      <w:pPr>
        <w:pStyle w:val="3PodnaslovMali"/>
      </w:pPr>
      <w:bookmarkStart w:id="282" w:name="_Toc96010234"/>
      <w:r>
        <w:t>3.2.3</w:t>
      </w:r>
      <w:ins w:id="283" w:author="Stjepan Salopek (ssalopek)" w:date="2021-09-09T15:25:00Z">
        <w:r w:rsidR="008064B8">
          <w:t>.</w:t>
        </w:r>
      </w:ins>
      <w:r>
        <w:t xml:space="preserve"> </w:t>
      </w:r>
      <w:del w:id="284" w:author="Tin Kramberger (tkramberg)" w:date="2021-09-06T19:01:00Z">
        <w:r w:rsidR="007F7379" w:rsidDel="00DB770D">
          <w:delText>Unazadna propagacija</w:delText>
        </w:r>
      </w:del>
      <w:r w:rsidR="001A3177">
        <w:t>Propagacija u</w:t>
      </w:r>
      <w:ins w:id="285" w:author="Tin Kramberger (tkramberg)" w:date="2021-09-06T19:01:00Z">
        <w:r w:rsidR="00DB770D">
          <w:t>nazad</w:t>
        </w:r>
      </w:ins>
      <w:bookmarkEnd w:id="282"/>
      <w:del w:id="286" w:author="Tin Kramberger (tkramberg)" w:date="2021-09-06T19:01:00Z">
        <w:r w:rsidR="007F7379" w:rsidDel="00DB770D">
          <w:delText xml:space="preserve"> neuronske mreže</w:delText>
        </w:r>
      </w:del>
    </w:p>
    <w:p w14:paraId="2836757D" w14:textId="30434F22" w:rsidR="00D909C4" w:rsidRDefault="000248F8" w:rsidP="000248F8">
      <w:pPr>
        <w:pStyle w:val="4Tekst"/>
      </w:pPr>
      <w:r>
        <w:t xml:space="preserve">Uobičajena propagacija koristi se za predviđanje kada </w:t>
      </w:r>
      <w:r w:rsidR="00F93039">
        <w:t>se zna</w:t>
      </w:r>
      <w:r w:rsidR="00E04EF2">
        <w:t xml:space="preserve"> koje težine i sklonosti treba postaviti na čvorove </w:t>
      </w:r>
      <w:r w:rsidR="00F93039">
        <w:t>dizajnirane mreže</w:t>
      </w:r>
      <w:r w:rsidR="00E04EF2">
        <w:t>. Na primjer,</w:t>
      </w:r>
      <w:r w:rsidR="00295695">
        <w:t xml:space="preserve"> za mrežu s dva čvora u kojoj je mreža istrenirana da </w:t>
      </w:r>
      <w:r w:rsidR="00245B11">
        <w:t xml:space="preserve">izlaz bude vrijednost 2.5, iz formule </w:t>
      </w:r>
      <m:oMath>
        <m:r>
          <w:rPr>
            <w:rFonts w:ascii="Cambria Math" w:hAnsi="Cambria Math"/>
          </w:rPr>
          <m:t>f(x)=W*x+B=2.5</m:t>
        </m:r>
      </m:oMath>
      <w:r w:rsidR="00D909C4">
        <w:t xml:space="preserve"> može</w:t>
      </w:r>
      <w:r w:rsidR="00F93039">
        <w:t xml:space="preserve"> se</w:t>
      </w:r>
      <w:r w:rsidR="00D909C4">
        <w:t xml:space="preserve">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287" w:author="Stjepan Salopek (ssalopek)" w:date="2022-01-25T15:19:00Z"/>
        </w:rPr>
      </w:pPr>
      <w:r>
        <w:t xml:space="preserve">Međutim, kada su u pitanju veće mreže, i kada </w:t>
      </w:r>
      <w:del w:id="288" w:author="Stjepan Salopek (ssalopek)" w:date="2021-09-09T14:55:00Z">
        <w:r w:rsidDel="002F3835">
          <w:delText xml:space="preserve">želimo </w:delText>
        </w:r>
      </w:del>
      <w:ins w:id="289"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290" w:author="Stjepan Salopek (ssalopek)" w:date="2021-09-09T14:55:00Z">
        <w:r w:rsidR="007C748A" w:rsidDel="002F3835">
          <w:delText>unazadne propagacije</w:delText>
        </w:r>
      </w:del>
      <w:ins w:id="291"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292" w:author="Stjepan Salopek (ssalopek)" w:date="2021-09-09T14:56:00Z">
        <w:r w:rsidR="002F26D2" w:rsidDel="002F3835">
          <w:delText>unazadna propagacija</w:delText>
        </w:r>
      </w:del>
      <w:ins w:id="293"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294" w:author="Stjepan Salopek (ssalopek)" w:date="2021-09-09T14:56:00Z">
        <w:r w:rsidR="002F3835">
          <w:t>je</w:t>
        </w:r>
      </w:ins>
      <w:del w:id="295" w:author="Stjepan Salopek (ssalopek)" w:date="2021-09-09T14:56:00Z">
        <w:r w:rsidR="00936C29" w:rsidDel="002F3835">
          <w:delText>o</w:delText>
        </w:r>
      </w:del>
      <w:r w:rsidR="00936C29">
        <w:t xml:space="preserve"> željeni izlaz.</w:t>
      </w:r>
    </w:p>
    <w:p w14:paraId="467B952B" w14:textId="1771FE7A" w:rsidR="00D43A5A" w:rsidRDefault="00281EA6" w:rsidP="00B96479">
      <w:pPr>
        <w:pStyle w:val="4Tekst"/>
      </w:pPr>
      <w:del w:id="296" w:author="Stjepan Salopek (ssalopek)" w:date="2021-09-09T14:58:00Z">
        <w:r>
          <w:rPr>
            <w:noProof/>
          </w:rPr>
          <w:pict w14:anchorId="1EE60F91">
            <v:shape id="Tekstni okvir 16" o:spid="_x0000_s1029" type="#_x0000_t202" style="position:absolute;left:0;text-align:left;margin-left:0;margin-top:706.2pt;width:207.8pt;height:49.4pt;z-index:251659776;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297"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298" w:author="Stjepan Salopek (ssalopek)" w:date="2021-09-09T14:33:00Z">
                      <w:r w:rsidR="00093114" w:rsidDel="00CB09D3">
                        <w:rPr>
                          <w:noProof/>
                        </w:rPr>
                        <w:delText>9</w:delText>
                      </w:r>
                    </w:del>
                    <w:del w:id="299"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300" w:author="Stjepan Salopek (ssalopek)" w:date="2022-01-25T15:19:00Z">
        <w:r w:rsidR="00A905A4" w:rsidDel="00B96479">
          <w:delText xml:space="preserve">Prema devetoj slici prikazati će se </w:delText>
        </w:r>
      </w:del>
      <w:del w:id="301" w:author="Stjepan Salopek (ssalopek)" w:date="2021-09-09T14:56:00Z">
        <w:r w:rsidR="00DF743E" w:rsidDel="002F3835">
          <w:delText>unazadna propagacija</w:delText>
        </w:r>
      </w:del>
      <w:del w:id="302" w:author="Stjepan Salopek (ssalopek)" w:date="2022-01-25T15:19:00Z">
        <w:r w:rsidR="00DF743E" w:rsidDel="00B96479">
          <w:delText xml:space="preserve"> između dva neurona.</w:delText>
        </w:r>
      </w:del>
    </w:p>
    <w:p w14:paraId="42658AA7" w14:textId="77777777" w:rsidR="00D33388" w:rsidRDefault="00D33388" w:rsidP="00D33388">
      <w:pPr>
        <w:pStyle w:val="4Tekst"/>
        <w:jc w:val="center"/>
      </w:pPr>
      <w:r>
        <w:rPr>
          <w:noProof/>
        </w:rPr>
        <w:lastRenderedPageBreak/>
        <w:drawing>
          <wp:inline distT="0" distB="0" distL="0" distR="0" wp14:anchorId="3C11D07A" wp14:editId="1277A70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27421571" w14:textId="04553BCC" w:rsidR="00D33388" w:rsidRDefault="00D33388" w:rsidP="00D33388">
      <w:pPr>
        <w:pStyle w:val="4Tekst"/>
        <w:jc w:val="center"/>
      </w:pPr>
      <w:bookmarkStart w:id="303" w:name="_Toc96010274"/>
      <w:r>
        <w:t xml:space="preserve">Slika </w:t>
      </w:r>
      <w:r w:rsidR="00281EA6">
        <w:fldChar w:fldCharType="begin"/>
      </w:r>
      <w:r w:rsidR="00281EA6">
        <w:instrText xml:space="preserve"> SEQ Slika \* ARABIC </w:instrText>
      </w:r>
      <w:r w:rsidR="00281EA6">
        <w:fldChar w:fldCharType="separate"/>
      </w:r>
      <w:r>
        <w:rPr>
          <w:noProof/>
        </w:rPr>
        <w:t>9</w:t>
      </w:r>
      <w:r w:rsidR="00281EA6">
        <w:rPr>
          <w:noProof/>
        </w:rPr>
        <w:fldChar w:fldCharType="end"/>
      </w:r>
      <w:r>
        <w:t>. Ovisnost neurona u neuronskoj mreži</w:t>
      </w:r>
      <w:bookmarkEnd w:id="303"/>
    </w:p>
    <w:p w14:paraId="097779A0" w14:textId="2643CC05" w:rsidR="00936C29" w:rsidRDefault="00D43A5A" w:rsidP="00936C29">
      <w:pPr>
        <w:pStyle w:val="4Tekst"/>
      </w:pPr>
      <w:r>
        <w:t xml:space="preserve">Na </w:t>
      </w:r>
      <w:ins w:id="304"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Dakle, izlazna vrijednost ovisi o ulaznoj. Da bi</w:t>
      </w:r>
      <w:r w:rsidR="00F93039">
        <w:t xml:space="preserve"> se dobila </w:t>
      </w:r>
      <w:r w:rsidR="00373EF3">
        <w:t>ovisnost izlazne vrijednosti o ulaznoj, mora</w:t>
      </w:r>
      <w:r w:rsidR="00F93039">
        <w:t xml:space="preserve"> se</w:t>
      </w:r>
      <w:r w:rsidR="00373EF3">
        <w:t xml:space="preserve">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5482C94" w14:textId="54E3B0B0" w:rsidR="00AB23B8" w:rsidRDefault="00B97422" w:rsidP="00D33388">
      <w:pPr>
        <w:pStyle w:val="4Tekst"/>
      </w:pPr>
      <w:r>
        <w:t xml:space="preserve">Prolaskom </w:t>
      </w:r>
      <w:del w:id="305" w:author="Stjepan Salopek (ssalopek)" w:date="2021-09-09T14:56:00Z">
        <w:r w:rsidDel="002F3835">
          <w:delText>unazadne propagacije</w:delText>
        </w:r>
      </w:del>
      <w:ins w:id="306"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72A25D07" w:rsidR="002F3835" w:rsidRDefault="008840C0" w:rsidP="00936C29">
      <w:pPr>
        <w:pStyle w:val="4Tekst"/>
      </w:pPr>
      <w:del w:id="307" w:author="Stjepan Salopek (ssalopek)" w:date="2021-09-09T14:56:00Z">
        <w:r w:rsidDel="002F3835">
          <w:delText>Unazadna propagacija</w:delText>
        </w:r>
      </w:del>
      <w:ins w:id="308" w:author="Stjepan Salopek (ssalopek)" w:date="2021-09-09T14:56:00Z">
        <w:r w:rsidR="002F3835">
          <w:t>Propa</w:t>
        </w:r>
      </w:ins>
      <w:ins w:id="309"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310" w:name="_Toc96010235"/>
      <w:r>
        <w:lastRenderedPageBreak/>
        <w:t>3.2.4</w:t>
      </w:r>
      <w:ins w:id="311" w:author="Stjepan Salopek (ssalopek)" w:date="2021-09-09T15:25:00Z">
        <w:r w:rsidR="008064B8">
          <w:t>.</w:t>
        </w:r>
      </w:ins>
      <w:r>
        <w:t xml:space="preserve"> </w:t>
      </w:r>
      <w:r w:rsidR="002B52DE">
        <w:t xml:space="preserve">Stvaranje klase za </w:t>
      </w:r>
      <w:r w:rsidR="005E1315">
        <w:t>strojno učenje</w:t>
      </w:r>
      <w:bookmarkEnd w:id="310"/>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312" w:name="_Toc96010275"/>
      <w:r>
        <w:t xml:space="preserve">Slika </w:t>
      </w:r>
      <w:fldSimple w:instr=" SEQ Slika \* ARABIC ">
        <w:r>
          <w:rPr>
            <w:noProof/>
          </w:rPr>
          <w:t>10</w:t>
        </w:r>
      </w:fldSimple>
      <w:r>
        <w:t>. Skica modela prepoznavanja teksta</w:t>
      </w:r>
      <w:bookmarkEnd w:id="312"/>
    </w:p>
    <w:p w14:paraId="34CE179F" w14:textId="48FD5391" w:rsidR="005E1315" w:rsidRDefault="00281EA6" w:rsidP="005E1315">
      <w:pPr>
        <w:pStyle w:val="4Tekst"/>
      </w:pPr>
      <w:del w:id="313" w:author="Stjepan Salopek (ssalopek)" w:date="2021-09-09T15:33:00Z">
        <w:r>
          <w:rPr>
            <w:noProof/>
          </w:rPr>
          <w:pict w14:anchorId="55DF6607">
            <v:shape id="Tekstni okvir 17" o:spid="_x0000_s1048" type="#_x0000_t202" style="position:absolute;left:0;text-align:left;margin-left:98.6pt;margin-top:130.25pt;width:212.15pt;height:35.75pt;z-index:251660800;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314" w:author="Stjepan Salopek (ssalopek)" w:date="2021-09-09T15:37:00Z">
                        <w:pPr>
                          <w:pStyle w:val="4Tekst"/>
                          <w:jc w:val="center"/>
                        </w:pPr>
                      </w:pPrChange>
                    </w:pPr>
                    <w:del w:id="315" w:author="Stjepan Salopek (ssalopek)" w:date="2021-09-09T15:37:00Z">
                      <w:r w:rsidDel="008D5FB6">
                        <w:delText>Sl</w:delText>
                      </w:r>
                    </w:del>
                    <w:ins w:id="316" w:author="Stjepan Salopek (ssalopek)" w:date="2021-09-09T15:37:00Z">
                      <w:r>
                        <w:t>asdasd</w:t>
                      </w:r>
                    </w:ins>
                    <w:del w:id="317"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318" w:author="Stjepan Salopek (ssalopek)" w:date="2021-09-09T14:33:00Z">
                      <w:r w:rsidDel="00CB09D3">
                        <w:rPr>
                          <w:noProof/>
                        </w:rPr>
                        <w:delText>10</w:delText>
                      </w:r>
                    </w:del>
                    <w:del w:id="319" w:author="Stjepan Salopek (ssalopek)" w:date="2021-09-09T15:37:00Z">
                      <w:r w:rsidDel="008D5FB6">
                        <w:rPr>
                          <w:noProof/>
                        </w:rPr>
                        <w:fldChar w:fldCharType="end"/>
                      </w:r>
                      <w:r w:rsidDel="008D5FB6">
                        <w:delText xml:space="preserve"> </w:delText>
                      </w:r>
                    </w:del>
                    <w:del w:id="320"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321"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931B99">
            <w:rPr>
              <w:noProof/>
            </w:rPr>
            <w:t xml:space="preserve"> </w:t>
          </w:r>
          <w:r w:rsidR="00931B99" w:rsidRPr="00931B99">
            <w:rPr>
              <w:noProof/>
            </w:rPr>
            <w:t>[11]</w:t>
          </w:r>
          <w:r w:rsidR="00DE4BDB">
            <w:fldChar w:fldCharType="end"/>
          </w:r>
        </w:sdtContent>
      </w:sdt>
      <w:ins w:id="322"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 xml:space="preserve">ti dijelovi dalje rastavljaju i u konačnici </w:t>
      </w:r>
      <w:r w:rsidR="00F93039">
        <w:t>rezultiraju</w:t>
      </w:r>
      <w:r w:rsidR="00331885">
        <w:t xml:space="preserve"> predviđanje</w:t>
      </w:r>
      <w:r w:rsidR="00F93039">
        <w:t>m</w:t>
      </w:r>
      <w:r w:rsidR="00331885">
        <w:t xml:space="preserve"> teksta.</w:t>
      </w:r>
    </w:p>
    <w:p w14:paraId="460DA74E" w14:textId="61417D90" w:rsidR="00401191" w:rsidDel="004167E9" w:rsidRDefault="00DE688B" w:rsidP="00401191">
      <w:pPr>
        <w:pStyle w:val="4Tekst"/>
        <w:rPr>
          <w:del w:id="323"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324" w:author="Stjepan Salopek (ssalopek)" w:date="2021-09-09T16:52:00Z"/>
        </w:rPr>
      </w:pPr>
    </w:p>
    <w:p w14:paraId="464607F7" w14:textId="0CBA0DA7" w:rsidR="004167E9" w:rsidRDefault="004167E9">
      <w:pPr>
        <w:rPr>
          <w:ins w:id="325" w:author="Stjepan Salopek (ssalopek)" w:date="2021-09-09T16:52:00Z"/>
          <w:rFonts w:ascii="Times New Roman" w:eastAsiaTheme="minorEastAsia" w:hAnsi="Times New Roman"/>
          <w:spacing w:val="15"/>
          <w:sz w:val="24"/>
        </w:rPr>
      </w:pPr>
      <w:ins w:id="326" w:author="Stjepan Salopek (ssalopek)" w:date="2021-09-09T16:52:00Z">
        <w:r>
          <w:br w:type="page"/>
        </w:r>
      </w:ins>
    </w:p>
    <w:p w14:paraId="58AA7C35" w14:textId="77777777" w:rsidR="00401191" w:rsidDel="004167E9" w:rsidRDefault="00401191" w:rsidP="00401191">
      <w:pPr>
        <w:pStyle w:val="4Tekst"/>
        <w:rPr>
          <w:del w:id="327" w:author="Stjepan Salopek (ssalopek)" w:date="2021-09-09T16:51:00Z"/>
        </w:rPr>
      </w:pPr>
    </w:p>
    <w:p w14:paraId="6EDBE52E" w14:textId="7BEE4B3B" w:rsidR="008324D8" w:rsidDel="004167E9" w:rsidRDefault="008324D8" w:rsidP="00401191">
      <w:pPr>
        <w:pStyle w:val="4Tekst"/>
        <w:rPr>
          <w:del w:id="328" w:author="Stjepan Salopek (ssalopek)" w:date="2021-09-09T16:51:00Z"/>
        </w:rPr>
      </w:pPr>
    </w:p>
    <w:p w14:paraId="1FF7266B" w14:textId="4A9E5895" w:rsidR="008324D8" w:rsidDel="004167E9" w:rsidRDefault="008324D8" w:rsidP="00401191">
      <w:pPr>
        <w:pStyle w:val="4Tekst"/>
        <w:rPr>
          <w:del w:id="329" w:author="Stjepan Salopek (ssalopek)" w:date="2021-09-09T16:52:00Z"/>
        </w:rPr>
      </w:pPr>
    </w:p>
    <w:p w14:paraId="7EE65BAB" w14:textId="50E29FEF" w:rsidR="00401191" w:rsidRDefault="0062607B" w:rsidP="00FB138B">
      <w:pPr>
        <w:pStyle w:val="3PodnaslovMali"/>
      </w:pPr>
      <w:bookmarkStart w:id="330" w:name="_Toc96010236"/>
      <w:r>
        <w:t>3.2.5</w:t>
      </w:r>
      <w:ins w:id="331" w:author="Stjepan Salopek (ssalopek)" w:date="2021-09-09T15:01:00Z">
        <w:r w:rsidR="002F3835">
          <w:t>.</w:t>
        </w:r>
      </w:ins>
      <w:r>
        <w:t xml:space="preserve"> </w:t>
      </w:r>
      <w:r w:rsidR="00FB138B">
        <w:t>Implementiranje klase za strojno učenje u Pythonu</w:t>
      </w:r>
      <w:bookmarkEnd w:id="330"/>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B5391C">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3C3594DA" w14:textId="50CFBC1A" w:rsidR="00B5391C" w:rsidRDefault="00B5391C" w:rsidP="00B5391C">
      <w:pPr>
        <w:pStyle w:val="4Tekst"/>
        <w:jc w:val="center"/>
      </w:pPr>
      <w:bookmarkStart w:id="332" w:name="_Toc96008641"/>
      <w:r>
        <w:t xml:space="preserve">Prikaz programskog koda </w:t>
      </w:r>
      <w:r w:rsidR="00281EA6">
        <w:fldChar w:fldCharType="begin"/>
      </w:r>
      <w:r w:rsidR="00281EA6">
        <w:instrText xml:space="preserve"> SEQ Prikaz_programskog_koda \* ARABIC </w:instrText>
      </w:r>
      <w:r w:rsidR="00281EA6">
        <w:fldChar w:fldCharType="separate"/>
      </w:r>
      <w:r w:rsidR="006B37E0">
        <w:rPr>
          <w:noProof/>
        </w:rPr>
        <w:t>1</w:t>
      </w:r>
      <w:r w:rsidR="00281EA6">
        <w:rPr>
          <w:noProof/>
        </w:rPr>
        <w:fldChar w:fldCharType="end"/>
      </w:r>
      <w:r>
        <w:t xml:space="preserve">. </w:t>
      </w:r>
      <w:r w:rsidRPr="009B7C4A">
        <w:t>Primjer klase neuronske mreže</w:t>
      </w:r>
      <w:bookmarkEnd w:id="332"/>
    </w:p>
    <w:p w14:paraId="116A3A52" w14:textId="2C8317D2"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w:t>
      </w:r>
      <w:r w:rsidR="0030775A">
        <w:t>definiranje</w:t>
      </w:r>
      <w:r w:rsidR="00B56143">
        <w:t xml:space="preserve"> </w:t>
      </w:r>
      <w:del w:id="333" w:author="Stjepan Salopek (ssalopek)" w:date="2021-09-09T16:54:00Z">
        <w:r w:rsidR="00B56143" w:rsidDel="004167E9">
          <w:delText>unazadne propagacije</w:delText>
        </w:r>
      </w:del>
      <w:ins w:id="334"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335" w:author="Stjepan Salopek (ssalopek)" w:date="2022-01-25T15:24:00Z">
        <w:r w:rsidR="00D6094D" w:rsidDel="0039088D">
          <w:delText>objektu klase</w:delText>
        </w:r>
      </w:del>
      <w:ins w:id="336"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473BD5C4"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w:t>
      </w:r>
      <w:r w:rsidR="0030775A">
        <w:t>Na primjer</w:t>
      </w:r>
      <w:r>
        <w:t>, prolaskom matrice dimenzija 2x2 kroz sliku dimenzija 28x28, uzimajući maksimalne vrijednosti svakog piksela matrice, u konačnici bi se dobila slika dimenzija 14x14. Na ovaj način ubrzava se proces učenja</w:t>
      </w:r>
      <w:r w:rsidR="0030775A">
        <w:t xml:space="preserve"> smanjenjem ulaza</w:t>
      </w:r>
      <w:r>
        <w:t>.</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07AA4D98" w:rsidR="00414285" w:rsidRDefault="0062607B" w:rsidP="001B1440">
      <w:pPr>
        <w:pStyle w:val="2Podnaslov"/>
      </w:pPr>
      <w:bookmarkStart w:id="337" w:name="_Toc96010237"/>
      <w:r>
        <w:t>3.3</w:t>
      </w:r>
      <w:ins w:id="338" w:author="Stjepan Salopek (ssalopek)" w:date="2021-09-09T15:01:00Z">
        <w:r w:rsidR="002F3835">
          <w:t>.</w:t>
        </w:r>
      </w:ins>
      <w:r>
        <w:t xml:space="preserve"> </w:t>
      </w:r>
      <w:r w:rsidR="00C35D6B">
        <w:t>Rad s kreira</w:t>
      </w:r>
      <w:r w:rsidR="009A69A3">
        <w:t>nom neuronskom mrežom</w:t>
      </w:r>
      <w:bookmarkEnd w:id="337"/>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09EA207F" w14:textId="203E6CA3" w:rsidR="00B5391C" w:rsidRDefault="00B5391C" w:rsidP="00B5391C">
      <w:pPr>
        <w:pStyle w:val="4Tekst"/>
        <w:jc w:val="center"/>
      </w:pPr>
      <w:bookmarkStart w:id="339" w:name="_Toc96008642"/>
      <w:r>
        <w:t xml:space="preserve">Prikaz programskog koda </w:t>
      </w:r>
      <w:r w:rsidR="00281EA6">
        <w:fldChar w:fldCharType="begin"/>
      </w:r>
      <w:r w:rsidR="00281EA6">
        <w:instrText xml:space="preserve"> SEQ Prikaz_programskog_koda \* ARABIC </w:instrText>
      </w:r>
      <w:r w:rsidR="00281EA6">
        <w:fldChar w:fldCharType="separate"/>
      </w:r>
      <w:r w:rsidR="006B37E0">
        <w:rPr>
          <w:noProof/>
        </w:rPr>
        <w:t>2</w:t>
      </w:r>
      <w:r w:rsidR="00281EA6">
        <w:rPr>
          <w:noProof/>
        </w:rPr>
        <w:fldChar w:fldCharType="end"/>
      </w:r>
      <w:r>
        <w:t xml:space="preserve">. </w:t>
      </w:r>
      <w:r w:rsidRPr="00F74977">
        <w:t>Primjer optimizacijske funkcije</w:t>
      </w:r>
      <w:bookmarkEnd w:id="339"/>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1AB91B32" w:rsidR="00F83E97" w:rsidRDefault="00A52CE7" w:rsidP="003B5E7D">
      <w:pPr>
        <w:pStyle w:val="4Tekst"/>
      </w:pPr>
      <w:r>
        <w:t>Funkcija korištena za optimizaciju težina i sklonosti naziva se</w:t>
      </w:r>
      <w:r w:rsidR="001A3177">
        <w:t xml:space="preserve"> Stohastički </w:t>
      </w:r>
      <w:commentRangeStart w:id="340"/>
      <w:del w:id="341" w:author="Stjepan Salopek (ssalopek)" w:date="2021-09-09T15:01:00Z">
        <w:r w:rsidR="0054288D" w:rsidDel="002F3835">
          <w:delText>Spust Gradijenata</w:delText>
        </w:r>
      </w:del>
      <w:commentRangeEnd w:id="340"/>
      <w:ins w:id="342" w:author="Stjepan Salopek (ssalopek)" w:date="2021-09-09T15:01:00Z">
        <w:r w:rsidR="002F3835">
          <w:t>gradijentalni pad</w:t>
        </w:r>
      </w:ins>
      <w:r w:rsidR="004400BA">
        <w:rPr>
          <w:rStyle w:val="CommentReference"/>
          <w:rFonts w:asciiTheme="minorHAnsi" w:eastAsiaTheme="minorHAnsi" w:hAnsiTheme="minorHAnsi"/>
          <w:spacing w:val="0"/>
        </w:rPr>
        <w:commentReference w:id="340"/>
      </w:r>
      <w:r w:rsidR="0054288D">
        <w:t xml:space="preserve"> (eng</w:t>
      </w:r>
      <w:ins w:id="343"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344" w:author="Stjepan Salopek (ssalopek)" w:date="2021-09-09T15:02:00Z">
        <w:r w:rsidR="00F83E97" w:rsidDel="002F3835">
          <w:delText>unazadnoj propagaciji</w:delText>
        </w:r>
      </w:del>
      <w:ins w:id="345"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346" w:author="Tin Kramberger (tkramberg)" w:date="2021-09-06T19:06:00Z">
              <w:rPr>
                <w:rFonts w:ascii="Cambria Math" w:hAnsi="Cambria Math"/>
              </w:rPr>
              <m:t>×</m:t>
            </w:ins>
          </m:r>
          <m:r>
            <w:del w:id="347"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348" w:author="Stjepan Salopek (ssalopek)" w:date="2021-09-09T15:03:00Z">
        <w:r w:rsidRPr="008324D8" w:rsidDel="00C94B37">
          <w:rPr>
            <w:rFonts w:ascii="Consolas" w:eastAsia="Times New Roman" w:hAnsi="Consolas" w:cs="Times New Roman"/>
            <w:color w:val="000000"/>
            <w:sz w:val="21"/>
            <w:szCs w:val="21"/>
          </w:rPr>
          <w:delText>index</w:delText>
        </w:r>
      </w:del>
      <w:ins w:id="349"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4586FB39" w14:textId="61E79743" w:rsidR="00B5391C" w:rsidRDefault="00B5391C" w:rsidP="00B5391C">
      <w:pPr>
        <w:pStyle w:val="4Tekst"/>
        <w:jc w:val="center"/>
      </w:pPr>
      <w:bookmarkStart w:id="350" w:name="_Toc96008643"/>
      <w:r>
        <w:t xml:space="preserve">Prikaz programskog koda </w:t>
      </w:r>
      <w:r w:rsidR="00281EA6">
        <w:fldChar w:fldCharType="begin"/>
      </w:r>
      <w:r w:rsidR="00281EA6">
        <w:instrText xml:space="preserve"> SEQ Prikaz_programskog_</w:instrText>
      </w:r>
      <w:r w:rsidR="00281EA6">
        <w:instrText xml:space="preserve">koda \* ARABIC </w:instrText>
      </w:r>
      <w:r w:rsidR="00281EA6">
        <w:fldChar w:fldCharType="separate"/>
      </w:r>
      <w:r w:rsidR="006B37E0">
        <w:rPr>
          <w:noProof/>
        </w:rPr>
        <w:t>3</w:t>
      </w:r>
      <w:r w:rsidR="00281EA6">
        <w:rPr>
          <w:noProof/>
        </w:rPr>
        <w:fldChar w:fldCharType="end"/>
      </w:r>
      <w:r>
        <w:t xml:space="preserve">. </w:t>
      </w:r>
      <w:r w:rsidRPr="004A778B">
        <w:t>Pojednostavljeni prolazak kroz mrežu</w:t>
      </w:r>
      <w:bookmarkEnd w:id="350"/>
    </w:p>
    <w:p w14:paraId="3B785614" w14:textId="2F3C828A"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351" w:author="Stjepan Salopek (ssalopek)" w:date="2022-01-25T15:25:00Z">
        <w:r w:rsidR="00AB0117" w:rsidDel="004902DA">
          <w:delText xml:space="preserve">dva </w:delText>
        </w:r>
      </w:del>
      <w:ins w:id="352"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353" w:name="_Toc96010238"/>
      <w:r>
        <w:lastRenderedPageBreak/>
        <w:t>3.4</w:t>
      </w:r>
      <w:ins w:id="354" w:author="Stjepan Salopek (ssalopek)" w:date="2021-09-09T15:03:00Z">
        <w:r w:rsidR="00C94B37">
          <w:t>.</w:t>
        </w:r>
      </w:ins>
      <w:r>
        <w:t xml:space="preserve"> </w:t>
      </w:r>
      <w:r w:rsidR="001A46C0">
        <w:t>Rad i analiza rezultata</w:t>
      </w:r>
      <w:bookmarkEnd w:id="353"/>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6FE2A2BE" w14:textId="44283475" w:rsidR="00B5391C" w:rsidRDefault="00B5391C" w:rsidP="00B5391C">
      <w:pPr>
        <w:pStyle w:val="4Tekst"/>
        <w:jc w:val="center"/>
      </w:pPr>
      <w:bookmarkStart w:id="355" w:name="_Toc96008644"/>
      <w:r>
        <w:t xml:space="preserve">Prikaz programskog koda </w:t>
      </w:r>
      <w:r w:rsidR="00281EA6">
        <w:fldChar w:fldCharType="begin"/>
      </w:r>
      <w:r w:rsidR="00281EA6">
        <w:instrText xml:space="preserve"> SEQ Prikaz_programskog_koda \* ARABIC </w:instrText>
      </w:r>
      <w:r w:rsidR="00281EA6">
        <w:fldChar w:fldCharType="separate"/>
      </w:r>
      <w:r w:rsidR="006B37E0">
        <w:rPr>
          <w:noProof/>
        </w:rPr>
        <w:t>4</w:t>
      </w:r>
      <w:r w:rsidR="00281EA6">
        <w:rPr>
          <w:noProof/>
        </w:rPr>
        <w:fldChar w:fldCharType="end"/>
      </w:r>
      <w:r>
        <w:t xml:space="preserve">. </w:t>
      </w:r>
      <w:r w:rsidRPr="003B23AC">
        <w:t>Računanje točnosti mreže</w:t>
      </w:r>
      <w:bookmarkEnd w:id="355"/>
    </w:p>
    <w:p w14:paraId="23B5984B" w14:textId="4A1553CC" w:rsidR="003467BC" w:rsidRDefault="006F0B00" w:rsidP="003467BC">
      <w:pPr>
        <w:pStyle w:val="4Tekst"/>
      </w:pPr>
      <w:r>
        <w:t>Pri usporedbi</w:t>
      </w:r>
      <w:r w:rsidR="003467BC">
        <w:t xml:space="preserve"> trećeg i četvrtog programskog isječka</w:t>
      </w:r>
      <w:r w:rsidR="00EA208A">
        <w:t xml:space="preserve"> može se </w:t>
      </w:r>
      <w:r w:rsidR="00D24730">
        <w:t>primijetiti</w:t>
      </w:r>
      <w:r w:rsidR="00EA208A">
        <w:t xml:space="preserve"> sličnost. Kada je u pitanju predviđanje, </w:t>
      </w:r>
      <w:r w:rsidR="00D24730">
        <w:t xml:space="preserve">prolazi se </w:t>
      </w:r>
      <w:r w:rsidR="00C13734">
        <w:t xml:space="preserve">kroz petlju šaljući slike kroz mrežu. Da bi se </w:t>
      </w:r>
      <w:r w:rsidR="00036185">
        <w:t>među</w:t>
      </w:r>
      <w:r w:rsidR="00C13734">
        <w:t xml:space="preserve">rezultati </w:t>
      </w:r>
      <w:r w:rsidR="00036185">
        <w:t xml:space="preserve">treniranja </w:t>
      </w:r>
      <w:r w:rsidR="00C13734">
        <w:t xml:space="preserve">mogli analizirati, koriste se slike čiji se tekst unaprijed zna. </w:t>
      </w:r>
      <w:r w:rsidR="00036185">
        <w:t>Prilikom računanja točnosti u četvrtom programskom kodu</w:t>
      </w:r>
      <w:r w:rsidR="00C13734">
        <w:t>, u dijelu</w:t>
      </w:r>
      <w:r w:rsidR="00396600">
        <w:t xml:space="preserve"> označenim komentarom</w:t>
      </w:r>
      <w:r w:rsidR="00036185">
        <w:t>,</w:t>
      </w:r>
      <w:r w:rsidR="00396600">
        <w:t xml:space="preserve">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 većim brojem ulaznih podataka za testiranje i </w:t>
      </w:r>
      <w:r w:rsidR="00D24730">
        <w:t>jakim</w:t>
      </w:r>
      <w:r w:rsidR="00D366C7">
        <w:t xml:space="preserve"> računalima mogu, ovisno o vrsti slike koja sadrži tekst, dostići vrijednosti između 95 i 100% točnosti.</w:t>
      </w:r>
    </w:p>
    <w:p w14:paraId="5878B34C" w14:textId="17AB5A58" w:rsidR="00E82A48" w:rsidRDefault="002D0973" w:rsidP="00971D57">
      <w:pPr>
        <w:pStyle w:val="1Naslov"/>
      </w:pPr>
      <w:r>
        <w:br w:type="page"/>
      </w:r>
      <w:bookmarkStart w:id="356" w:name="_Toc96010239"/>
      <w:r w:rsidR="00E82A48">
        <w:lastRenderedPageBreak/>
        <w:t>4</w:t>
      </w:r>
      <w:ins w:id="357" w:author="Stjepan Salopek (ssalopek)" w:date="2021-09-09T15:03:00Z">
        <w:r w:rsidR="00C94B37">
          <w:t>.</w:t>
        </w:r>
      </w:ins>
      <w:r w:rsidR="00E82A48">
        <w:t xml:space="preserve"> PRAKTIČNI ZADATAK</w:t>
      </w:r>
      <w:bookmarkEnd w:id="356"/>
    </w:p>
    <w:p w14:paraId="7B55D48C" w14:textId="183D7837" w:rsidR="00E82A48" w:rsidRDefault="00E82A48" w:rsidP="00E82A48">
      <w:pPr>
        <w:pStyle w:val="2Podnaslov"/>
      </w:pPr>
      <w:bookmarkStart w:id="358" w:name="_Toc96010240"/>
      <w:r>
        <w:t>4.1</w:t>
      </w:r>
      <w:ins w:id="359" w:author="Stjepan Salopek (ssalopek)" w:date="2021-09-09T15:03:00Z">
        <w:r w:rsidR="00C94B37">
          <w:t>.</w:t>
        </w:r>
      </w:ins>
      <w:r>
        <w:t xml:space="preserve"> Plan rada</w:t>
      </w:r>
      <w:bookmarkEnd w:id="358"/>
    </w:p>
    <w:p w14:paraId="02F65065" w14:textId="391437FD"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 interneta obrađen je, a kroz mnoga testiranja i </w:t>
      </w:r>
      <w:r w:rsidR="00745CD3">
        <w:t>mijenjanja</w:t>
      </w:r>
      <w:r w:rsidR="00424DF1">
        <w:t xml:space="preserve"> vrijednosti varijabli pokušala se dostići što veća preciznost procjene.</w:t>
      </w:r>
    </w:p>
    <w:p w14:paraId="1438E2EA" w14:textId="57B4B1C9" w:rsidR="00424DF1" w:rsidRDefault="00424DF1" w:rsidP="009812C5">
      <w:pPr>
        <w:pStyle w:val="4Tekst"/>
      </w:pPr>
      <w:r>
        <w:t xml:space="preserve">Početak izrade uključuje postavljanje razvojnog okruženja, nakon čega se preuzima inicijalni podatkovni skup. Nadalje, skup se mora obraditi i </w:t>
      </w:r>
      <w:r w:rsidR="00AB7FD2">
        <w:t xml:space="preserve">prilagoditi kontekstu u kojemu će biti iskorišten. Zatim slijedi dizajniranje neuronske mreže koja će se koristiti za treniranje modela. Istrenirat će se više modela i za svaki testirati preciznost čitanja </w:t>
      </w:r>
      <w:r w:rsidR="00036185">
        <w:t>slova</w:t>
      </w:r>
      <w:r w:rsidR="00AB7FD2">
        <w:t>.</w:t>
      </w:r>
    </w:p>
    <w:p w14:paraId="4DE6A9A3" w14:textId="4A5CCD80" w:rsidR="00AB7FD2" w:rsidRDefault="00AB7FD2" w:rsidP="00AB7FD2">
      <w:pPr>
        <w:pStyle w:val="2Podnaslov"/>
      </w:pPr>
      <w:bookmarkStart w:id="360" w:name="_Toc96010241"/>
      <w:r>
        <w:t>4.2</w:t>
      </w:r>
      <w:ins w:id="361" w:author="Stjepan Salopek (ssalopek)" w:date="2021-09-09T15:03:00Z">
        <w:r w:rsidR="00C94B37">
          <w:t>.</w:t>
        </w:r>
      </w:ins>
      <w:r>
        <w:t xml:space="preserve"> Postavljanje razvojnog okruženja</w:t>
      </w:r>
      <w:bookmarkEnd w:id="360"/>
    </w:p>
    <w:p w14:paraId="32AE3937" w14:textId="14DF9C27" w:rsidR="002A59EF" w:rsidRDefault="00735F4B" w:rsidP="002A59EF">
      <w:pPr>
        <w:pStyle w:val="4Tekst"/>
        <w:jc w:val="left"/>
      </w:pPr>
      <w:r>
        <w:t>Kompletan praktični dio rada odrađen je na Googleovoj platformi</w:t>
      </w:r>
      <w:r w:rsidR="00036185">
        <w:t>. Nakon dovršetka, kod iz Jupyter bilježnice</w:t>
      </w:r>
      <w:r w:rsidR="00550F44">
        <w:t xml:space="preserve"> pretvoren je u uobičajenu strukturu Python projekta</w:t>
      </w:r>
      <w:r>
        <w:t>. Google Drive korišten je za pohranu podataka</w:t>
      </w:r>
      <w:r w:rsidR="00550F44">
        <w:t xml:space="preserve"> kao što su grafovi i istrenirani modeli</w:t>
      </w:r>
      <w:r>
        <w:t>,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362" w:name="_Toc96010276"/>
      <w:r>
        <w:t xml:space="preserve">Slika </w:t>
      </w:r>
      <w:fldSimple w:instr=" SEQ Slika \* ARABIC ">
        <w:r>
          <w:rPr>
            <w:noProof/>
          </w:rPr>
          <w:t>11</w:t>
        </w:r>
      </w:fldSimple>
      <w:r>
        <w:t>. Rad u Colaborytoryju</w:t>
      </w:r>
      <w:bookmarkEnd w:id="362"/>
    </w:p>
    <w:p w14:paraId="11CD3A83" w14:textId="175233FF" w:rsidR="009B1A1C" w:rsidRDefault="00735F4B" w:rsidP="009812C5">
      <w:pPr>
        <w:pStyle w:val="4Tekst"/>
      </w:pPr>
      <w:r>
        <w:t>Colab pojednostavljuje rad jer ima funkcionalnosti poput uvoza Google Drivea direktno u Linux virtualnu mašinu na kojoj je pokrenuta Jupyter bilježnica. Također, u</w:t>
      </w:r>
      <w:r w:rsidR="00745CD3">
        <w:t xml:space="preserve"> </w:t>
      </w:r>
      <w:r>
        <w:t xml:space="preserve">bilježnici </w:t>
      </w:r>
      <w:r w:rsidR="00550F44">
        <w:t xml:space="preserve">se mogu direktno </w:t>
      </w:r>
      <w:r>
        <w:t>pokretati naredbe ljuske što se pokazalo korisnim u analizi podataka</w:t>
      </w:r>
      <w:r w:rsidR="00550F44">
        <w:t xml:space="preserve"> Tensor</w:t>
      </w:r>
      <w:r w:rsidR="0072304D">
        <w:t>B</w:t>
      </w:r>
      <w:r w:rsidR="00550F44">
        <w:t>oard alatom</w:t>
      </w:r>
      <w:r>
        <w:t>.</w:t>
      </w:r>
      <w:r w:rsidR="00FB1FCC">
        <w:t xml:space="preserve"> </w:t>
      </w:r>
      <w:r w:rsidR="009B1A1C">
        <w:t>Iako Colab omogućuje pristup grafičkim karticama,</w:t>
      </w:r>
      <w:r w:rsidR="00745CD3">
        <w:t xml:space="preserve"> vremenski su ograničene</w:t>
      </w:r>
      <w:r w:rsidR="00550F44">
        <w:t>. Stoga se treniranje odrađivalo u više navrata s vremenskim razmakom od jedan do dva dana</w:t>
      </w:r>
      <w:r w:rsidR="009B1A1C">
        <w:t>.</w:t>
      </w:r>
    </w:p>
    <w:p w14:paraId="1CF9F896" w14:textId="0795C761" w:rsidR="009B1A1C" w:rsidDel="00C94B37" w:rsidRDefault="009B1A1C" w:rsidP="009812C5">
      <w:pPr>
        <w:pStyle w:val="4Tekst"/>
        <w:rPr>
          <w:del w:id="363" w:author="Stjepan Salopek (ssalopek)" w:date="2021-09-09T15:04:00Z"/>
        </w:rPr>
      </w:pPr>
    </w:p>
    <w:p w14:paraId="03D7EEB6" w14:textId="5DD4A993" w:rsidR="009B1A1C" w:rsidDel="00C94B37" w:rsidRDefault="009B1A1C" w:rsidP="009812C5">
      <w:pPr>
        <w:pStyle w:val="4Tekst"/>
        <w:rPr>
          <w:del w:id="364" w:author="Stjepan Salopek (ssalopek)" w:date="2021-09-09T15:04:00Z"/>
        </w:rPr>
      </w:pPr>
    </w:p>
    <w:p w14:paraId="6691A666" w14:textId="216A949C" w:rsidR="009B1A1C" w:rsidDel="00C94B37" w:rsidRDefault="009B1A1C" w:rsidP="009812C5">
      <w:pPr>
        <w:pStyle w:val="4Tekst"/>
        <w:rPr>
          <w:del w:id="365" w:author="Stjepan Salopek (ssalopek)" w:date="2021-09-09T15:04:00Z"/>
        </w:rPr>
      </w:pPr>
    </w:p>
    <w:p w14:paraId="112AF001" w14:textId="3B1B674F" w:rsidR="009B1A1C" w:rsidRDefault="00784456" w:rsidP="00784456">
      <w:pPr>
        <w:pStyle w:val="2Podnaslov"/>
      </w:pPr>
      <w:bookmarkStart w:id="366" w:name="_Toc96010242"/>
      <w:r>
        <w:t>4.3</w:t>
      </w:r>
      <w:ins w:id="367" w:author="Stjepan Salopek (ssalopek)" w:date="2021-09-09T15:06:00Z">
        <w:r w:rsidR="00C94B37">
          <w:t>.</w:t>
        </w:r>
      </w:ins>
      <w:r>
        <w:t xml:space="preserve"> </w:t>
      </w:r>
      <w:r w:rsidR="000B506C">
        <w:t>Podatkovni skup</w:t>
      </w:r>
      <w:bookmarkEnd w:id="366"/>
    </w:p>
    <w:p w14:paraId="194CB45E" w14:textId="216A5483"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931B99" w:rsidRPr="00931B99">
            <w:rPr>
              <w:noProof/>
              <w:lang w:val="en-US"/>
            </w:rPr>
            <w:t>[12]</w:t>
          </w:r>
          <w:r w:rsidR="00DD2D15">
            <w:fldChar w:fldCharType="end"/>
          </w:r>
        </w:sdtContent>
      </w:sdt>
      <w:r>
        <w:t>.</w:t>
      </w:r>
      <w:r w:rsidR="004879BD">
        <w:t xml:space="preserve"> U kontekstu</w:t>
      </w:r>
      <w:r w:rsidR="00550F44">
        <w:t xml:space="preserve"> strojnog učenja</w:t>
      </w:r>
      <w:r w:rsidR="004879BD">
        <w:t xml:space="preserve">, podatkovni skup označava skup </w:t>
      </w:r>
      <w:r w:rsidR="00550F44">
        <w:t xml:space="preserve">brojčanih, </w:t>
      </w:r>
      <w:r w:rsidR="004879BD">
        <w:t>tekstualnih, vizualnih i</w:t>
      </w:r>
      <w:r w:rsidR="00550F44">
        <w:t>li</w:t>
      </w:r>
      <w:r w:rsidR="004879BD">
        <w:t xml:space="preserve"> auditivnih podataka.</w:t>
      </w:r>
      <w:r w:rsidR="00775698">
        <w:t xml:space="preserve"> </w:t>
      </w:r>
      <w:r w:rsidR="003F124C">
        <w:t>Primjer tekstualnog podatkovnog skupa</w:t>
      </w:r>
      <w:r w:rsidR="00775698">
        <w:t xml:space="preserve"> je popis putnika Titanika</w:t>
      </w:r>
      <w:r w:rsidR="00550F44">
        <w:t>. Na temelju popisa, neuronska mreža može napraviti procjenu šanse preživljavanja na temelju ulaznih parametara kao što su dob, spol ili klasa osobe.</w:t>
      </w:r>
    </w:p>
    <w:p w14:paraId="3355C4C6" w14:textId="4E4A5E75" w:rsidR="00550F44" w:rsidRDefault="00550F44" w:rsidP="00550F44">
      <w:pPr>
        <w:pStyle w:val="2Podnaslov"/>
      </w:pPr>
      <w:bookmarkStart w:id="368" w:name="_Toc96010243"/>
      <w:r>
        <w:t>4.</w:t>
      </w:r>
      <w:r w:rsidR="001275E4">
        <w:t>5</w:t>
      </w:r>
      <w:r>
        <w:t>. MNIST</w:t>
      </w:r>
      <w:r w:rsidR="001275E4">
        <w:t xml:space="preserve"> i EMNIST skupovi</w:t>
      </w:r>
      <w:bookmarkEnd w:id="368"/>
    </w:p>
    <w:p w14:paraId="17633467" w14:textId="76CE796F"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w:t>
      </w:r>
      <w:r w:rsidR="00513407">
        <w:t xml:space="preserve"> a</w:t>
      </w:r>
      <w:r w:rsidR="00601E08">
        <w:t xml:space="preserve"> kada podatkovni skup nije od velike važnosti. Sastoji se od 70.000 slika veličine 28x28 piksela širine 1 bita, a podijeljene su u deset klasa</w:t>
      </w:r>
      <w:r w:rsidR="00BF5F67">
        <w:t>, na znamenke od 1 do 9.</w:t>
      </w:r>
    </w:p>
    <w:p w14:paraId="292B5F9E" w14:textId="77777777" w:rsidR="00BF5F67" w:rsidRPr="00BF5F67" w:rsidDel="00C94B37" w:rsidRDefault="00BF5F67" w:rsidP="00BF5F67">
      <w:pPr>
        <w:pStyle w:val="4Tekst"/>
        <w:rPr>
          <w:del w:id="369" w:author="Stjepan Salopek (ssalopek)" w:date="2021-09-09T15:07:00Z"/>
        </w:rPr>
      </w:pPr>
    </w:p>
    <w:p w14:paraId="45FD0063" w14:textId="7B00C31D" w:rsidR="0088087A" w:rsidDel="00C94B37" w:rsidRDefault="0088087A" w:rsidP="009812C5">
      <w:pPr>
        <w:pStyle w:val="4Tekst"/>
        <w:rPr>
          <w:del w:id="370" w:author="Stjepan Salopek (ssalopek)" w:date="2021-09-09T15:07:00Z"/>
        </w:rPr>
      </w:pP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371" w:author="Stjepan Salopek (ssalopek)" w:date="2021-09-13T09:24:00Z"/>
        </w:rPr>
      </w:pPr>
      <w:bookmarkStart w:id="372" w:name="_Toc96010244"/>
      <w:ins w:id="373" w:author="Stjepan Salopek (ssalopek)" w:date="2021-09-13T09:24:00Z">
        <w:r>
          <w:lastRenderedPageBreak/>
          <w:t>4.5. Dizajniranje neuronske mreže</w:t>
        </w:r>
        <w:bookmarkEnd w:id="372"/>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07B4F24C" w:rsidR="00F420B2" w:rsidRDefault="00F420B2" w:rsidP="002E789E">
      <w:pPr>
        <w:pStyle w:val="4Tekst"/>
      </w:pPr>
      <w:r>
        <w:t xml:space="preserve">Mreže su nazvane prema </w:t>
      </w:r>
      <w:r w:rsidR="00513407">
        <w:t xml:space="preserve">originalnim nazivima ili </w:t>
      </w:r>
      <w:r>
        <w:t xml:space="preserve">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bookmarkStart w:id="374" w:name="_Toc96010245"/>
      <w:r>
        <w:t>4.5.1. ConvNet</w:t>
      </w:r>
      <w:bookmarkEnd w:id="374"/>
    </w:p>
    <w:p w14:paraId="4571844E" w14:textId="6F23C1F0"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sedam blokova. Prvih pet blokova su konvolucijski i na sebi sadrže padajući (engl. dropout) sloj</w:t>
      </w:r>
      <w:r w:rsidR="00513407">
        <w:t>.</w:t>
      </w:r>
      <w:r w:rsidR="00E444E2">
        <w:t xml:space="preserve"> </w:t>
      </w:r>
      <w:r w:rsidR="00513407">
        <w:t>P</w:t>
      </w:r>
      <w:r w:rsidR="00E444E2">
        <w:t xml:space="preserve">rva dva </w:t>
      </w:r>
      <w:r w:rsidR="00513407">
        <w:t xml:space="preserve">bloka </w:t>
      </w:r>
      <w:r w:rsidR="00E444E2">
        <w:t xml:space="preserve">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4E6D0AC8"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bookmarkStart w:id="375" w:name="_Toc96010246"/>
      <w:r>
        <w:t>4.5.2. ResidualNet</w:t>
      </w:r>
      <w:bookmarkEnd w:id="375"/>
    </w:p>
    <w:p w14:paraId="7BBF0E1A" w14:textId="603DAC9F" w:rsidR="00124303" w:rsidRDefault="00BF1D3C" w:rsidP="00124303">
      <w:pPr>
        <w:pStyle w:val="4Tekst"/>
      </w:pPr>
      <w:r>
        <w:t>ResidualNet je varijacija konvolucijske neuronske mreže koja primjenjuje metodu ostatka (engl. residue). Metoda ostatka na određenom mjestu tijekom prolaska slike kroz mrežu sprema vrijednosti, prolazi dalje kroz mrežu, i zbraja ih s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11702512" w:rsidR="00946845" w:rsidRDefault="00946845" w:rsidP="00124303">
      <w:pPr>
        <w:pStyle w:val="4Tekst"/>
      </w:pPr>
      <w:r>
        <w:lastRenderedPageBreak/>
        <w:t>Mreža se sastoji od tri vrste blok</w:t>
      </w:r>
      <w:r w:rsidR="00531FFF">
        <w:t>a</w:t>
      </w:r>
      <w:r w:rsidR="00023118">
        <w:t>:</w:t>
      </w:r>
      <w:r>
        <w:t xml:space="preserve"> rezidualn</w:t>
      </w:r>
      <w:r w:rsidR="00531FFF">
        <w:t>og</w:t>
      </w:r>
      <w:r w:rsidR="00023118">
        <w:t xml:space="preserve">, </w:t>
      </w:r>
      <w:r>
        <w:t>konvolucijsk</w:t>
      </w:r>
      <w:r w:rsidR="00531FFF">
        <w:t>og</w:t>
      </w:r>
      <w:r>
        <w:t xml:space="preserve"> i linearn</w:t>
      </w:r>
      <w:r w:rsidR="00531FFF">
        <w:t>og</w:t>
      </w:r>
      <w:r>
        <w:t>. Prolazak kroz jedan rezidualni blok uključuje spremanje ulaza, prolazak kroz dva konvolucijska bloka te vraćanje zbroja</w:t>
      </w:r>
      <w:r w:rsidR="00023118">
        <w:t xml:space="preserve"> konvolucijskog</w:t>
      </w:r>
      <w:r>
        <w:t xml:space="preserve"> izlaza s inicijalnom ulaznom vrijednošću.</w:t>
      </w:r>
    </w:p>
    <w:p w14:paraId="5A1F56F7" w14:textId="48438582"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r>
        <w:t>Mreža je trenirana sveukupno 86 epoha dostižući točnost od 94.54%. Najbolju točnost od 94.97% postigla je u 50. epohi.</w:t>
      </w:r>
    </w:p>
    <w:p w14:paraId="23C7516D" w14:textId="5AAD7406" w:rsidR="00A119A8" w:rsidRDefault="00A119A8" w:rsidP="00B5391C">
      <w:pPr>
        <w:pStyle w:val="3PodnaslovMali"/>
      </w:pPr>
      <w:bookmarkStart w:id="376" w:name="_Toc96010247"/>
      <w:r>
        <w:t>4.5.3. Mnist</w:t>
      </w:r>
      <w:r w:rsidR="00707EBD">
        <w:t>S</w:t>
      </w:r>
      <w:r>
        <w:t>impleCNN</w:t>
      </w:r>
      <w:bookmarkEnd w:id="376"/>
    </w:p>
    <w:p w14:paraId="6E4BC431" w14:textId="61659774" w:rsidR="00707EBD" w:rsidRDefault="00707EBD" w:rsidP="00A119A8">
      <w:pPr>
        <w:pStyle w:val="4Tekst"/>
      </w:pPr>
      <w:r>
        <w:t>MnistSimpleCNN zajednički je naziv za tri vrste konvolucijskih neuronskih mreža</w:t>
      </w:r>
      <w:r w:rsidR="00DA7BAC">
        <w:t xml:space="preserve"> </w:t>
      </w:r>
      <w:sdt>
        <w:sdtPr>
          <w:id w:val="214470318"/>
          <w:citation/>
        </w:sdtPr>
        <w:sdtEndPr/>
        <w:sdtContent>
          <w:r w:rsidR="00DA7BAC">
            <w:fldChar w:fldCharType="begin"/>
          </w:r>
          <w:r w:rsidR="00DA7BAC">
            <w:rPr>
              <w:lang w:val="en-US"/>
            </w:rPr>
            <w:instrText xml:space="preserve"> CITATION AnS20 \l 1033 </w:instrText>
          </w:r>
          <w:r w:rsidR="00DA7BAC">
            <w:fldChar w:fldCharType="separate"/>
          </w:r>
          <w:r w:rsidR="00931B99" w:rsidRPr="00931B99">
            <w:rPr>
              <w:noProof/>
              <w:lang w:val="en-US"/>
            </w:rPr>
            <w:t>[13]</w:t>
          </w:r>
          <w:r w:rsidR="00DA7BAC">
            <w:fldChar w:fldCharType="end"/>
          </w:r>
        </w:sdtContent>
      </w:sdt>
      <w:r>
        <w:t xml:space="preserve">. Inicijalno su dizajnirane za MNIST podatkovni skup, </w:t>
      </w:r>
      <w:r w:rsidR="00531FFF">
        <w:t>ali su prilagođene</w:t>
      </w:r>
      <w:r>
        <w:t xml:space="preserve"> EMNIST skupu. Prva vrsta ove mreže sastoji se od deset konvolucijskih blokova matrice veličine 3x3, nakon čega slijedi jedan linearni sloj. Druga vrsta ima pet konvolucijskih blokova veličine 5x5, dok treća ima četiri</w:t>
      </w:r>
      <w:r w:rsidR="00023118">
        <w:t xml:space="preserve"> bloka</w:t>
      </w:r>
      <w:r>
        <w:t xml:space="preserve"> veličine 7x7. Sve mreže nakon linearnog sloja primjenjuju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A10DDE4" w:rsidR="006B5382" w:rsidRDefault="006B5382" w:rsidP="00A119A8">
      <w:pPr>
        <w:pStyle w:val="4Tekst"/>
      </w:pPr>
      <w:r>
        <w:t xml:space="preserve">Mreža matrice 5x5 trenirana je 40 epoha s izlaznom točnošću od 94.09%, a najbolju </w:t>
      </w:r>
      <w:r w:rsidR="003F0D93">
        <w:t>t</w:t>
      </w:r>
      <w:r>
        <w:t>očnost od 94.86% postigla je u 7. epohi.</w:t>
      </w:r>
    </w:p>
    <w:p w14:paraId="35E18820" w14:textId="3EA30E16" w:rsidR="006B5382" w:rsidRDefault="006B5382" w:rsidP="00A119A8">
      <w:pPr>
        <w:pStyle w:val="4Tekst"/>
      </w:pPr>
      <w:r>
        <w:t>Mreža matrice 7x7 trenirana je 30 epoha s točnošću od 94.19%, a najbolju točnost od 94.67% imala je nakon 13 epoha.</w:t>
      </w:r>
    </w:p>
    <w:p w14:paraId="3EDFC599" w14:textId="6B7859D0" w:rsidR="006B5382" w:rsidRDefault="006B5382" w:rsidP="006B5382">
      <w:pPr>
        <w:pStyle w:val="3PodnaslovMali"/>
      </w:pPr>
      <w:bookmarkStart w:id="377" w:name="_Toc96010248"/>
      <w:r>
        <w:lastRenderedPageBreak/>
        <w:t>4.5.</w:t>
      </w:r>
      <w:r w:rsidR="006471BC">
        <w:t>4</w:t>
      </w:r>
      <w:r>
        <w:t>. SimpleNetv1</w:t>
      </w:r>
      <w:bookmarkEnd w:id="377"/>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bookmarkStart w:id="378" w:name="_Toc96010277"/>
      <w:r>
        <w:t xml:space="preserve">Slika </w:t>
      </w:r>
      <w:fldSimple w:instr=" SEQ Slika \* ARABIC ">
        <w:r>
          <w:rPr>
            <w:noProof/>
          </w:rPr>
          <w:t>12</w:t>
        </w:r>
      </w:fldSimple>
      <w:r>
        <w:t>. Prikaz SimpleNetv1 neuronske mreže</w:t>
      </w:r>
      <w:bookmarkEnd w:id="378"/>
    </w:p>
    <w:p w14:paraId="3D3CBF2E" w14:textId="610CAF04" w:rsidR="0046455E" w:rsidRDefault="0023434B" w:rsidP="006B5382">
      <w:pPr>
        <w:pStyle w:val="4Tekst"/>
      </w:pPr>
      <w:r>
        <w:t>Mreža SimpleNetv1 konvolucijska je mreža izrađena za popularn</w:t>
      </w:r>
      <w:r w:rsidR="007B4C83">
        <w:t>e</w:t>
      </w:r>
      <w:r>
        <w:t xml:space="preserve"> CIFAR10, CIFAR100 i MNIST podatkovn</w:t>
      </w:r>
      <w:r w:rsidR="007B4C83">
        <w:t>e</w:t>
      </w:r>
      <w:r>
        <w:t xml:space="preserve"> skup</w:t>
      </w:r>
      <w:r w:rsidR="007B4C83">
        <w:t>ove</w:t>
      </w:r>
      <w:r w:rsidR="00FC1E07">
        <w:t xml:space="preserve"> </w:t>
      </w:r>
      <w:sdt>
        <w:sdtPr>
          <w:id w:val="-561554617"/>
          <w:citation/>
        </w:sdtPr>
        <w:sdtEndPr/>
        <w:sdtContent>
          <w:r w:rsidR="00FC1E07">
            <w:fldChar w:fldCharType="begin"/>
          </w:r>
          <w:r w:rsidR="00FC1E07">
            <w:rPr>
              <w:lang w:val="en-US"/>
            </w:rPr>
            <w:instrText xml:space="preserve"> CITATION Has18 \l 1033 </w:instrText>
          </w:r>
          <w:r w:rsidR="00FC1E07">
            <w:fldChar w:fldCharType="separate"/>
          </w:r>
          <w:r w:rsidR="00931B99" w:rsidRPr="00931B99">
            <w:rPr>
              <w:noProof/>
              <w:lang w:val="en-US"/>
            </w:rPr>
            <w:t>[14]</w:t>
          </w:r>
          <w:r w:rsidR="00FC1E07">
            <w:fldChar w:fldCharType="end"/>
          </w:r>
        </w:sdtContent>
      </w:sdt>
      <w:r w:rsidR="007B4C83">
        <w:t>.</w:t>
      </w:r>
      <w:r>
        <w:t xml:space="preserve"> </w:t>
      </w:r>
      <w:r w:rsidR="007B4C83">
        <w:t>P</w:t>
      </w:r>
      <w:r>
        <w:t>r</w:t>
      </w:r>
      <w:r w:rsidR="003F0D93">
        <w:t>i</w:t>
      </w:r>
      <w:r>
        <w:t xml:space="preserve">lagođena </w:t>
      </w:r>
      <w:r w:rsidR="007B4C83">
        <w:t xml:space="preserve">je </w:t>
      </w:r>
      <w:r>
        <w:t>EMNIST skupu. Sastoji se od sveukupno trinaest konvolucijskih blokova, nakon čega</w:t>
      </w:r>
      <w:r w:rsidR="007B4C83">
        <w:t xml:space="preserve"> slijedi linearni sloj naziva klasifikator</w:t>
      </w:r>
      <w:r>
        <w:t xml:space="preserve">. Prema dvanaestoj slici koja definira strukturu mreže, može se primijetiti da se u većini slučajeva koristi konvolucijski blok matrice 3x3, dok varijacije sadrže matricu 1x1, a na </w:t>
      </w:r>
      <w:r w:rsidR="007B4C83">
        <w:t>nekoliko mjesta</w:t>
      </w:r>
      <w:r>
        <w:t xml:space="preserve"> vrši se </w:t>
      </w:r>
      <w:r>
        <w:rPr>
          <w:i/>
          <w:iCs/>
        </w:rPr>
        <w:t>max pooling</w:t>
      </w:r>
      <w:r>
        <w:t>.</w:t>
      </w:r>
    </w:p>
    <w:p w14:paraId="441AE258" w14:textId="10602F79" w:rsidR="0023434B" w:rsidRDefault="0023434B" w:rsidP="00023118">
      <w:pPr>
        <w:pStyle w:val="4Tekst"/>
      </w:pPr>
      <w:r>
        <w:t>Mreža je trenirana na više načina, maksimalno 45 epoha s točnošću od 93.85%. Najvećom točnošću od 94.51% rezultirala je 14. epoha.</w:t>
      </w:r>
    </w:p>
    <w:p w14:paraId="47F43EE9" w14:textId="031A5E4D" w:rsidR="006471BC" w:rsidRDefault="006471BC" w:rsidP="00023118">
      <w:pPr>
        <w:pStyle w:val="3PodnaslovMali"/>
        <w:jc w:val="both"/>
      </w:pPr>
      <w:bookmarkStart w:id="379" w:name="_Toc96010249"/>
      <w:r>
        <w:t>4.5.5 Resnet18</w:t>
      </w:r>
      <w:bookmarkEnd w:id="379"/>
    </w:p>
    <w:p w14:paraId="7810FCDA" w14:textId="77777777" w:rsidR="006471BC" w:rsidRDefault="006471BC" w:rsidP="00023118">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566EE6">
      <w:pPr>
        <w:pStyle w:val="4Tekst"/>
        <w:jc w:val="center"/>
      </w:pPr>
      <w:bookmarkStart w:id="380" w:name="_Toc96010278"/>
      <w:r>
        <w:t xml:space="preserve">Slika </w:t>
      </w:r>
      <w:fldSimple w:instr=" SEQ Slika \* ARABIC ">
        <w:r>
          <w:rPr>
            <w:noProof/>
          </w:rPr>
          <w:t>13</w:t>
        </w:r>
      </w:fldSimple>
      <w:r>
        <w:t>. Resnet18 neuronska mreža</w:t>
      </w:r>
      <w:bookmarkEnd w:id="380"/>
    </w:p>
    <w:p w14:paraId="23C5A819" w14:textId="4FC8AA64" w:rsidR="006471BC" w:rsidRDefault="006471BC" w:rsidP="00023118">
      <w:pPr>
        <w:pStyle w:val="4Tekst"/>
      </w:pPr>
      <w:r>
        <w:lastRenderedPageBreak/>
        <w:t xml:space="preserve">Resnet je </w:t>
      </w:r>
      <w:r w:rsidR="008D5FDD">
        <w:t>popularna duboka konvolucijska neuronska mreža koja primjenjuje tehniku ostatka (engl. residue)</w:t>
      </w:r>
      <w:r w:rsidR="00FC1E07">
        <w:t xml:space="preserve"> </w:t>
      </w:r>
      <w:sdt>
        <w:sdtPr>
          <w:id w:val="1642158823"/>
          <w:citation/>
        </w:sdtPr>
        <w:sdtEndPr/>
        <w:sdtContent>
          <w:r w:rsidR="00FC1E07">
            <w:fldChar w:fldCharType="begin"/>
          </w:r>
          <w:r w:rsidR="00FC1E07">
            <w:rPr>
              <w:lang w:val="en-US"/>
            </w:rPr>
            <w:instrText xml:space="preserve"> CITATION HeK15 \l 1033 </w:instrText>
          </w:r>
          <w:r w:rsidR="00FC1E07">
            <w:fldChar w:fldCharType="separate"/>
          </w:r>
          <w:r w:rsidR="00931B99" w:rsidRPr="00931B99">
            <w:rPr>
              <w:noProof/>
              <w:lang w:val="en-US"/>
            </w:rPr>
            <w:t>[15]</w:t>
          </w:r>
          <w:r w:rsidR="00FC1E07">
            <w:fldChar w:fldCharType="end"/>
          </w:r>
        </w:sdtContent>
      </w:sdt>
      <w:r w:rsidR="008D5FDD">
        <w:t xml:space="preserve">. Inicijalno dizajnirana za ImageNet podatkovni 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71D3F33D" w:rsidR="00BB72F7" w:rsidRDefault="00BB72F7" w:rsidP="00023118">
      <w:pPr>
        <w:pStyle w:val="4Tekst"/>
      </w:pPr>
      <w:r>
        <w:t>Mreža je trenirana na više načina, a najveća, 40. epoha dala je točnost od 94.29%. Najveća točnost postignuta je u 15. epohi, a iznosi 94.63%.</w:t>
      </w:r>
    </w:p>
    <w:p w14:paraId="44B20914" w14:textId="43527041" w:rsidR="00E76F09" w:rsidRDefault="00E76F09" w:rsidP="00E76F09">
      <w:pPr>
        <w:pStyle w:val="3PodnaslovMali"/>
      </w:pPr>
      <w:bookmarkStart w:id="381" w:name="_Toc96010250"/>
      <w:r>
        <w:t>4.5.6. Modificirani Resnet18</w:t>
      </w:r>
      <w:bookmarkEnd w:id="381"/>
    </w:p>
    <w:p w14:paraId="5AFC44C8" w14:textId="60DF5F39" w:rsidR="00EE435B" w:rsidRDefault="00E76F09" w:rsidP="00E76F09">
      <w:pPr>
        <w:pStyle w:val="4Tekst"/>
      </w:pPr>
      <w:r>
        <w:t xml:space="preserve">Istraživanjem je pronađen znanstveni rad koji primjenjuje dubinsko padajuću metodu na </w:t>
      </w:r>
      <w:r w:rsidR="00FC1E07">
        <w:t xml:space="preserve">rezidualne mreže </w:t>
      </w:r>
      <w:sdt>
        <w:sdtPr>
          <w:id w:val="983736787"/>
          <w:citation/>
        </w:sdtPr>
        <w:sdtEndPr/>
        <w:sdtContent>
          <w:r w:rsidR="00FC1E07">
            <w:fldChar w:fldCharType="begin"/>
          </w:r>
          <w:r w:rsidR="00FC1E07">
            <w:rPr>
              <w:lang w:val="en-US"/>
            </w:rPr>
            <w:instrText xml:space="preserve"> CITATION Guo17 \l 1033 </w:instrText>
          </w:r>
          <w:r w:rsidR="00FC1E07">
            <w:fldChar w:fldCharType="separate"/>
          </w:r>
          <w:r w:rsidR="00931B99" w:rsidRPr="00931B99">
            <w:rPr>
              <w:noProof/>
              <w:lang w:val="en-US"/>
            </w:rPr>
            <w:t>[16]</w:t>
          </w:r>
          <w:r w:rsidR="00FC1E07">
            <w:fldChar w:fldCharType="end"/>
          </w:r>
        </w:sdtContent>
      </w:sdt>
      <w:r>
        <w:t xml:space="preserve">. </w:t>
      </w:r>
      <w:r w:rsidR="00566EE6">
        <w:t>Navedena metoda</w:t>
      </w:r>
      <w:r>
        <w:t xml:space="preserv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w:t>
      </w:r>
      <w:r w:rsidR="00566EE6">
        <w:t>Neuronska mreža</w:t>
      </w:r>
      <w:r w:rsidR="00EE435B">
        <w:t xml:space="preserve"> je</w:t>
      </w:r>
      <w:r w:rsidR="00566EE6">
        <w:t xml:space="preserve"> u praktičnom radu nazvana</w:t>
      </w:r>
      <w:r w:rsidR="00EE435B">
        <w:t xml:space="preserve"> Resnet18_dd, gdje</w:t>
      </w:r>
      <w:r w:rsidR="00EE435B" w:rsidRPr="00F93969">
        <w:t xml:space="preserve"> dd</w:t>
      </w:r>
      <w:r w:rsidR="00EE435B">
        <w:t xml:space="preserve"> označava </w:t>
      </w:r>
      <w:r w:rsidR="00566EE6">
        <w:t>dubinsko padajuću metodu (engl.</w:t>
      </w:r>
      <w:r w:rsidR="00EE435B">
        <w:t xml:space="preserve"> </w:t>
      </w:r>
      <w:r w:rsidR="00EE435B" w:rsidRPr="00566EE6">
        <w:t>Depth dropout</w:t>
      </w:r>
      <w:r w:rsidR="00566EE6">
        <w:t>)</w:t>
      </w:r>
      <w:r w:rsidR="00EE435B">
        <w:t>.</w:t>
      </w:r>
    </w:p>
    <w:p w14:paraId="67D2BC3E" w14:textId="22320952" w:rsidR="00EE435B" w:rsidRDefault="00255C57" w:rsidP="00E76F09">
      <w:pPr>
        <w:pStyle w:val="4Tekst"/>
      </w:pPr>
      <w:r>
        <w:t xml:space="preserve">Mreža se pokazala kao najtočnija među ostalima, te je iz tog razloga provedeno najviše napora da bi se prilagodili parametri za što veću točnost. Od nekoliko raznih metoda treniranja, maksimalna </w:t>
      </w:r>
      <w:r w:rsidR="00566EE6">
        <w:t>istrenirana</w:t>
      </w:r>
      <w:r>
        <w:t xml:space="preserve"> epoha je 42</w:t>
      </w:r>
      <w:r w:rsidR="00566EE6">
        <w:t>.</w:t>
      </w:r>
      <w:r>
        <w:t xml:space="preserve"> uz točnost od 95.55%, dok je maksimalna točnost od 95.59% postignuta u 30. epohi.</w:t>
      </w:r>
    </w:p>
    <w:p w14:paraId="659F2BE8" w14:textId="785A565C" w:rsidR="00C340DA" w:rsidRDefault="00F93969" w:rsidP="005B31FD">
      <w:pPr>
        <w:pStyle w:val="4Tekst"/>
      </w:pPr>
      <w:r>
        <w:t>Glavna karakteristika Resnet18_dd mreže je otpornost na pretreniranje. I</w:t>
      </w:r>
      <w:r w:rsidR="00566EE6">
        <w:t xml:space="preserve">majući </w:t>
      </w:r>
      <w:r>
        <w:t>na umu veliku vremensku razliku u treniranju između 42. i 30. epohe, obzirom na kompleksnost mreže, malena razlika u točnosti potiče na taj zaključak.</w:t>
      </w:r>
    </w:p>
    <w:p w14:paraId="70FE6779" w14:textId="5C668F95" w:rsidR="00193AA5" w:rsidRPr="00C340DA" w:rsidRDefault="00193AA5" w:rsidP="005B31FD">
      <w:pPr>
        <w:pStyle w:val="4Tekst"/>
        <w:rPr>
          <w:rPrChange w:id="382"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383" w:name="_Toc96010251"/>
      <w:r>
        <w:lastRenderedPageBreak/>
        <w:t>4.6</w:t>
      </w:r>
      <w:ins w:id="384" w:author="Stjepan Salopek (ssalopek)" w:date="2021-09-09T15:10:00Z">
        <w:r w:rsidR="00C94B37">
          <w:t>.</w:t>
        </w:r>
      </w:ins>
      <w:r>
        <w:t xml:space="preserve"> Učitavanje podataka</w:t>
      </w:r>
      <w:bookmarkEnd w:id="383"/>
    </w:p>
    <w:p w14:paraId="2B2EADDB" w14:textId="2B6F73FF" w:rsidR="00BA3DAA" w:rsidRDefault="00BA3DAA" w:rsidP="00AF0EF1">
      <w:pPr>
        <w:pStyle w:val="4Tekst"/>
      </w:pPr>
      <w:r>
        <w:t>Pri radu s podacima PyTorch pruža mnoge mogućnosti preko biblioteka. Za učitavanje kompletnog podatkovnog skupa korištena je</w:t>
      </w:r>
      <w:r w:rsidR="003A754C">
        <w:t xml:space="preserve"> </w:t>
      </w:r>
      <w:r>
        <w:t>funkcija</w:t>
      </w:r>
      <w:r w:rsidR="003A754C">
        <w:t xml:space="preserve"> </w:t>
      </w:r>
      <w:r w:rsidR="008C1C28">
        <w:t>EMNIST</w:t>
      </w:r>
      <w:r w:rsidR="003A754C">
        <w:t xml:space="preserve"> koja se nalazi u imenovanom području torch.datasets</w:t>
      </w:r>
      <w:r>
        <w:t>.</w:t>
      </w:r>
    </w:p>
    <w:p w14:paraId="5DA6D6EB" w14:textId="3CC2F3C0" w:rsidR="00BA3DAA" w:rsidRPr="00BA3DAA" w:rsidRDefault="00BA3DAA" w:rsidP="008C1C28">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385" w:name="_Hlk81569502"/>
      <w:r w:rsidRPr="00BA3DAA">
        <w:rPr>
          <w:rFonts w:ascii="Courier New" w:eastAsia="Times New Roman" w:hAnsi="Courier New" w:cs="Courier New"/>
          <w:color w:val="000000"/>
          <w:sz w:val="21"/>
          <w:szCs w:val="21"/>
        </w:rPr>
        <w:t>transform = transforms.Compose([</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12424414"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1307</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3081</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385"/>
    <w:p w14:paraId="6C5A765A" w14:textId="2B676566"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w:t>
      </w:r>
      <w:r w:rsidR="003A754C">
        <w:rPr>
          <w:rFonts w:ascii="Courier New" w:eastAsia="Times New Roman" w:hAnsi="Courier New" w:cs="Courier New"/>
          <w:color w:val="000000"/>
          <w:sz w:val="21"/>
          <w:szCs w:val="21"/>
        </w:rPr>
        <w:t>torch.</w:t>
      </w:r>
      <w:r w:rsidR="008C1C28" w:rsidRPr="008C1C28">
        <w:rPr>
          <w:rFonts w:ascii="Courier New" w:eastAsia="Times New Roman" w:hAnsi="Courier New" w:cs="Courier New"/>
          <w:color w:val="000000"/>
          <w:sz w:val="21"/>
          <w:szCs w:val="21"/>
        </w:rPr>
        <w:t>datasets.EMNIST(</w:t>
      </w:r>
      <w:r w:rsidR="008C1C28" w:rsidRPr="008C1C28">
        <w:rPr>
          <w:rFonts w:ascii="Courier New" w:eastAsia="Times New Roman" w:hAnsi="Courier New" w:cs="Courier New"/>
          <w:color w:val="A31515"/>
          <w:sz w:val="21"/>
          <w:szCs w:val="21"/>
        </w:rPr>
        <w:t>'data'</w:t>
      </w:r>
      <w:r w:rsidR="008C1C28" w:rsidRPr="008C1C28">
        <w:rPr>
          <w:rFonts w:ascii="Courier New" w:eastAsia="Times New Roman" w:hAnsi="Courier New" w:cs="Courier New"/>
          <w:color w:val="000000"/>
          <w:sz w:val="21"/>
          <w:szCs w:val="21"/>
        </w:rPr>
        <w:t>, split=</w:t>
      </w:r>
      <w:r w:rsidR="008C1C28" w:rsidRPr="008C1C28">
        <w:rPr>
          <w:rFonts w:ascii="Courier New" w:eastAsia="Times New Roman" w:hAnsi="Courier New" w:cs="Courier New"/>
          <w:color w:val="A31515"/>
          <w:sz w:val="21"/>
          <w:szCs w:val="21"/>
        </w:rPr>
        <w:t>'letters'</w:t>
      </w:r>
      <w:r w:rsidR="008C1C28" w:rsidRPr="008C1C28">
        <w:rPr>
          <w:rFonts w:ascii="Courier New" w:eastAsia="Times New Roman" w:hAnsi="Courier New" w:cs="Courier New"/>
          <w:color w:val="000000"/>
          <w:sz w:val="21"/>
          <w:szCs w:val="21"/>
        </w:rPr>
        <w:t>, train=</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008C1C28" w:rsidRPr="008C1C28">
        <w:rPr>
          <w:rFonts w:ascii="Courier New" w:eastAsia="Times New Roman" w:hAnsi="Courier New" w:cs="Courier New"/>
          <w:color w:val="000000"/>
          <w:sz w:val="21"/>
          <w:szCs w:val="21"/>
        </w:rPr>
        <w:t>download=</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 transform=transform)</w:t>
      </w:r>
    </w:p>
    <w:p w14:paraId="657B43D1" w14:textId="00F37FBE" w:rsidR="00BA3DAA" w:rsidRPr="00BA3DAA" w:rsidRDefault="003A754C"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testset = torch.</w:t>
      </w:r>
      <w:r w:rsidRPr="008C1C28">
        <w:rPr>
          <w:rFonts w:ascii="Courier New" w:eastAsia="Times New Roman" w:hAnsi="Courier New" w:cs="Courier New"/>
          <w:color w:val="000000"/>
          <w:sz w:val="21"/>
          <w:szCs w:val="21"/>
        </w:rPr>
        <w:t>datasets.EMNIST(</w:t>
      </w:r>
      <w:r w:rsidRPr="008C1C28">
        <w:rPr>
          <w:rFonts w:ascii="Courier New" w:eastAsia="Times New Roman" w:hAnsi="Courier New" w:cs="Courier New"/>
          <w:color w:val="A31515"/>
          <w:sz w:val="21"/>
          <w:szCs w:val="21"/>
        </w:rPr>
        <w:t>'data'</w:t>
      </w:r>
      <w:r w:rsidRPr="008C1C28">
        <w:rPr>
          <w:rFonts w:ascii="Courier New" w:eastAsia="Times New Roman" w:hAnsi="Courier New" w:cs="Courier New"/>
          <w:color w:val="000000"/>
          <w:sz w:val="21"/>
          <w:szCs w:val="21"/>
        </w:rPr>
        <w:t>, split=</w:t>
      </w:r>
      <w:r w:rsidRPr="008C1C28">
        <w:rPr>
          <w:rFonts w:ascii="Courier New" w:eastAsia="Times New Roman" w:hAnsi="Courier New" w:cs="Courier New"/>
          <w:color w:val="A31515"/>
          <w:sz w:val="21"/>
          <w:szCs w:val="21"/>
        </w:rPr>
        <w:t>'letters'</w:t>
      </w:r>
      <w:r w:rsidRPr="008C1C28">
        <w:rPr>
          <w:rFonts w:ascii="Courier New" w:eastAsia="Times New Roman" w:hAnsi="Courier New" w:cs="Courier New"/>
          <w:color w:val="000000"/>
          <w:sz w:val="21"/>
          <w:szCs w:val="21"/>
        </w:rPr>
        <w:t>, train=</w:t>
      </w:r>
      <w:r>
        <w:rPr>
          <w:rFonts w:ascii="Courier New" w:eastAsia="Times New Roman" w:hAnsi="Courier New" w:cs="Courier New"/>
          <w:color w:val="0000FF"/>
          <w:sz w:val="21"/>
          <w:szCs w:val="21"/>
        </w:rPr>
        <w:t>False</w:t>
      </w:r>
      <w:r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Pr="008C1C28">
        <w:rPr>
          <w:rFonts w:ascii="Courier New" w:eastAsia="Times New Roman" w:hAnsi="Courier New" w:cs="Courier New"/>
          <w:color w:val="000000"/>
          <w:sz w:val="21"/>
          <w:szCs w:val="21"/>
        </w:rPr>
        <w:t>download=</w:t>
      </w:r>
      <w:r w:rsidRPr="008C1C28">
        <w:rPr>
          <w:rFonts w:ascii="Courier New" w:eastAsia="Times New Roman" w:hAnsi="Courier New" w:cs="Courier New"/>
          <w:color w:val="0000FF"/>
          <w:sz w:val="21"/>
          <w:szCs w:val="21"/>
        </w:rPr>
        <w:t>True</w:t>
      </w:r>
      <w:r w:rsidRPr="008C1C28">
        <w:rPr>
          <w:rFonts w:ascii="Courier New" w:eastAsia="Times New Roman" w:hAnsi="Courier New" w:cs="Courier New"/>
          <w:color w:val="000000"/>
          <w:sz w:val="21"/>
          <w:szCs w:val="21"/>
        </w:rPr>
        <w:t>, transform=transform)</w:t>
      </w:r>
    </w:p>
    <w:p w14:paraId="580849B5" w14:textId="2EAA3C9D" w:rsidR="006B37E0" w:rsidRDefault="006B37E0" w:rsidP="006B37E0">
      <w:pPr>
        <w:pStyle w:val="4Tekst"/>
        <w:jc w:val="center"/>
      </w:pPr>
      <w:bookmarkStart w:id="386" w:name="_Toc96008645"/>
      <w:r>
        <w:t xml:space="preserve">Prikaz programskog koda </w:t>
      </w:r>
      <w:r w:rsidR="00281EA6">
        <w:fldChar w:fldCharType="begin"/>
      </w:r>
      <w:r w:rsidR="00281EA6">
        <w:instrText xml:space="preserve"> SEQ Prikaz_programskog_koda \* ARABIC </w:instrText>
      </w:r>
      <w:r w:rsidR="00281EA6">
        <w:fldChar w:fldCharType="separate"/>
      </w:r>
      <w:r>
        <w:rPr>
          <w:noProof/>
        </w:rPr>
        <w:t>5</w:t>
      </w:r>
      <w:r w:rsidR="00281EA6">
        <w:rPr>
          <w:noProof/>
        </w:rPr>
        <w:fldChar w:fldCharType="end"/>
      </w:r>
      <w:r>
        <w:t xml:space="preserve">. </w:t>
      </w:r>
      <w:r w:rsidRPr="00EB5446">
        <w:t>Učitavanje i transformacija slika</w:t>
      </w:r>
      <w:bookmarkEnd w:id="386"/>
    </w:p>
    <w:p w14:paraId="329C8499" w14:textId="3AE164F0" w:rsidR="00ED4A1D" w:rsidRDefault="00FD145C" w:rsidP="00AF0EF1">
      <w:pPr>
        <w:pStyle w:val="4Tekst"/>
      </w:pPr>
      <w:r>
        <w:t xml:space="preserve">U programskom isječku mogu se primijetiti i transformacije podataka iz biblioteke „torchvision.transforms“ koje su zadužene za pripremanje slika za rad. Funkcija </w:t>
      </w:r>
      <w:r w:rsidR="003A754C">
        <w:t>transforms.</w:t>
      </w:r>
      <w:r>
        <w:t>Resize</w:t>
      </w:r>
      <w:r w:rsidR="005748C9">
        <w:t xml:space="preserve"> </w:t>
      </w:r>
      <w:r w:rsidR="00D766E4">
        <w:t>korištena je u slučajevima kada je na ulazu očekivana slika dimenzija 224x224</w:t>
      </w:r>
      <w:r w:rsidR="003A754C">
        <w:t xml:space="preserve">. Funkcija transforms.Normalize korištena je da bi se </w:t>
      </w:r>
      <w:r w:rsidR="005748C9">
        <w:t>binarni zapisi slika izgladili, čime se postigla veća točnost.</w:t>
      </w:r>
    </w:p>
    <w:p w14:paraId="400827ED" w14:textId="6603D00E" w:rsidR="00ED4A1D" w:rsidRDefault="00ED4A1D" w:rsidP="00ED4A1D">
      <w:pPr>
        <w:pStyle w:val="2Podnaslov"/>
      </w:pPr>
      <w:bookmarkStart w:id="387" w:name="_Toc96010252"/>
      <w:r>
        <w:t>4.7</w:t>
      </w:r>
      <w:ins w:id="388" w:author="Stjepan Salopek (ssalopek)" w:date="2021-09-09T15:10:00Z">
        <w:r w:rsidR="00C94B37">
          <w:t>.</w:t>
        </w:r>
      </w:ins>
      <w:r>
        <w:t xml:space="preserve"> Postavljanje varijabli</w:t>
      </w:r>
      <w:bookmarkEnd w:id="387"/>
    </w:p>
    <w:p w14:paraId="370A3A7E" w14:textId="3633E924" w:rsidR="00193AA5" w:rsidRDefault="00ED4A1D" w:rsidP="00ED4A1D">
      <w:pPr>
        <w:pStyle w:val="4Tekst"/>
      </w:pPr>
      <w:r>
        <w:t xml:space="preserve">Prilikom rada aplikacije koriste se mnoge </w:t>
      </w:r>
      <w:r w:rsidR="00CE6019">
        <w:t xml:space="preserve">promjene </w:t>
      </w:r>
      <w:r>
        <w:t>varijabl</w:t>
      </w:r>
      <w:r w:rsidR="00CE6019">
        <w:t>i</w:t>
      </w:r>
      <w:r>
        <w:t xml:space="preserve"> koje uvelike utječu na rad. Objekti „DataLoader“ klase</w:t>
      </w:r>
      <w:r w:rsidR="00E511ED">
        <w:t>, vidljivi na desetom programskom isječku,</w:t>
      </w:r>
      <w:r>
        <w:t xml:space="preserve"> zaslužni su za miješanje slika te za </w:t>
      </w:r>
      <w:r w:rsidR="00E511ED">
        <w:t>višestruko učitavanje istih</w:t>
      </w:r>
      <w:r>
        <w:t xml:space="preserve">. Varijabla koja određuje broj istovremeno obrađenih slika naziva se batch_size. Osim </w:t>
      </w:r>
      <w:r w:rsidR="00D766E4">
        <w:t>DataLoader</w:t>
      </w:r>
      <w:r>
        <w:t xml:space="preserve"> objekata, potrebno je stvoriti i objekt neuronske mreže, objekt funkcije gubitka te optimizator. </w:t>
      </w:r>
      <w:r w:rsidR="00E511ED">
        <w:t>Nadalje,</w:t>
      </w:r>
      <w:r>
        <w:t xml:space="preserve">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r w:rsidR="00D766E4">
        <w:t>.</w:t>
      </w: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6B37E0">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 xml:space="preserve">e=0 </w:t>
      </w:r>
      <w:proofErr w:type="spellStart"/>
      <w:r w:rsidRPr="00642407">
        <w:rPr>
          <w:rFonts w:ascii="Courier New" w:eastAsia="Times New Roman" w:hAnsi="Courier New" w:cs="Courier New"/>
          <w:color w:val="000000"/>
          <w:sz w:val="21"/>
          <w:szCs w:val="21"/>
          <w:lang w:val="en-US"/>
        </w:rPr>
        <w:t>curr</w:t>
      </w:r>
      <w:proofErr w:type="spellEnd"/>
      <w:r w:rsidRPr="00642407">
        <w:rPr>
          <w:rFonts w:ascii="Courier New" w:eastAsia="Times New Roman" w:hAnsi="Courier New" w:cs="Courier New"/>
          <w:color w:val="000000"/>
          <w:sz w:val="21"/>
          <w:szCs w:val="21"/>
          <w:lang w:val="en-US"/>
        </w:rPr>
        <w:t>=0: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5BC556AB" w14:textId="5DEEFF88" w:rsidR="00E511ED" w:rsidRDefault="006B37E0" w:rsidP="006B37E0">
      <w:pPr>
        <w:pStyle w:val="4Tekst"/>
        <w:jc w:val="center"/>
      </w:pPr>
      <w:bookmarkStart w:id="389" w:name="_Toc96008646"/>
      <w:r>
        <w:t xml:space="preserve">Prikaz programskog koda </w:t>
      </w:r>
      <w:r w:rsidR="00281EA6">
        <w:fldChar w:fldCharType="begin"/>
      </w:r>
      <w:r w:rsidR="00281EA6">
        <w:instrText xml:space="preserve"> SEQ Prikaz_programskog_koda \* ARABIC </w:instrText>
      </w:r>
      <w:r w:rsidR="00281EA6">
        <w:fldChar w:fldCharType="separate"/>
      </w:r>
      <w:r>
        <w:rPr>
          <w:noProof/>
        </w:rPr>
        <w:t>6</w:t>
      </w:r>
      <w:r w:rsidR="00281EA6">
        <w:rPr>
          <w:noProof/>
        </w:rPr>
        <w:fldChar w:fldCharType="end"/>
      </w:r>
      <w:r>
        <w:t xml:space="preserve">. </w:t>
      </w:r>
      <w:r w:rsidRPr="000D387B">
        <w:t>Prikaz tqdm statistike</w:t>
      </w:r>
      <w:bookmarkEnd w:id="389"/>
    </w:p>
    <w:p w14:paraId="189B5281" w14:textId="75215722" w:rsidR="00E511ED" w:rsidRDefault="00E511ED" w:rsidP="00E511ED">
      <w:pPr>
        <w:pStyle w:val="4Tekst"/>
        <w:spacing w:before="120"/>
        <w:jc w:val="left"/>
      </w:pPr>
    </w:p>
    <w:p w14:paraId="1B18AC5D" w14:textId="77777777" w:rsidR="006B37E0" w:rsidRPr="00E511ED" w:rsidRDefault="006B37E0" w:rsidP="00E511ED">
      <w:pPr>
        <w:pStyle w:val="4Tekst"/>
        <w:spacing w:before="120"/>
        <w:jc w:val="left"/>
      </w:pPr>
    </w:p>
    <w:p w14:paraId="458298D2" w14:textId="3AB006E6"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lastRenderedPageBreak/>
        <w:t>train_loader = DataLoader(trainset, batch_size=</w:t>
      </w:r>
      <w:r w:rsidR="00E511ED">
        <w:rPr>
          <w:rFonts w:ascii="Courier New" w:eastAsia="Times New Roman" w:hAnsi="Courier New" w:cs="Courier New"/>
          <w:color w:val="09885A"/>
          <w:sz w:val="21"/>
          <w:szCs w:val="21"/>
          <w:lang w:val="en-US"/>
        </w:rPr>
        <w:t>256</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40645F65"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test_loader = DataLoader(testset, batch_size=</w:t>
      </w:r>
      <w:r w:rsidR="00E511ED">
        <w:rPr>
          <w:rFonts w:ascii="Courier New" w:eastAsia="Times New Roman" w:hAnsi="Courier New" w:cs="Courier New"/>
          <w:color w:val="09885A"/>
          <w:sz w:val="21"/>
          <w:szCs w:val="21"/>
          <w:lang w:val="en-US"/>
        </w:rPr>
        <w:t>32</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77E5A7B7" w14:textId="77777777" w:rsidR="00E511ED" w:rsidRDefault="00E511E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p>
    <w:p w14:paraId="614274A7" w14:textId="24A820E3" w:rsidR="00ED4A1D" w:rsidRPr="00ED4A1D" w:rsidRDefault="00ED4A1D" w:rsidP="006B37E0">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model = </w:t>
      </w:r>
      <w:r w:rsidR="00E511ED" w:rsidRPr="00E511ED">
        <w:rPr>
          <w:rFonts w:ascii="Courier New" w:eastAsia="Times New Roman" w:hAnsi="Courier New" w:cs="Courier New"/>
          <w:color w:val="000000"/>
          <w:sz w:val="21"/>
          <w:szCs w:val="21"/>
        </w:rPr>
        <w:t>ResidualNet(output_size=</w:t>
      </w:r>
      <w:r w:rsidR="00E511ED" w:rsidRPr="004B4CAA">
        <w:rPr>
          <w:rFonts w:ascii="Courier New" w:eastAsia="Times New Roman" w:hAnsi="Courier New" w:cs="Courier New"/>
          <w:color w:val="09885A"/>
          <w:sz w:val="21"/>
          <w:szCs w:val="21"/>
        </w:rPr>
        <w:t>2</w:t>
      </w:r>
      <w:r w:rsidR="004B4CAA" w:rsidRPr="004B4CAA">
        <w:rPr>
          <w:rFonts w:ascii="Courier New" w:eastAsia="Times New Roman" w:hAnsi="Courier New" w:cs="Courier New"/>
          <w:color w:val="09885A"/>
          <w:sz w:val="21"/>
          <w:szCs w:val="21"/>
        </w:rPr>
        <w:t>7</w:t>
      </w:r>
      <w:r w:rsidR="00E511ED" w:rsidRPr="00E511E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loss_fn = </w:t>
      </w:r>
      <w:r w:rsidR="004B4CAA" w:rsidRPr="004B4CAA">
        <w:rPr>
          <w:rFonts w:ascii="Courier New" w:eastAsia="Times New Roman" w:hAnsi="Courier New" w:cs="Courier New"/>
          <w:color w:val="000000"/>
          <w:sz w:val="21"/>
          <w:szCs w:val="21"/>
        </w:rPr>
        <w:t>nn.CrossEntropyLoss()</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optimizer = optim.SGD(model.parameters(), lr=</w:t>
      </w:r>
      <w:r w:rsidR="004B4CAA">
        <w:rPr>
          <w:rFonts w:ascii="Courier New" w:eastAsia="Times New Roman" w:hAnsi="Courier New" w:cs="Courier New"/>
          <w:color w:val="09885A"/>
          <w:sz w:val="21"/>
          <w:szCs w:val="21"/>
        </w:rPr>
        <w:t>1e-3</w:t>
      </w:r>
      <w:r w:rsidRPr="00ED4A1D">
        <w:rPr>
          <w:rFonts w:ascii="Courier New" w:eastAsia="Times New Roman" w:hAnsi="Courier New" w:cs="Courier New"/>
          <w:color w:val="000000"/>
          <w:sz w:val="21"/>
          <w:szCs w:val="21"/>
        </w:rPr>
        <w:t>, momentum=</w:t>
      </w:r>
      <w:r w:rsidR="004B4CAA">
        <w:rPr>
          <w:rFonts w:ascii="Courier New" w:eastAsia="Times New Roman" w:hAnsi="Courier New" w:cs="Courier New"/>
          <w:color w:val="09885A"/>
          <w:sz w:val="21"/>
          <w:szCs w:val="21"/>
        </w:rPr>
        <w:t>0.9</w:t>
      </w:r>
      <w:r w:rsidRPr="00ED4A1D">
        <w:rPr>
          <w:rFonts w:ascii="Courier New" w:eastAsia="Times New Roman" w:hAnsi="Courier New" w:cs="Courier New"/>
          <w:color w:val="000000"/>
          <w:sz w:val="21"/>
          <w:szCs w:val="21"/>
        </w:rPr>
        <w:t>)</w:t>
      </w:r>
    </w:p>
    <w:p w14:paraId="15606E18" w14:textId="6B6B53C5" w:rsidR="006B37E0" w:rsidRDefault="006B37E0" w:rsidP="006B37E0">
      <w:pPr>
        <w:pStyle w:val="4Tekst"/>
        <w:jc w:val="center"/>
      </w:pPr>
      <w:bookmarkStart w:id="390" w:name="_Toc96008647"/>
      <w:r>
        <w:t xml:space="preserve">Prikaz programskog koda </w:t>
      </w:r>
      <w:r w:rsidR="00281EA6">
        <w:fldChar w:fldCharType="begin"/>
      </w:r>
      <w:r w:rsidR="00281EA6">
        <w:instrText xml:space="preserve"> SEQ Prikaz_programskog_koda \* ARABIC </w:instrText>
      </w:r>
      <w:r w:rsidR="00281EA6">
        <w:fldChar w:fldCharType="separate"/>
      </w:r>
      <w:r>
        <w:rPr>
          <w:noProof/>
        </w:rPr>
        <w:t>7</w:t>
      </w:r>
      <w:r w:rsidR="00281EA6">
        <w:rPr>
          <w:noProof/>
        </w:rPr>
        <w:fldChar w:fldCharType="end"/>
      </w:r>
      <w:r>
        <w:t xml:space="preserve">. </w:t>
      </w:r>
      <w:r w:rsidRPr="00A23F78">
        <w:t>Pripremanje mreže na treniranje</w:t>
      </w:r>
      <w:bookmarkEnd w:id="390"/>
    </w:p>
    <w:p w14:paraId="145EC60F" w14:textId="762E85E7" w:rsidR="001A7F52" w:rsidRDefault="00193AA5" w:rsidP="00D766E4">
      <w:pPr>
        <w:pStyle w:val="4Tekst"/>
        <w:jc w:val="left"/>
      </w:pPr>
      <w:r>
        <w:t xml:space="preserve">Funkcija gubitka </w:t>
      </w:r>
      <w:r w:rsidR="004B4CAA">
        <w:rPr>
          <w:i/>
          <w:iCs/>
        </w:rPr>
        <w:t>CrossEntropyLoss</w:t>
      </w:r>
      <w:r w:rsidR="004B4CAA">
        <w:t>,</w:t>
      </w:r>
      <w:r w:rsidR="00B87AE8">
        <w:t xml:space="preserve"> često se koristi pri radu s klasifikacijama, a za izlaz ima </w:t>
      </w:r>
      <w:r w:rsidR="004B4CAA">
        <w:t>realne vjerojatnosti da se na slici nalazi klasa, između 0 i 1, što označava postotke od 0 do 100</w:t>
      </w:r>
      <w:r w:rsidR="00B87AE8">
        <w:t>. Na primjer, ukoliko je učitana slika slov</w:t>
      </w:r>
      <w:r w:rsidR="001A7F52">
        <w:t>a</w:t>
      </w:r>
      <w:r w:rsidR="00B87AE8">
        <w:t xml:space="preserve"> A,</w:t>
      </w:r>
      <w:r w:rsidR="00DB0C9F">
        <w:t xml:space="preserve"> funkcija gubitka istrenirane mreže će na indeksu klase A postaviti najveću vrijednost</w:t>
      </w:r>
      <w:r w:rsidR="00B87AE8">
        <w:t>.</w:t>
      </w:r>
    </w:p>
    <w:p w14:paraId="62682DF5" w14:textId="18767B24" w:rsidR="002068CA" w:rsidRDefault="00B87AE8" w:rsidP="00D766E4">
      <w:pPr>
        <w:pStyle w:val="4Tekst"/>
        <w:jc w:val="left"/>
      </w:pPr>
      <w:r>
        <w:t>Optimizator SGD ili stohastički gradijentalni pad (eng</w:t>
      </w:r>
      <w:ins w:id="391" w:author="Stjepan Salopek (ssalopek)" w:date="2021-09-10T11:42:00Z">
        <w:r w:rsidR="00CF258C">
          <w:t>l</w:t>
        </w:r>
      </w:ins>
      <w:r>
        <w:t xml:space="preserve">. </w:t>
      </w:r>
      <w:r>
        <w:rPr>
          <w:i/>
          <w:iCs/>
        </w:rPr>
        <w:t>Stochastic gradient descent</w:t>
      </w:r>
      <w:r>
        <w:t>)</w:t>
      </w:r>
      <w:r w:rsidR="002068CA">
        <w:t xml:space="preserve"> služi kako bi se dinamički mijenjale težine, sklonosti i stope učenja na što efektivniji način.</w:t>
      </w:r>
    </w:p>
    <w:p w14:paraId="45103499" w14:textId="59B9F062" w:rsidR="002068CA" w:rsidRDefault="002068CA" w:rsidP="002068CA">
      <w:pPr>
        <w:pStyle w:val="2Podnaslov"/>
      </w:pPr>
      <w:bookmarkStart w:id="392" w:name="_Toc96010253"/>
      <w:r>
        <w:t>4.8</w:t>
      </w:r>
      <w:ins w:id="393" w:author="Stjepan Salopek (ssalopek)" w:date="2021-09-09T15:11:00Z">
        <w:r w:rsidR="00C94B37">
          <w:t>.</w:t>
        </w:r>
      </w:ins>
      <w:r>
        <w:t xml:space="preserve"> Petlja treniranja</w:t>
      </w:r>
      <w:bookmarkEnd w:id="392"/>
    </w:p>
    <w:p w14:paraId="7F820D89" w14:textId="37164D03" w:rsidR="002068CA" w:rsidRPr="002068CA" w:rsidRDefault="002068CA" w:rsidP="005142B0">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w:t>
      </w:r>
      <w:r w:rsidR="005142B0">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epochs):</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44C19374"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30175857" w14:textId="59FDC2E5" w:rsidR="006B37E0" w:rsidRDefault="006B37E0" w:rsidP="006B37E0">
      <w:pPr>
        <w:pStyle w:val="4Tekst"/>
        <w:jc w:val="center"/>
      </w:pPr>
      <w:bookmarkStart w:id="394" w:name="_Toc96008648"/>
      <w:r>
        <w:t xml:space="preserve">Prikaz programskog koda </w:t>
      </w:r>
      <w:r w:rsidR="00281EA6">
        <w:fldChar w:fldCharType="begin"/>
      </w:r>
      <w:r w:rsidR="00281EA6">
        <w:instrText xml:space="preserve"> SEQ Prikaz_programskog_koda \* ARABIC </w:instrText>
      </w:r>
      <w:r w:rsidR="00281EA6">
        <w:fldChar w:fldCharType="separate"/>
      </w:r>
      <w:r>
        <w:rPr>
          <w:noProof/>
        </w:rPr>
        <w:t>8</w:t>
      </w:r>
      <w:r w:rsidR="00281EA6">
        <w:rPr>
          <w:noProof/>
        </w:rPr>
        <w:fldChar w:fldCharType="end"/>
      </w:r>
      <w:r>
        <w:t xml:space="preserve">. </w:t>
      </w:r>
      <w:r w:rsidRPr="00521EB9">
        <w:t>Petlja treniranja mreže</w:t>
      </w:r>
      <w:bookmarkEnd w:id="394"/>
    </w:p>
    <w:p w14:paraId="1B6EE642" w14:textId="610B31DF" w:rsidR="001229A6" w:rsidRDefault="00D2155B" w:rsidP="002068CA">
      <w:pPr>
        <w:pStyle w:val="4Tekst"/>
      </w:pPr>
      <w:r>
        <w:t xml:space="preserve">Treniranje uključuje prolazak kroz </w:t>
      </w:r>
      <w:r w:rsidR="005142B0">
        <w:t xml:space="preserve">objekt </w:t>
      </w:r>
      <w:r>
        <w:t>train_loader</w:t>
      </w:r>
      <w:r w:rsidR="005142B0">
        <w:t xml:space="preserve"> </w:t>
      </w:r>
      <w:r>
        <w:t>i slanje slika u mrežu</w:t>
      </w:r>
      <w:r w:rsidR="00971B01">
        <w:t>, koje se vrši više puta, ovisno o ukupnom broju epoha</w:t>
      </w:r>
      <w:r>
        <w:t>. Može se primijetiti rad optimizatora</w:t>
      </w:r>
      <w:r w:rsidR="005142B0">
        <w:t xml:space="preserve"> i</w:t>
      </w:r>
      <w:r>
        <w:t xml:space="preserve"> funkcije gubitka koji u pozadini mijenjaju </w:t>
      </w:r>
      <w:r w:rsidR="001229A6">
        <w:t xml:space="preserve">varijable </w:t>
      </w:r>
      <w:r w:rsidR="00971B01">
        <w:t xml:space="preserve">i </w:t>
      </w:r>
      <w:r w:rsidR="001229A6">
        <w:t>vrijednosti unutar čvorova mreže. Na kraju se može uočiti način mjerenja preciznosti.</w:t>
      </w:r>
    </w:p>
    <w:p w14:paraId="47C61BFE" w14:textId="177DFDA1" w:rsidR="001229A6" w:rsidRDefault="00971B01" w:rsidP="00971B01">
      <w:pPr>
        <w:pStyle w:val="4Tekst"/>
      </w:pPr>
      <w:r>
        <w:lastRenderedPageBreak/>
        <w:t xml:space="preserve">Na taj način vrši se jedno testiranje. Provedeno ih je mnogo, a mijenjali su se razni podaci kao što je </w:t>
      </w:r>
      <w:r w:rsidR="00AF2F12">
        <w:t xml:space="preserve">neuronska mreža, optimizator, </w:t>
      </w:r>
      <w:r w:rsidR="001A7F52">
        <w:t>oblik slika</w:t>
      </w:r>
      <w:r w:rsidR="00AF2F12">
        <w:t xml:space="preserve"> EMNIST podatkovnog skupa kao i korištenje lr_scheduler objekta u određenim slučajevima pomoću kojeg se </w:t>
      </w:r>
      <w:r w:rsidR="001A7F52">
        <w:t>planski</w:t>
      </w:r>
      <w:r w:rsidR="00AF2F12">
        <w:t xml:space="preserve"> smanjivala stopa učenja.</w:t>
      </w:r>
    </w:p>
    <w:p w14:paraId="3E191A22" w14:textId="4545D66A" w:rsidR="001229A6" w:rsidRDefault="001229A6" w:rsidP="001229A6">
      <w:pPr>
        <w:pStyle w:val="2Podnaslov"/>
      </w:pPr>
      <w:bookmarkStart w:id="395" w:name="_Toc96010254"/>
      <w:r>
        <w:t>4.9</w:t>
      </w:r>
      <w:ins w:id="396" w:author="Stjepan Salopek (ssalopek)" w:date="2021-09-09T15:11:00Z">
        <w:r w:rsidR="00C94B37">
          <w:t>.</w:t>
        </w:r>
      </w:ins>
      <w:r>
        <w:t xml:space="preserve"> Petlja testiranja</w:t>
      </w:r>
      <w:bookmarkEnd w:id="395"/>
    </w:p>
    <w:p w14:paraId="42069667" w14:textId="40D74556" w:rsidR="001229A6" w:rsidRPr="001229A6" w:rsidRDefault="00AF2F12" w:rsidP="00AF2F12">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total, correct</w:t>
      </w:r>
      <w:r w:rsidR="001229A6" w:rsidRPr="001229A6">
        <w:rPr>
          <w:rFonts w:ascii="Courier New" w:eastAsia="Times New Roman" w:hAnsi="Courier New" w:cs="Courier New"/>
          <w:color w:val="000000"/>
          <w:sz w:val="21"/>
          <w:szCs w:val="21"/>
        </w:rPr>
        <w:t> = </w:t>
      </w:r>
      <w:r w:rsidR="001229A6" w:rsidRPr="001229A6">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 xml:space="preserve"> 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03E594C3" w14:textId="1D8BD2E1"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4EA867D" w14:textId="77777777" w:rsidR="00E028F4"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39BF081" w14:textId="47868916" w:rsidR="001229A6" w:rsidRPr="001229A6"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accuracy = num_correct / num_samples * </w:t>
      </w:r>
      <w:r w:rsidRPr="001229A6">
        <w:rPr>
          <w:rFonts w:ascii="Courier New" w:eastAsia="Times New Roman" w:hAnsi="Courier New" w:cs="Courier New"/>
          <w:color w:val="09885A"/>
          <w:sz w:val="21"/>
          <w:szCs w:val="21"/>
        </w:rPr>
        <w:t>100</w:t>
      </w:r>
    </w:p>
    <w:p w14:paraId="006645FB" w14:textId="602BE2F2" w:rsidR="001229A6" w:rsidRPr="001229A6" w:rsidRDefault="001229A6"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w:t>
      </w:r>
      <w:r w:rsidR="00E028F4">
        <w:rPr>
          <w:rFonts w:ascii="Courier New" w:eastAsia="Times New Roman" w:hAnsi="Courier New" w:cs="Courier New"/>
          <w:color w:val="A31515"/>
          <w:sz w:val="21"/>
          <w:szCs w:val="21"/>
        </w:rPr>
        <w:t>Accuracy</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sidR="00E028F4">
        <w:rPr>
          <w:rFonts w:ascii="Courier New" w:eastAsia="Times New Roman" w:hAnsi="Courier New" w:cs="Courier New"/>
          <w:color w:val="000000"/>
          <w:sz w:val="21"/>
          <w:szCs w:val="21"/>
        </w:rPr>
        <w:t>accuracy</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0258CD22" w14:textId="4145E1A9" w:rsidR="006B37E0" w:rsidRDefault="006B37E0" w:rsidP="006B37E0">
      <w:pPr>
        <w:pStyle w:val="4Tekst"/>
        <w:jc w:val="center"/>
      </w:pPr>
      <w:bookmarkStart w:id="397" w:name="_Toc96008649"/>
      <w:r>
        <w:t xml:space="preserve">Prikaz programskog koda </w:t>
      </w:r>
      <w:r w:rsidR="00281EA6">
        <w:fldChar w:fldCharType="begin"/>
      </w:r>
      <w:r w:rsidR="00281EA6">
        <w:instrText xml:space="preserve"> SEQ Prikaz_programskog_koda \* ARABIC </w:instrText>
      </w:r>
      <w:r w:rsidR="00281EA6">
        <w:fldChar w:fldCharType="separate"/>
      </w:r>
      <w:r>
        <w:rPr>
          <w:noProof/>
        </w:rPr>
        <w:t>9</w:t>
      </w:r>
      <w:r w:rsidR="00281EA6">
        <w:rPr>
          <w:noProof/>
        </w:rPr>
        <w:fldChar w:fldCharType="end"/>
      </w:r>
      <w:r>
        <w:t xml:space="preserve">. </w:t>
      </w:r>
      <w:r w:rsidRPr="00327E0E">
        <w:t>Petlja testiranja istreniranog modela</w:t>
      </w:r>
      <w:bookmarkEnd w:id="397"/>
    </w:p>
    <w:p w14:paraId="075129EC" w14:textId="6E1B5F68" w:rsidR="001229A6" w:rsidRDefault="001229A6" w:rsidP="002068CA">
      <w:pPr>
        <w:pStyle w:val="4Tekst"/>
      </w:pPr>
      <w:r>
        <w:t>Petlja u kojoj se procjenjuje preciznost istreniranog modela vrlo je slična petlji treniranja, no uz nekoliko pojednostavljenja. Na modelu je</w:t>
      </w:r>
      <w:r w:rsidR="00F73803">
        <w:t xml:space="preserve"> postavljen evaluacijski način</w:t>
      </w:r>
      <w:r>
        <w:t xml:space="preserve"> te su isključene automatske promjene gradijenata</w:t>
      </w:r>
      <w:r w:rsidR="00E028F4">
        <w:t xml:space="preserve"> da bi se ubrzala procjena</w:t>
      </w:r>
      <w:r>
        <w:t xml:space="preserve">. Osim toga, </w:t>
      </w:r>
      <w:r w:rsidR="00E028F4">
        <w:t>u procjenjivanju točnosti nisu potrebni optimizator i funkcija gubitka.</w:t>
      </w:r>
    </w:p>
    <w:p w14:paraId="051A48DD" w14:textId="25D3962E" w:rsidR="00F60DAB" w:rsidRDefault="00E028F4" w:rsidP="00843F37">
      <w:pPr>
        <w:pStyle w:val="4Tekst"/>
      </w:pPr>
      <w:r>
        <w:t>U</w:t>
      </w:r>
      <w:r w:rsidR="001229A6">
        <w:t xml:space="preserve"> DataLoader funkciju poslao </w:t>
      </w:r>
      <w:r>
        <w:t xml:space="preserve">se </w:t>
      </w:r>
      <w:r w:rsidR="001229A6">
        <w:t>batch_size</w:t>
      </w:r>
      <w:r>
        <w:t xml:space="preserve"> veličine 256</w:t>
      </w:r>
      <w:r w:rsidR="00843F37">
        <w:t xml:space="preserve"> prilikom treniranja za smanjenje vremena treniranja i 32 prilikom testiranja radi povećanja točnosti. Z</w:t>
      </w:r>
      <w:r>
        <w:t xml:space="preserve">bog toga se </w:t>
      </w:r>
      <w:r w:rsidR="001229A6">
        <w:t xml:space="preserve">na izlazu modela dobije se </w:t>
      </w:r>
      <w:r w:rsidR="00F60DAB">
        <w:t xml:space="preserve">niz od </w:t>
      </w:r>
      <w:r>
        <w:t>256</w:t>
      </w:r>
      <w:r w:rsidR="00F60DAB">
        <w:t xml:space="preserve"> </w:t>
      </w:r>
      <w:r>
        <w:t xml:space="preserve">nizova duljine 26 </w:t>
      </w:r>
      <w:r w:rsidR="00FD2470">
        <w:t>realnih</w:t>
      </w:r>
      <w:r w:rsidR="00F60DAB">
        <w:t xml:space="preserve"> brojeva</w:t>
      </w:r>
      <w:r w:rsidR="00FD2470">
        <w:t>, po jedan za svaku klasu,</w:t>
      </w:r>
      <w:r w:rsidR="00F60DAB">
        <w:t xml:space="preserve"> koji označavaju </w:t>
      </w:r>
      <w:r w:rsidR="00FD2470">
        <w:t>vjerojatnost</w:t>
      </w:r>
      <w:r w:rsidR="00F60DAB">
        <w:t xml:space="preserve"> </w:t>
      </w:r>
      <w:r w:rsidR="00FD2470">
        <w:t>klase na slici</w:t>
      </w:r>
      <w:r w:rsidR="00F60DAB">
        <w:t>.</w:t>
      </w:r>
      <w:r w:rsidR="00FD2470">
        <w:t xml:space="preserve"> Izlazni niz šalje se u metodu max(1) koja vraća niz od 256 cijelih brojeva u spremnik preds, označavajući indeks najvjerojatnijeg slova određene slike. </w:t>
      </w:r>
      <w:r w:rsidR="00F60DAB">
        <w:t>Usporedba (preds==labels).sum() točno pogođene indekse postavlja na True, odnosno 1, a ostale na False ili 0, nakon čega se niz sumira</w:t>
      </w:r>
      <w:r w:rsidR="00FD2470">
        <w:t>. Suma označava ukupan broj točnih vrijednosti</w:t>
      </w:r>
      <w:r w:rsidR="00F60DAB">
        <w:t>. Na taj način usporedbom ukupnog broja i broja točnih predviđanja dolazi se do točnosti.</w:t>
      </w:r>
    </w:p>
    <w:p w14:paraId="29213E31" w14:textId="5C7F5935" w:rsidR="00F60DAB" w:rsidRDefault="00F60DAB" w:rsidP="00F60DAB">
      <w:pPr>
        <w:pStyle w:val="2Podnaslov"/>
      </w:pPr>
      <w:bookmarkStart w:id="398" w:name="_Toc96010255"/>
      <w:r>
        <w:lastRenderedPageBreak/>
        <w:t>4.10</w:t>
      </w:r>
      <w:ins w:id="399" w:author="Stjepan Salopek (ssalopek)" w:date="2021-09-09T15:12:00Z">
        <w:r w:rsidR="00C94B37">
          <w:t>.</w:t>
        </w:r>
      </w:ins>
      <w:r>
        <w:t xml:space="preserve"> Pregled i analiza</w:t>
      </w:r>
      <w:bookmarkEnd w:id="398"/>
    </w:p>
    <w:p w14:paraId="0A8F1132" w14:textId="4A28501A" w:rsidR="00D26206" w:rsidRDefault="00F60DAB" w:rsidP="00F60DAB">
      <w:pPr>
        <w:pStyle w:val="4Tekst"/>
      </w:pPr>
      <w:r>
        <w:t>Za analizu</w:t>
      </w:r>
      <w:r w:rsidR="00D26206">
        <w:t xml:space="preserve"> </w:t>
      </w:r>
      <w:r w:rsidR="00843F37">
        <w:t>je korišteno</w:t>
      </w:r>
      <w:r w:rsidR="00D26206">
        <w:t xml:space="preserve"> nekoliko biblioteka i alata. </w:t>
      </w:r>
      <w:r w:rsidR="00843F37">
        <w:t>U</w:t>
      </w:r>
      <w:r w:rsidR="00D26206">
        <w:t xml:space="preserve"> analizi i pregledu podataka, međurezultata i usporedbe točnosti najviše su pridonijeli </w:t>
      </w:r>
      <w:r w:rsidR="00505222">
        <w:t>M</w:t>
      </w:r>
      <w:r w:rsidR="00D26206">
        <w:t xml:space="preserve">atplotlib, </w:t>
      </w:r>
      <w:r w:rsidR="00505222" w:rsidRPr="00505222">
        <w:t>TensorBoard</w:t>
      </w:r>
      <w:r w:rsidR="00843F37">
        <w:t xml:space="preserve"> i tqdm </w:t>
      </w:r>
      <w:r w:rsidR="00D26206">
        <w:t>.</w:t>
      </w:r>
    </w:p>
    <w:p w14:paraId="0AA53F9D" w14:textId="0E2F0626" w:rsidR="00D26206" w:rsidRDefault="00D26206" w:rsidP="00D26206">
      <w:pPr>
        <w:pStyle w:val="3PodnaslovMali"/>
      </w:pPr>
      <w:bookmarkStart w:id="400" w:name="_Toc96010256"/>
      <w:r>
        <w:t>4.10.1</w:t>
      </w:r>
      <w:ins w:id="401" w:author="Stjepan Salopek (ssalopek)" w:date="2021-09-09T15:12:00Z">
        <w:r w:rsidR="00C94B37">
          <w:t>.</w:t>
        </w:r>
      </w:ins>
      <w:r>
        <w:t xml:space="preserve"> </w:t>
      </w:r>
      <w:r w:rsidR="001816ED">
        <w:t>M</w:t>
      </w:r>
      <w:r>
        <w:t>atplotlib</w:t>
      </w:r>
      <w:bookmarkEnd w:id="400"/>
    </w:p>
    <w:p w14:paraId="61120FEB" w14:textId="77777777" w:rsidR="00E61BAE" w:rsidRDefault="00E61BAE" w:rsidP="00E61BAE">
      <w:pPr>
        <w:pStyle w:val="4Tekst"/>
        <w:jc w:val="center"/>
      </w:pPr>
      <w:r>
        <w:rPr>
          <w:noProof/>
        </w:rPr>
        <w:drawing>
          <wp:inline distT="0" distB="0" distL="0" distR="0" wp14:anchorId="1017AD64" wp14:editId="33E69F0B">
            <wp:extent cx="3096140" cy="2956560"/>
            <wp:effectExtent l="19050" t="1905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3138059" cy="2996589"/>
                    </a:xfrm>
                    <a:prstGeom prst="rect">
                      <a:avLst/>
                    </a:prstGeom>
                    <a:ln>
                      <a:solidFill>
                        <a:schemeClr val="tx1"/>
                      </a:solidFill>
                    </a:ln>
                  </pic:spPr>
                </pic:pic>
              </a:graphicData>
            </a:graphic>
          </wp:inline>
        </w:drawing>
      </w:r>
    </w:p>
    <w:p w14:paraId="3D0B8F4F" w14:textId="3991151E" w:rsidR="00E61BAE" w:rsidRDefault="00E61BAE" w:rsidP="00E61BAE">
      <w:pPr>
        <w:pStyle w:val="4Tekst"/>
        <w:jc w:val="center"/>
      </w:pPr>
      <w:bookmarkStart w:id="402" w:name="_Toc96010279"/>
      <w:r>
        <w:t xml:space="preserve">Slika </w:t>
      </w:r>
      <w:fldSimple w:instr=" SEQ Slika \* ARABIC ">
        <w:r>
          <w:rPr>
            <w:noProof/>
          </w:rPr>
          <w:t>14</w:t>
        </w:r>
      </w:fldSimple>
      <w:r>
        <w:t>. Prikaz slike matplotlib bibliotekom</w:t>
      </w:r>
      <w:bookmarkEnd w:id="402"/>
    </w:p>
    <w:p w14:paraId="55F068DD" w14:textId="2735FDBD" w:rsidR="00C6051A" w:rsidRDefault="00D26206" w:rsidP="00E61BAE">
      <w:pPr>
        <w:pStyle w:val="4Tekst"/>
      </w:pPr>
      <w:r>
        <w:t>U analizi i obradi podatkovnog skupa, ali i općenito u prikazu statističkih podataka i slika korišten je „matplotlib.pyplot“.</w:t>
      </w:r>
      <w:r w:rsidR="00C6051A">
        <w:t xml:space="preserve"> Konkretno u završnom radu, pokazao se korisnim za </w:t>
      </w:r>
      <w:r w:rsidR="00E61BAE">
        <w:t>analizu slika i primjenjivanje transformacija na slikama.</w:t>
      </w:r>
    </w:p>
    <w:p w14:paraId="5BE98F15" w14:textId="2B7D8AB6" w:rsidR="001816ED" w:rsidRDefault="001816ED" w:rsidP="001816ED">
      <w:pPr>
        <w:pStyle w:val="3PodnaslovMali"/>
      </w:pPr>
      <w:bookmarkStart w:id="403" w:name="_Toc96010257"/>
      <w:r>
        <w:t>4.10.2</w:t>
      </w:r>
      <w:ins w:id="404" w:author="Stjepan Salopek (ssalopek)" w:date="2021-09-09T15:12:00Z">
        <w:r w:rsidR="00C94B37">
          <w:t>.</w:t>
        </w:r>
      </w:ins>
      <w:r>
        <w:t xml:space="preserve"> Tensor</w:t>
      </w:r>
      <w:r w:rsidR="00505222">
        <w:t>B</w:t>
      </w:r>
      <w:r>
        <w:t>oard</w:t>
      </w:r>
      <w:bookmarkEnd w:id="403"/>
    </w:p>
    <w:p w14:paraId="4EDD0AAC" w14:textId="5CF55B1E" w:rsidR="00505222" w:rsidRDefault="00505222" w:rsidP="001816ED">
      <w:pPr>
        <w:pStyle w:val="4Tekst"/>
      </w:pPr>
      <w:r>
        <w:t>TensorBoard je alat za vizualizaciju podataka. Izrađen je za</w:t>
      </w:r>
      <w:r w:rsidR="00843F37">
        <w:t xml:space="preserve"> PyTorchovu konkurenciju,</w:t>
      </w:r>
      <w:r>
        <w:t xml:space="preserve"> TensorFlow</w:t>
      </w:r>
      <w:ins w:id="405"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B37E0">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30ED1136" w14:textId="1F31C3D3" w:rsidR="00D42B44" w:rsidRDefault="006B37E0" w:rsidP="006B37E0">
      <w:pPr>
        <w:pStyle w:val="4Tekst"/>
        <w:jc w:val="center"/>
      </w:pPr>
      <w:bookmarkStart w:id="406" w:name="_Toc96008650"/>
      <w:r>
        <w:t xml:space="preserve">Prikaz programskog koda </w:t>
      </w:r>
      <w:r w:rsidR="00281EA6">
        <w:fldChar w:fldCharType="begin"/>
      </w:r>
      <w:r w:rsidR="00281EA6">
        <w:instrText xml:space="preserve"> SEQ Prikaz_programskog_koda \* ARABIC </w:instrText>
      </w:r>
      <w:r w:rsidR="00281EA6">
        <w:fldChar w:fldCharType="separate"/>
      </w:r>
      <w:r>
        <w:rPr>
          <w:noProof/>
        </w:rPr>
        <w:t>10</w:t>
      </w:r>
      <w:r w:rsidR="00281EA6">
        <w:rPr>
          <w:noProof/>
        </w:rPr>
        <w:fldChar w:fldCharType="end"/>
      </w:r>
      <w:r>
        <w:t xml:space="preserve">. </w:t>
      </w:r>
      <w:r w:rsidRPr="0052615B">
        <w:t>Primjer TensorBoard rada</w:t>
      </w:r>
      <w:bookmarkEnd w:id="406"/>
    </w:p>
    <w:p w14:paraId="0DE775E9" w14:textId="77777777" w:rsidR="00D42B44" w:rsidRDefault="00F34370" w:rsidP="00D42B44">
      <w:pPr>
        <w:pStyle w:val="4Tekst"/>
        <w:keepNext/>
        <w:spacing w:before="120"/>
        <w:jc w:val="center"/>
      </w:pPr>
      <w:ins w:id="407" w:author="Stjepan Salopek (ssalopek)" w:date="2022-01-25T18:53:00Z">
        <w:r>
          <w:rPr>
            <w:noProof/>
          </w:rPr>
          <w:drawing>
            <wp:inline distT="0" distB="0" distL="0" distR="0" wp14:anchorId="0D884872" wp14:editId="2AD43FBD">
              <wp:extent cx="5753100" cy="4221480"/>
              <wp:effectExtent l="19050" t="19050" r="0" b="762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ins>
    </w:p>
    <w:p w14:paraId="3171C974" w14:textId="19F891A2" w:rsidR="00D42B44" w:rsidRDefault="00D42B44" w:rsidP="00D42B44">
      <w:pPr>
        <w:pStyle w:val="4Tekst"/>
        <w:jc w:val="center"/>
      </w:pPr>
      <w:bookmarkStart w:id="408" w:name="_Toc96010280"/>
      <w:r>
        <w:t xml:space="preserve">Slika </w:t>
      </w:r>
      <w:fldSimple w:instr=" SEQ Slika \* ARABIC ">
        <w:r>
          <w:rPr>
            <w:noProof/>
          </w:rPr>
          <w:t>13</w:t>
        </w:r>
      </w:fldSimple>
      <w:r>
        <w:t xml:space="preserve">. </w:t>
      </w:r>
      <w:r w:rsidRPr="00C076BE">
        <w:t>Primjer Tensor</w:t>
      </w:r>
      <w:r w:rsidR="0072304D">
        <w:t>B</w:t>
      </w:r>
      <w:r w:rsidRPr="00C076BE">
        <w:t>oard alata</w:t>
      </w:r>
      <w:bookmarkEnd w:id="408"/>
    </w:p>
    <w:p w14:paraId="74EB9046" w14:textId="297CBD2A" w:rsidR="002D0973" w:rsidRPr="00E82A48" w:rsidRDefault="00E82A48" w:rsidP="00D42B44">
      <w:pPr>
        <w:pStyle w:val="Caption"/>
        <w:jc w:val="center"/>
      </w:pPr>
      <w:r>
        <w:br w:type="page"/>
      </w:r>
    </w:p>
    <w:p w14:paraId="26582A31" w14:textId="2179F24B" w:rsidR="008C291E" w:rsidRDefault="008C291E" w:rsidP="008C291E">
      <w:pPr>
        <w:pStyle w:val="2Podnaslov"/>
        <w:rPr>
          <w:ins w:id="409" w:author="Stjepan Salopek (ssalopek)" w:date="2021-09-13T15:33:00Z"/>
        </w:rPr>
      </w:pPr>
      <w:bookmarkStart w:id="410" w:name="_Toc96010258"/>
      <w:ins w:id="411" w:author="Stjepan Salopek (ssalopek)" w:date="2021-09-13T15:33:00Z">
        <w:r>
          <w:lastRenderedPageBreak/>
          <w:t>4.1</w:t>
        </w:r>
      </w:ins>
      <w:r w:rsidR="00823762">
        <w:t>1</w:t>
      </w:r>
      <w:ins w:id="412" w:author="Stjepan Salopek (ssalopek)" w:date="2021-09-13T15:33:00Z">
        <w:r>
          <w:t xml:space="preserve">. </w:t>
        </w:r>
      </w:ins>
      <w:r w:rsidR="004C2F0C">
        <w:t>Tablica</w:t>
      </w:r>
      <w:ins w:id="413" w:author="Stjepan Salopek (ssalopek)" w:date="2021-09-13T15:33:00Z">
        <w:r>
          <w:t xml:space="preserve"> </w:t>
        </w:r>
      </w:ins>
      <w:r w:rsidR="009046C3">
        <w:t>mjerenja</w:t>
      </w:r>
      <w:bookmarkEnd w:id="410"/>
    </w:p>
    <w:tbl>
      <w:tblPr>
        <w:tblStyle w:val="GridTable4-Accent2"/>
        <w:tblW w:w="0" w:type="auto"/>
        <w:tblLook w:val="04A0" w:firstRow="1" w:lastRow="0" w:firstColumn="1" w:lastColumn="0" w:noHBand="0" w:noVBand="1"/>
      </w:tblPr>
      <w:tblGrid>
        <w:gridCol w:w="3258"/>
        <w:gridCol w:w="1350"/>
        <w:gridCol w:w="1530"/>
        <w:gridCol w:w="1620"/>
        <w:gridCol w:w="1530"/>
      </w:tblGrid>
      <w:tr w:rsidR="00EC5296" w14:paraId="1E6765CC" w14:textId="77777777" w:rsidTr="00B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tcPr>
          <w:p w14:paraId="50BA0249" w14:textId="7500F273" w:rsidR="00EC5296" w:rsidRDefault="00EC5296" w:rsidP="00B2615B">
            <w:pPr>
              <w:jc w:val="center"/>
            </w:pPr>
            <w:r>
              <w:t>Mreža</w:t>
            </w:r>
          </w:p>
        </w:tc>
        <w:tc>
          <w:tcPr>
            <w:tcW w:w="1350" w:type="dxa"/>
            <w:tcBorders>
              <w:left w:val="dotted" w:sz="4" w:space="0" w:color="auto"/>
            </w:tcBorders>
          </w:tcPr>
          <w:p w14:paraId="32C90B02" w14:textId="158A9F91"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rPr>
                <w:b w:val="0"/>
                <w:bCs w:val="0"/>
              </w:rPr>
            </w:pPr>
            <w:r>
              <w:t xml:space="preserve">Epoha </w:t>
            </w:r>
            <w:r w:rsidR="008A3867">
              <w:t>poslj</w:t>
            </w:r>
            <w:r w:rsidR="00B2615B">
              <w:t>.</w:t>
            </w:r>
          </w:p>
        </w:tc>
        <w:tc>
          <w:tcPr>
            <w:tcW w:w="1530" w:type="dxa"/>
            <w:tcBorders>
              <w:right w:val="dotted" w:sz="4" w:space="0" w:color="auto"/>
            </w:tcBorders>
          </w:tcPr>
          <w:p w14:paraId="2E09F18D" w14:textId="4E419128"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pPr>
            <w:r>
              <w:t>Točnost poslj.</w:t>
            </w:r>
          </w:p>
        </w:tc>
        <w:tc>
          <w:tcPr>
            <w:tcW w:w="1620" w:type="dxa"/>
            <w:tcBorders>
              <w:left w:val="dotted" w:sz="4" w:space="0" w:color="auto"/>
            </w:tcBorders>
          </w:tcPr>
          <w:p w14:paraId="0E541DC9" w14:textId="1B827748" w:rsidR="00EC5296" w:rsidRDefault="00EC5296" w:rsidP="00EC5296">
            <w:pPr>
              <w:cnfStyle w:val="100000000000" w:firstRow="1" w:lastRow="0" w:firstColumn="0" w:lastColumn="0" w:oddVBand="0" w:evenVBand="0" w:oddHBand="0" w:evenHBand="0" w:firstRowFirstColumn="0" w:firstRowLastColumn="0" w:lastRowFirstColumn="0" w:lastRowLastColumn="0"/>
              <w:rPr>
                <w:b w:val="0"/>
                <w:bCs w:val="0"/>
              </w:rPr>
            </w:pPr>
            <w:r>
              <w:t>Ep</w:t>
            </w:r>
            <w:r w:rsidR="008A3867">
              <w:t>oha</w:t>
            </w:r>
            <w:r>
              <w:t xml:space="preserve"> najb</w:t>
            </w:r>
            <w:r w:rsidR="008A3867">
              <w:t>olja</w:t>
            </w:r>
          </w:p>
        </w:tc>
        <w:tc>
          <w:tcPr>
            <w:tcW w:w="1530" w:type="dxa"/>
          </w:tcPr>
          <w:p w14:paraId="4D8FBD8B" w14:textId="7AF42342" w:rsidR="00EC5296" w:rsidRDefault="00EC5296" w:rsidP="00EC5296">
            <w:pPr>
              <w:cnfStyle w:val="100000000000" w:firstRow="1" w:lastRow="0" w:firstColumn="0" w:lastColumn="0" w:oddVBand="0" w:evenVBand="0" w:oddHBand="0" w:evenHBand="0" w:firstRowFirstColumn="0" w:firstRowLastColumn="0" w:lastRowFirstColumn="0" w:lastRowLastColumn="0"/>
            </w:pPr>
            <w:r>
              <w:t>Točn</w:t>
            </w:r>
            <w:r w:rsidR="008A3867">
              <w:t>ost</w:t>
            </w:r>
            <w:r>
              <w:t xml:space="preserve"> najb.</w:t>
            </w:r>
          </w:p>
        </w:tc>
      </w:tr>
      <w:tr w:rsidR="00823762" w14:paraId="421257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FB916F3" w14:textId="32034AC9" w:rsidR="008A3867" w:rsidRPr="008A3867" w:rsidRDefault="008A3867" w:rsidP="008A3867">
            <w:pPr>
              <w:rPr>
                <w:rFonts w:ascii="Calibri" w:hAnsi="Calibri" w:cs="Calibri"/>
                <w:b w:val="0"/>
                <w:bCs w:val="0"/>
                <w:color w:val="000000"/>
              </w:rPr>
            </w:pPr>
            <w:r w:rsidRPr="000427AD">
              <w:rPr>
                <w:rFonts w:ascii="Calibri" w:hAnsi="Calibri" w:cs="Calibri"/>
                <w:color w:val="000000"/>
              </w:rPr>
              <w:t>Resnet18_dd 25%</w:t>
            </w:r>
            <w:r>
              <w:rPr>
                <w:rFonts w:ascii="Calibri" w:hAnsi="Calibri" w:cs="Calibri"/>
                <w:b w:val="0"/>
                <w:bCs w:val="0"/>
                <w:color w:val="000000"/>
              </w:rPr>
              <w:br/>
              <w:t>SGD, lr_sched, 224x224 img</w:t>
            </w:r>
          </w:p>
        </w:tc>
        <w:tc>
          <w:tcPr>
            <w:tcW w:w="1350" w:type="dxa"/>
            <w:tcBorders>
              <w:top w:val="single" w:sz="4" w:space="0" w:color="ED7D31" w:themeColor="accent2"/>
              <w:left w:val="dotted" w:sz="4" w:space="0" w:color="auto"/>
              <w:right w:val="nil"/>
            </w:tcBorders>
            <w:vAlign w:val="center"/>
          </w:tcPr>
          <w:p w14:paraId="7AB2724B" w14:textId="42F37A0B"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42</w:t>
            </w:r>
          </w:p>
        </w:tc>
        <w:tc>
          <w:tcPr>
            <w:tcW w:w="1530" w:type="dxa"/>
            <w:tcBorders>
              <w:left w:val="nil"/>
              <w:right w:val="dotted" w:sz="4" w:space="0" w:color="auto"/>
            </w:tcBorders>
            <w:vAlign w:val="center"/>
          </w:tcPr>
          <w:p w14:paraId="2AD79791" w14:textId="4F65BED3"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95.55</w:t>
            </w:r>
            <w:r w:rsidR="00E36DF4">
              <w:rPr>
                <w:rFonts w:ascii="Calibri" w:hAnsi="Calibri" w:cs="Calibri"/>
                <w:color w:val="000000"/>
              </w:rPr>
              <w:t>%</w:t>
            </w:r>
          </w:p>
        </w:tc>
        <w:tc>
          <w:tcPr>
            <w:tcW w:w="1620" w:type="dxa"/>
            <w:tcBorders>
              <w:top w:val="single" w:sz="4" w:space="0" w:color="ED7D31" w:themeColor="accent2"/>
              <w:left w:val="dotted" w:sz="4" w:space="0" w:color="auto"/>
              <w:right w:val="nil"/>
            </w:tcBorders>
            <w:vAlign w:val="center"/>
          </w:tcPr>
          <w:p w14:paraId="2BDE53F1" w14:textId="79AB45A0"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30</w:t>
            </w:r>
          </w:p>
        </w:tc>
        <w:tc>
          <w:tcPr>
            <w:tcW w:w="1530" w:type="dxa"/>
            <w:tcBorders>
              <w:left w:val="nil"/>
            </w:tcBorders>
            <w:vAlign w:val="center"/>
          </w:tcPr>
          <w:p w14:paraId="0B471C38" w14:textId="681521E1"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95.60</w:t>
            </w:r>
            <w:r w:rsidR="00E36DF4">
              <w:rPr>
                <w:rFonts w:ascii="Calibri" w:hAnsi="Calibri" w:cs="Calibri"/>
                <w:color w:val="000000"/>
              </w:rPr>
              <w:t>%</w:t>
            </w:r>
          </w:p>
        </w:tc>
      </w:tr>
      <w:tr w:rsidR="00B2615B" w14:paraId="4AECC49F"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4BD3E8F" w14:textId="23BEDE4E" w:rsidR="008A3867" w:rsidRDefault="008A3867" w:rsidP="008A3867">
            <w:r w:rsidRPr="000427AD">
              <w:rPr>
                <w:rFonts w:ascii="Calibri" w:hAnsi="Calibri" w:cs="Calibri"/>
                <w:color w:val="000000"/>
              </w:rPr>
              <w:t>MnistSimpleCNN 3x3</w:t>
            </w:r>
            <w:r>
              <w:rPr>
                <w:rFonts w:ascii="Calibri" w:hAnsi="Calibri" w:cs="Calibri"/>
                <w:b w:val="0"/>
                <w:bCs w:val="0"/>
                <w:color w:val="000000"/>
              </w:rPr>
              <w:br/>
              <w:t>Adam</w:t>
            </w:r>
          </w:p>
        </w:tc>
        <w:tc>
          <w:tcPr>
            <w:tcW w:w="1350" w:type="dxa"/>
            <w:tcBorders>
              <w:left w:val="dotted" w:sz="4" w:space="0" w:color="auto"/>
              <w:right w:val="nil"/>
            </w:tcBorders>
            <w:vAlign w:val="center"/>
          </w:tcPr>
          <w:p w14:paraId="7B15DDAB" w14:textId="6C6312F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10E5F4A4" w14:textId="0D567EA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94.56</w:t>
            </w:r>
            <w:r w:rsidR="00E36DF4">
              <w:rPr>
                <w:rFonts w:ascii="Calibri" w:hAnsi="Calibri" w:cs="Calibri"/>
                <w:color w:val="000000"/>
              </w:rPr>
              <w:t>%</w:t>
            </w:r>
          </w:p>
        </w:tc>
        <w:tc>
          <w:tcPr>
            <w:tcW w:w="1620" w:type="dxa"/>
            <w:tcBorders>
              <w:left w:val="dotted" w:sz="4" w:space="0" w:color="auto"/>
              <w:right w:val="nil"/>
            </w:tcBorders>
            <w:vAlign w:val="center"/>
          </w:tcPr>
          <w:p w14:paraId="60E6F372" w14:textId="7D9447D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7163B47" w14:textId="10CB735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95.01</w:t>
            </w:r>
            <w:r w:rsidR="00E36DF4">
              <w:rPr>
                <w:rFonts w:ascii="Calibri" w:hAnsi="Calibri" w:cs="Calibri"/>
                <w:color w:val="000000"/>
              </w:rPr>
              <w:t>%</w:t>
            </w:r>
          </w:p>
        </w:tc>
      </w:tr>
      <w:tr w:rsidR="00B2615B" w14:paraId="4B6741C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83FD995" w14:textId="40C8A4AE" w:rsidR="008A3867" w:rsidRDefault="008A3867" w:rsidP="008A3867">
            <w:r w:rsidRPr="000427AD">
              <w:rPr>
                <w:rFonts w:ascii="Calibri" w:hAnsi="Calibri" w:cs="Calibri"/>
                <w:color w:val="000000"/>
              </w:rPr>
              <w:t>ResidualNet</w:t>
            </w:r>
            <w:r>
              <w:rPr>
                <w:rFonts w:ascii="Calibri" w:hAnsi="Calibri" w:cs="Calibri"/>
                <w:b w:val="0"/>
                <w:bCs w:val="0"/>
                <w:color w:val="000000"/>
              </w:rPr>
              <w:br/>
              <w:t>Adam</w:t>
            </w:r>
          </w:p>
        </w:tc>
        <w:tc>
          <w:tcPr>
            <w:tcW w:w="1350" w:type="dxa"/>
            <w:tcBorders>
              <w:left w:val="dotted" w:sz="4" w:space="0" w:color="auto"/>
              <w:right w:val="nil"/>
            </w:tcBorders>
            <w:vAlign w:val="center"/>
          </w:tcPr>
          <w:p w14:paraId="448B1074" w14:textId="6C626CE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86</w:t>
            </w:r>
          </w:p>
        </w:tc>
        <w:tc>
          <w:tcPr>
            <w:tcW w:w="1530" w:type="dxa"/>
            <w:tcBorders>
              <w:left w:val="nil"/>
              <w:right w:val="dotted" w:sz="4" w:space="0" w:color="auto"/>
            </w:tcBorders>
            <w:vAlign w:val="center"/>
          </w:tcPr>
          <w:p w14:paraId="26031E90" w14:textId="4A45393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60B84DC8" w14:textId="5228349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50</w:t>
            </w:r>
          </w:p>
        </w:tc>
        <w:tc>
          <w:tcPr>
            <w:tcW w:w="1530" w:type="dxa"/>
            <w:tcBorders>
              <w:left w:val="nil"/>
            </w:tcBorders>
            <w:vAlign w:val="center"/>
          </w:tcPr>
          <w:p w14:paraId="198CD8D6" w14:textId="0F6E2D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94.97</w:t>
            </w:r>
            <w:r w:rsidR="00E36DF4">
              <w:rPr>
                <w:rFonts w:ascii="Calibri" w:hAnsi="Calibri" w:cs="Calibri"/>
                <w:color w:val="000000"/>
              </w:rPr>
              <w:t>%</w:t>
            </w:r>
          </w:p>
        </w:tc>
      </w:tr>
      <w:tr w:rsidR="00B2615B" w14:paraId="2CAF4C23"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353B720" w14:textId="161000F2"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w:t>
            </w:r>
          </w:p>
        </w:tc>
        <w:tc>
          <w:tcPr>
            <w:tcW w:w="1350" w:type="dxa"/>
            <w:tcBorders>
              <w:left w:val="dotted" w:sz="4" w:space="0" w:color="auto"/>
              <w:right w:val="nil"/>
            </w:tcBorders>
            <w:vAlign w:val="center"/>
          </w:tcPr>
          <w:p w14:paraId="4DA5312C" w14:textId="7F00FC7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89</w:t>
            </w:r>
          </w:p>
        </w:tc>
        <w:tc>
          <w:tcPr>
            <w:tcW w:w="1530" w:type="dxa"/>
            <w:tcBorders>
              <w:left w:val="nil"/>
              <w:right w:val="dotted" w:sz="4" w:space="0" w:color="auto"/>
            </w:tcBorders>
            <w:vAlign w:val="center"/>
          </w:tcPr>
          <w:p w14:paraId="555C4A10" w14:textId="5CAFB7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94.10</w:t>
            </w:r>
            <w:r w:rsidR="00E36DF4">
              <w:rPr>
                <w:rFonts w:ascii="Calibri" w:hAnsi="Calibri" w:cs="Calibri"/>
                <w:color w:val="000000"/>
              </w:rPr>
              <w:t>%</w:t>
            </w:r>
          </w:p>
        </w:tc>
        <w:tc>
          <w:tcPr>
            <w:tcW w:w="1620" w:type="dxa"/>
            <w:tcBorders>
              <w:left w:val="dotted" w:sz="4" w:space="0" w:color="auto"/>
              <w:right w:val="nil"/>
            </w:tcBorders>
            <w:vAlign w:val="center"/>
          </w:tcPr>
          <w:p w14:paraId="509222ED" w14:textId="168BBF1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152B325" w14:textId="04641B0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94.96</w:t>
            </w:r>
            <w:r w:rsidR="00E36DF4">
              <w:rPr>
                <w:rFonts w:ascii="Calibri" w:hAnsi="Calibri" w:cs="Calibri"/>
                <w:color w:val="000000"/>
              </w:rPr>
              <w:t>%</w:t>
            </w:r>
          </w:p>
        </w:tc>
      </w:tr>
      <w:tr w:rsidR="00B2615B" w14:paraId="7091190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C08AF4F" w14:textId="516D8C36" w:rsidR="008A3867" w:rsidRDefault="008A3867" w:rsidP="008A3867">
            <w:r w:rsidRPr="000427AD">
              <w:rPr>
                <w:rFonts w:ascii="Calibri" w:hAnsi="Calibri" w:cs="Calibri"/>
                <w:color w:val="000000"/>
              </w:rPr>
              <w:t>Resnet18_dd 25%</w:t>
            </w:r>
            <w:r>
              <w:rPr>
                <w:rFonts w:ascii="Calibri" w:hAnsi="Calibri" w:cs="Calibri"/>
                <w:b w:val="0"/>
                <w:bCs w:val="0"/>
                <w:color w:val="000000"/>
              </w:rPr>
              <w:br/>
              <w:t>SGD, lr_sched</w:t>
            </w:r>
          </w:p>
        </w:tc>
        <w:tc>
          <w:tcPr>
            <w:tcW w:w="1350" w:type="dxa"/>
            <w:tcBorders>
              <w:left w:val="dotted" w:sz="4" w:space="0" w:color="auto"/>
              <w:right w:val="nil"/>
            </w:tcBorders>
            <w:vAlign w:val="center"/>
          </w:tcPr>
          <w:p w14:paraId="543A464F" w14:textId="72A8D2A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right w:val="dotted" w:sz="4" w:space="0" w:color="auto"/>
            </w:tcBorders>
            <w:vAlign w:val="center"/>
          </w:tcPr>
          <w:p w14:paraId="5AA83205" w14:textId="3BA8711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94.80</w:t>
            </w:r>
            <w:r w:rsidR="00E36DF4">
              <w:rPr>
                <w:rFonts w:ascii="Calibri" w:hAnsi="Calibri" w:cs="Calibri"/>
                <w:color w:val="000000"/>
              </w:rPr>
              <w:t>%</w:t>
            </w:r>
          </w:p>
        </w:tc>
        <w:tc>
          <w:tcPr>
            <w:tcW w:w="1620" w:type="dxa"/>
            <w:tcBorders>
              <w:left w:val="dotted" w:sz="4" w:space="0" w:color="auto"/>
              <w:right w:val="nil"/>
            </w:tcBorders>
            <w:vAlign w:val="center"/>
          </w:tcPr>
          <w:p w14:paraId="0193C42F" w14:textId="4852C9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1CD9F4CD" w14:textId="77A15C7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94.88</w:t>
            </w:r>
            <w:r w:rsidR="00E36DF4">
              <w:rPr>
                <w:rFonts w:ascii="Calibri" w:hAnsi="Calibri" w:cs="Calibri"/>
                <w:color w:val="000000"/>
              </w:rPr>
              <w:t>%</w:t>
            </w:r>
          </w:p>
        </w:tc>
      </w:tr>
      <w:tr w:rsidR="00B2615B" w14:paraId="14433AD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09798ACE" w14:textId="3F8E9492" w:rsidR="008A3867" w:rsidRDefault="008A3867" w:rsidP="008A3867">
            <w:r w:rsidRPr="000427AD">
              <w:rPr>
                <w:rFonts w:ascii="Calibri" w:hAnsi="Calibri" w:cs="Calibri"/>
                <w:color w:val="000000"/>
              </w:rPr>
              <w:t>ConvNet</w:t>
            </w:r>
            <w:r>
              <w:rPr>
                <w:rFonts w:ascii="Calibri" w:hAnsi="Calibri" w:cs="Calibri"/>
                <w:b w:val="0"/>
                <w:bCs w:val="0"/>
                <w:color w:val="000000"/>
              </w:rPr>
              <w:br/>
              <w:t>Adam</w:t>
            </w:r>
          </w:p>
        </w:tc>
        <w:tc>
          <w:tcPr>
            <w:tcW w:w="1350" w:type="dxa"/>
            <w:tcBorders>
              <w:left w:val="dotted" w:sz="4" w:space="0" w:color="auto"/>
              <w:right w:val="nil"/>
            </w:tcBorders>
            <w:vAlign w:val="center"/>
          </w:tcPr>
          <w:p w14:paraId="16CEC2B3" w14:textId="5BE66F1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79</w:t>
            </w:r>
          </w:p>
        </w:tc>
        <w:tc>
          <w:tcPr>
            <w:tcW w:w="1530" w:type="dxa"/>
            <w:tcBorders>
              <w:left w:val="nil"/>
              <w:right w:val="dotted" w:sz="4" w:space="0" w:color="auto"/>
            </w:tcBorders>
            <w:vAlign w:val="center"/>
          </w:tcPr>
          <w:p w14:paraId="151019E8" w14:textId="4807E1A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94.68</w:t>
            </w:r>
            <w:r w:rsidR="00E36DF4">
              <w:rPr>
                <w:rFonts w:ascii="Calibri" w:hAnsi="Calibri" w:cs="Calibri"/>
                <w:color w:val="000000"/>
              </w:rPr>
              <w:t>%</w:t>
            </w:r>
          </w:p>
        </w:tc>
        <w:tc>
          <w:tcPr>
            <w:tcW w:w="1620" w:type="dxa"/>
            <w:tcBorders>
              <w:left w:val="dotted" w:sz="4" w:space="0" w:color="auto"/>
              <w:right w:val="nil"/>
            </w:tcBorders>
            <w:vAlign w:val="center"/>
          </w:tcPr>
          <w:p w14:paraId="25BE9AB2" w14:textId="5450019A"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w:t>
            </w:r>
          </w:p>
        </w:tc>
        <w:tc>
          <w:tcPr>
            <w:tcW w:w="1530" w:type="dxa"/>
            <w:tcBorders>
              <w:left w:val="nil"/>
            </w:tcBorders>
            <w:vAlign w:val="center"/>
          </w:tcPr>
          <w:p w14:paraId="1C416819" w14:textId="1B8FD31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15E24109"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235D11A" w14:textId="529CE888" w:rsidR="008A3867" w:rsidRDefault="008A3867" w:rsidP="008A3867">
            <w:r w:rsidRPr="000427AD">
              <w:rPr>
                <w:rFonts w:ascii="Calibri" w:hAnsi="Calibri" w:cs="Calibri"/>
                <w:color w:val="000000"/>
              </w:rPr>
              <w:t>MnistSimpleCNN 5x5</w:t>
            </w:r>
            <w:r w:rsidRPr="000427AD">
              <w:rPr>
                <w:rFonts w:ascii="Calibri" w:hAnsi="Calibri" w:cs="Calibri"/>
                <w:color w:val="000000"/>
              </w:rPr>
              <w:br/>
            </w:r>
            <w:r>
              <w:rPr>
                <w:rFonts w:ascii="Calibri" w:hAnsi="Calibri" w:cs="Calibri"/>
                <w:b w:val="0"/>
                <w:bCs w:val="0"/>
                <w:color w:val="000000"/>
              </w:rPr>
              <w:t>Adam</w:t>
            </w:r>
          </w:p>
        </w:tc>
        <w:tc>
          <w:tcPr>
            <w:tcW w:w="1350" w:type="dxa"/>
            <w:tcBorders>
              <w:left w:val="dotted" w:sz="4" w:space="0" w:color="auto"/>
              <w:right w:val="nil"/>
            </w:tcBorders>
            <w:vAlign w:val="center"/>
          </w:tcPr>
          <w:p w14:paraId="15A3C1B7" w14:textId="6891820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64B5947" w14:textId="7168195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94.35</w:t>
            </w:r>
            <w:r w:rsidR="00E36DF4">
              <w:rPr>
                <w:rFonts w:ascii="Calibri" w:hAnsi="Calibri" w:cs="Calibri"/>
                <w:color w:val="000000"/>
              </w:rPr>
              <w:t>%</w:t>
            </w:r>
          </w:p>
        </w:tc>
        <w:tc>
          <w:tcPr>
            <w:tcW w:w="1620" w:type="dxa"/>
            <w:tcBorders>
              <w:left w:val="dotted" w:sz="4" w:space="0" w:color="auto"/>
              <w:right w:val="nil"/>
            </w:tcBorders>
            <w:vAlign w:val="center"/>
          </w:tcPr>
          <w:p w14:paraId="53ACE3CA" w14:textId="20947E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w:t>
            </w:r>
          </w:p>
        </w:tc>
        <w:tc>
          <w:tcPr>
            <w:tcW w:w="1530" w:type="dxa"/>
            <w:tcBorders>
              <w:left w:val="nil"/>
            </w:tcBorders>
            <w:vAlign w:val="center"/>
          </w:tcPr>
          <w:p w14:paraId="2AABA4E9" w14:textId="7AFEC9C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02DF7C04"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3E5A733" w14:textId="1041583B" w:rsidR="008A3867" w:rsidRDefault="008A3867" w:rsidP="008A3867">
            <w:r w:rsidRPr="000427AD">
              <w:rPr>
                <w:rFonts w:ascii="Calibri" w:hAnsi="Calibri" w:cs="Calibri"/>
                <w:color w:val="000000"/>
              </w:rPr>
              <w:t>Resnet18_dd 25%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C4C1A75" w14:textId="35E28B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E9FC68E" w14:textId="41A0BA0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94.62</w:t>
            </w:r>
            <w:r w:rsidR="00E36DF4">
              <w:rPr>
                <w:rFonts w:ascii="Calibri" w:hAnsi="Calibri" w:cs="Calibri"/>
                <w:color w:val="000000"/>
              </w:rPr>
              <w:t>%</w:t>
            </w:r>
          </w:p>
        </w:tc>
        <w:tc>
          <w:tcPr>
            <w:tcW w:w="1620" w:type="dxa"/>
            <w:tcBorders>
              <w:left w:val="dotted" w:sz="4" w:space="0" w:color="auto"/>
              <w:right w:val="nil"/>
            </w:tcBorders>
            <w:vAlign w:val="center"/>
          </w:tcPr>
          <w:p w14:paraId="62911D6F" w14:textId="492BFDB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17</w:t>
            </w:r>
          </w:p>
        </w:tc>
        <w:tc>
          <w:tcPr>
            <w:tcW w:w="1530" w:type="dxa"/>
            <w:tcBorders>
              <w:left w:val="nil"/>
            </w:tcBorders>
            <w:vAlign w:val="center"/>
          </w:tcPr>
          <w:p w14:paraId="74232215" w14:textId="12AFBD5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208E7A9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2A546A5" w14:textId="05F1E234" w:rsidR="008A3867" w:rsidRDefault="008A3867" w:rsidP="008A3867">
            <w:r w:rsidRPr="000427AD">
              <w:rPr>
                <w:rFonts w:ascii="Calibri" w:hAnsi="Calibri" w:cs="Calibri"/>
                <w:color w:val="000000"/>
              </w:rPr>
              <w:t>Resnet18_dd 50%</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299413B1" w14:textId="2B7F9F7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30C43F6C" w14:textId="4E0D8AF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94.39</w:t>
            </w:r>
            <w:r w:rsidR="00E36DF4">
              <w:rPr>
                <w:rFonts w:ascii="Calibri" w:hAnsi="Calibri" w:cs="Calibri"/>
                <w:color w:val="000000"/>
              </w:rPr>
              <w:t>%</w:t>
            </w:r>
          </w:p>
        </w:tc>
        <w:tc>
          <w:tcPr>
            <w:tcW w:w="1620" w:type="dxa"/>
            <w:tcBorders>
              <w:left w:val="dotted" w:sz="4" w:space="0" w:color="auto"/>
              <w:right w:val="nil"/>
            </w:tcBorders>
            <w:vAlign w:val="center"/>
          </w:tcPr>
          <w:p w14:paraId="73C1EF11" w14:textId="20C3E0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71FD6166" w14:textId="2E01B5F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94.81</w:t>
            </w:r>
            <w:r w:rsidR="00E36DF4">
              <w:rPr>
                <w:rFonts w:ascii="Calibri" w:hAnsi="Calibri" w:cs="Calibri"/>
                <w:color w:val="000000"/>
              </w:rPr>
              <w:t>%</w:t>
            </w:r>
          </w:p>
        </w:tc>
      </w:tr>
      <w:tr w:rsidR="00B2615B" w14:paraId="46DEEF80"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00F7E7" w14:textId="7A3D717E" w:rsidR="008A3867" w:rsidRDefault="008A3867" w:rsidP="008A3867">
            <w:r w:rsidRPr="000427AD">
              <w:rPr>
                <w:rFonts w:ascii="Calibri" w:hAnsi="Calibri" w:cs="Calibri"/>
                <w:color w:val="000000"/>
              </w:rPr>
              <w:t>Resnet18_dd 75%</w:t>
            </w:r>
            <w:r>
              <w:rPr>
                <w:rFonts w:ascii="Calibri" w:hAnsi="Calibri" w:cs="Calibri"/>
                <w:b w:val="0"/>
                <w:bCs w:val="0"/>
                <w:color w:val="000000"/>
              </w:rPr>
              <w:br/>
              <w:t>Adam</w:t>
            </w:r>
          </w:p>
        </w:tc>
        <w:tc>
          <w:tcPr>
            <w:tcW w:w="1350" w:type="dxa"/>
            <w:tcBorders>
              <w:left w:val="dotted" w:sz="4" w:space="0" w:color="auto"/>
              <w:right w:val="nil"/>
            </w:tcBorders>
            <w:vAlign w:val="center"/>
          </w:tcPr>
          <w:p w14:paraId="6133099F" w14:textId="2237E02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7E04F525" w14:textId="7898F93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94.50</w:t>
            </w:r>
            <w:r w:rsidR="00E36DF4">
              <w:rPr>
                <w:rFonts w:ascii="Calibri" w:hAnsi="Calibri" w:cs="Calibri"/>
                <w:color w:val="000000"/>
              </w:rPr>
              <w:t>%</w:t>
            </w:r>
          </w:p>
        </w:tc>
        <w:tc>
          <w:tcPr>
            <w:tcW w:w="1620" w:type="dxa"/>
            <w:tcBorders>
              <w:left w:val="dotted" w:sz="4" w:space="0" w:color="auto"/>
              <w:right w:val="nil"/>
            </w:tcBorders>
            <w:vAlign w:val="center"/>
          </w:tcPr>
          <w:p w14:paraId="1F3D8B39" w14:textId="6340BAA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1712CA13" w14:textId="0356A4E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13E3620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196EEF8" w14:textId="404ABBF1" w:rsidR="008A3867" w:rsidRDefault="008A3867" w:rsidP="008A3867">
            <w:r w:rsidRPr="000427AD">
              <w:rPr>
                <w:rFonts w:ascii="Calibri" w:hAnsi="Calibri" w:cs="Calibri"/>
                <w:color w:val="000000"/>
              </w:rPr>
              <w:t>Resnet18_dd 75%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465A8865" w14:textId="0E18E25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w:t>
            </w:r>
          </w:p>
        </w:tc>
        <w:tc>
          <w:tcPr>
            <w:tcW w:w="1530" w:type="dxa"/>
            <w:tcBorders>
              <w:left w:val="nil"/>
              <w:right w:val="dotted" w:sz="4" w:space="0" w:color="auto"/>
            </w:tcBorders>
            <w:vAlign w:val="center"/>
          </w:tcPr>
          <w:p w14:paraId="1A2F5E8A" w14:textId="1F9D00B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264A916D" w14:textId="5F3AEF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5B9CC68" w14:textId="391205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661B450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34CC36" w14:textId="1FF01449" w:rsidR="008A3867" w:rsidRDefault="008A3867" w:rsidP="008A3867">
            <w:r w:rsidRPr="000427AD">
              <w:rPr>
                <w:rFonts w:ascii="Calibri" w:hAnsi="Calibri" w:cs="Calibri"/>
                <w:color w:val="000000"/>
              </w:rPr>
              <w:t>Resnet18_dd 50%</w:t>
            </w:r>
            <w:r>
              <w:rPr>
                <w:rFonts w:ascii="Calibri" w:hAnsi="Calibri" w:cs="Calibri"/>
                <w:b w:val="0"/>
                <w:bCs w:val="0"/>
                <w:color w:val="000000"/>
              </w:rPr>
              <w:br/>
              <w:t>Adam</w:t>
            </w:r>
          </w:p>
        </w:tc>
        <w:tc>
          <w:tcPr>
            <w:tcW w:w="1350" w:type="dxa"/>
            <w:tcBorders>
              <w:left w:val="dotted" w:sz="4" w:space="0" w:color="auto"/>
              <w:right w:val="nil"/>
            </w:tcBorders>
            <w:vAlign w:val="center"/>
          </w:tcPr>
          <w:p w14:paraId="258AFE66" w14:textId="5846FCAD"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04E4D2B" w14:textId="6530D7E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94.69</w:t>
            </w:r>
            <w:r w:rsidR="00E36DF4">
              <w:rPr>
                <w:rFonts w:ascii="Calibri" w:hAnsi="Calibri" w:cs="Calibri"/>
                <w:color w:val="000000"/>
              </w:rPr>
              <w:t>%</w:t>
            </w:r>
          </w:p>
        </w:tc>
        <w:tc>
          <w:tcPr>
            <w:tcW w:w="1620" w:type="dxa"/>
            <w:tcBorders>
              <w:left w:val="dotted" w:sz="4" w:space="0" w:color="auto"/>
              <w:right w:val="nil"/>
            </w:tcBorders>
            <w:vAlign w:val="center"/>
          </w:tcPr>
          <w:p w14:paraId="36F35AB7" w14:textId="74F320E9"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530" w:type="dxa"/>
            <w:tcBorders>
              <w:left w:val="nil"/>
            </w:tcBorders>
            <w:vAlign w:val="center"/>
          </w:tcPr>
          <w:p w14:paraId="30EBEE21" w14:textId="0A27EF3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94.73</w:t>
            </w:r>
            <w:r w:rsidR="00E36DF4">
              <w:rPr>
                <w:rFonts w:ascii="Calibri" w:hAnsi="Calibri" w:cs="Calibri"/>
                <w:color w:val="000000"/>
              </w:rPr>
              <w:t>%</w:t>
            </w:r>
          </w:p>
        </w:tc>
      </w:tr>
      <w:tr w:rsidR="00B2615B" w14:paraId="1998FC98"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F34CE20" w14:textId="465780B9" w:rsidR="008A3867" w:rsidRDefault="008A3867" w:rsidP="008A3867">
            <w:r w:rsidRPr="000427AD">
              <w:rPr>
                <w:rFonts w:ascii="Calibri" w:hAnsi="Calibri" w:cs="Calibri"/>
                <w:color w:val="000000"/>
              </w:rPr>
              <w:t>Resnet18_dd 25%</w:t>
            </w:r>
            <w:r>
              <w:rPr>
                <w:rFonts w:ascii="Calibri" w:hAnsi="Calibri" w:cs="Calibri"/>
                <w:b w:val="0"/>
                <w:bCs w:val="0"/>
                <w:color w:val="000000"/>
              </w:rPr>
              <w:br/>
              <w:t>Adam</w:t>
            </w:r>
          </w:p>
        </w:tc>
        <w:tc>
          <w:tcPr>
            <w:tcW w:w="1350" w:type="dxa"/>
            <w:tcBorders>
              <w:left w:val="dotted" w:sz="4" w:space="0" w:color="auto"/>
              <w:right w:val="nil"/>
            </w:tcBorders>
            <w:vAlign w:val="center"/>
          </w:tcPr>
          <w:p w14:paraId="67D489A0" w14:textId="25F2224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5FB09D75" w14:textId="1DD688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94.32</w:t>
            </w:r>
            <w:r w:rsidR="00E36DF4">
              <w:rPr>
                <w:rFonts w:ascii="Calibri" w:hAnsi="Calibri" w:cs="Calibri"/>
                <w:color w:val="000000"/>
              </w:rPr>
              <w:t>%</w:t>
            </w:r>
          </w:p>
        </w:tc>
        <w:tc>
          <w:tcPr>
            <w:tcW w:w="1620" w:type="dxa"/>
            <w:tcBorders>
              <w:left w:val="dotted" w:sz="4" w:space="0" w:color="auto"/>
              <w:right w:val="nil"/>
            </w:tcBorders>
            <w:vAlign w:val="center"/>
          </w:tcPr>
          <w:p w14:paraId="159585A5" w14:textId="3CBF551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2434D340" w14:textId="639946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94.72</w:t>
            </w:r>
            <w:r w:rsidR="00E36DF4">
              <w:rPr>
                <w:rFonts w:ascii="Calibri" w:hAnsi="Calibri" w:cs="Calibri"/>
                <w:color w:val="000000"/>
              </w:rPr>
              <w:t>%</w:t>
            </w:r>
          </w:p>
        </w:tc>
      </w:tr>
      <w:tr w:rsidR="00B2615B" w14:paraId="748C99CE"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1F0B7E" w14:textId="49AA7767"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4B08A40F" w14:textId="2BB3751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258AB1A3" w14:textId="4A2F9A6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94.42</w:t>
            </w:r>
            <w:r w:rsidR="00E36DF4">
              <w:rPr>
                <w:rFonts w:ascii="Calibri" w:hAnsi="Calibri" w:cs="Calibri"/>
                <w:color w:val="000000"/>
              </w:rPr>
              <w:t>%</w:t>
            </w:r>
          </w:p>
        </w:tc>
        <w:tc>
          <w:tcPr>
            <w:tcW w:w="1620" w:type="dxa"/>
            <w:tcBorders>
              <w:left w:val="dotted" w:sz="4" w:space="0" w:color="auto"/>
              <w:right w:val="nil"/>
            </w:tcBorders>
            <w:vAlign w:val="center"/>
          </w:tcPr>
          <w:p w14:paraId="54CD7A0E" w14:textId="221A90C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w:t>
            </w:r>
          </w:p>
        </w:tc>
        <w:tc>
          <w:tcPr>
            <w:tcW w:w="1530" w:type="dxa"/>
            <w:tcBorders>
              <w:left w:val="nil"/>
            </w:tcBorders>
            <w:vAlign w:val="center"/>
          </w:tcPr>
          <w:p w14:paraId="69D03BA2" w14:textId="44B15F1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94.70</w:t>
            </w:r>
            <w:r w:rsidR="00E36DF4">
              <w:rPr>
                <w:rFonts w:ascii="Calibri" w:hAnsi="Calibri" w:cs="Calibri"/>
                <w:color w:val="000000"/>
              </w:rPr>
              <w:t>%</w:t>
            </w:r>
          </w:p>
        </w:tc>
      </w:tr>
      <w:tr w:rsidR="00B2615B" w14:paraId="63D40C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0F55983" w14:textId="266FE60C"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F77E329" w14:textId="2DD9131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5527D4D" w14:textId="1F43E05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94.19</w:t>
            </w:r>
            <w:r w:rsidR="00E36DF4">
              <w:rPr>
                <w:rFonts w:ascii="Calibri" w:hAnsi="Calibri" w:cs="Calibri"/>
                <w:color w:val="000000"/>
              </w:rPr>
              <w:t>%</w:t>
            </w:r>
          </w:p>
        </w:tc>
        <w:tc>
          <w:tcPr>
            <w:tcW w:w="1620" w:type="dxa"/>
            <w:tcBorders>
              <w:left w:val="dotted" w:sz="4" w:space="0" w:color="auto"/>
              <w:right w:val="nil"/>
            </w:tcBorders>
            <w:vAlign w:val="center"/>
          </w:tcPr>
          <w:p w14:paraId="289DD1E9" w14:textId="3C625C3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498A9071" w14:textId="7CF1009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94.67</w:t>
            </w:r>
            <w:r w:rsidR="00E36DF4">
              <w:rPr>
                <w:rFonts w:ascii="Calibri" w:hAnsi="Calibri" w:cs="Calibri"/>
                <w:color w:val="000000"/>
              </w:rPr>
              <w:t>%</w:t>
            </w:r>
          </w:p>
        </w:tc>
      </w:tr>
      <w:tr w:rsidR="00B2615B" w14:paraId="7B151D7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8FA0973" w14:textId="68D7781B" w:rsidR="008A3867" w:rsidRDefault="008A3867" w:rsidP="008A3867">
            <w:r w:rsidRPr="000427AD">
              <w:rPr>
                <w:rFonts w:ascii="Calibri" w:hAnsi="Calibri" w:cs="Calibri"/>
                <w:color w:val="000000"/>
              </w:rPr>
              <w:t>Resnet18</w:t>
            </w:r>
            <w:r>
              <w:rPr>
                <w:rFonts w:ascii="Calibri" w:hAnsi="Calibri" w:cs="Calibri"/>
                <w:b w:val="0"/>
                <w:bCs w:val="0"/>
                <w:color w:val="000000"/>
              </w:rPr>
              <w:br/>
              <w:t>Adam</w:t>
            </w:r>
          </w:p>
        </w:tc>
        <w:tc>
          <w:tcPr>
            <w:tcW w:w="1350" w:type="dxa"/>
            <w:tcBorders>
              <w:left w:val="dotted" w:sz="4" w:space="0" w:color="auto"/>
              <w:right w:val="nil"/>
            </w:tcBorders>
            <w:vAlign w:val="center"/>
          </w:tcPr>
          <w:p w14:paraId="0B49699B" w14:textId="2D27A17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A651735" w14:textId="0A01A7B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94.29</w:t>
            </w:r>
            <w:r w:rsidR="00E36DF4">
              <w:rPr>
                <w:rFonts w:ascii="Calibri" w:hAnsi="Calibri" w:cs="Calibri"/>
                <w:color w:val="000000"/>
              </w:rPr>
              <w:t>%</w:t>
            </w:r>
          </w:p>
        </w:tc>
        <w:tc>
          <w:tcPr>
            <w:tcW w:w="1620" w:type="dxa"/>
            <w:tcBorders>
              <w:left w:val="dotted" w:sz="4" w:space="0" w:color="auto"/>
              <w:right w:val="nil"/>
            </w:tcBorders>
            <w:vAlign w:val="center"/>
          </w:tcPr>
          <w:p w14:paraId="33381310" w14:textId="55ED79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w:t>
            </w:r>
          </w:p>
        </w:tc>
        <w:tc>
          <w:tcPr>
            <w:tcW w:w="1530" w:type="dxa"/>
            <w:tcBorders>
              <w:left w:val="nil"/>
            </w:tcBorders>
            <w:vAlign w:val="center"/>
          </w:tcPr>
          <w:p w14:paraId="0940193E" w14:textId="749B17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0F38F7E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4192690" w14:textId="5931CF9A" w:rsidR="008A3867" w:rsidRDefault="008A3867" w:rsidP="008A3867">
            <w:r w:rsidRPr="000427AD">
              <w:rPr>
                <w:rFonts w:ascii="Calibri" w:hAnsi="Calibri" w:cs="Calibri"/>
                <w:color w:val="000000"/>
              </w:rPr>
              <w:t>Resnet18_dd 75%</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03E960B8" w14:textId="66F61CF6"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right w:val="dotted" w:sz="4" w:space="0" w:color="auto"/>
            </w:tcBorders>
            <w:vAlign w:val="center"/>
          </w:tcPr>
          <w:p w14:paraId="2B3036CE" w14:textId="7C8D0AD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94.55</w:t>
            </w:r>
            <w:r w:rsidR="00E36DF4">
              <w:rPr>
                <w:rFonts w:ascii="Calibri" w:hAnsi="Calibri" w:cs="Calibri"/>
                <w:color w:val="000000"/>
              </w:rPr>
              <w:t>%</w:t>
            </w:r>
          </w:p>
        </w:tc>
        <w:tc>
          <w:tcPr>
            <w:tcW w:w="1620" w:type="dxa"/>
            <w:tcBorders>
              <w:left w:val="dotted" w:sz="4" w:space="0" w:color="auto"/>
              <w:right w:val="nil"/>
            </w:tcBorders>
            <w:vAlign w:val="center"/>
          </w:tcPr>
          <w:p w14:paraId="73B34D02" w14:textId="4E38974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409E2D34" w14:textId="7F90E48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4C603376"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78A8AB2" w14:textId="3A0B09FA" w:rsidR="008A3867" w:rsidRDefault="008A3867" w:rsidP="008A3867">
            <w:r w:rsidRPr="000427AD">
              <w:rPr>
                <w:rFonts w:ascii="Calibri" w:hAnsi="Calibri" w:cs="Calibri"/>
                <w:color w:val="000000"/>
              </w:rPr>
              <w:t>Resnet18</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8F7903A" w14:textId="548A96D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0C64D871" w14:textId="49E522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94.58</w:t>
            </w:r>
            <w:r w:rsidR="00E36DF4">
              <w:rPr>
                <w:rFonts w:ascii="Calibri" w:hAnsi="Calibri" w:cs="Calibri"/>
                <w:color w:val="000000"/>
              </w:rPr>
              <w:t>%</w:t>
            </w:r>
          </w:p>
        </w:tc>
        <w:tc>
          <w:tcPr>
            <w:tcW w:w="1620" w:type="dxa"/>
            <w:tcBorders>
              <w:left w:val="dotted" w:sz="4" w:space="0" w:color="auto"/>
              <w:right w:val="nil"/>
            </w:tcBorders>
            <w:vAlign w:val="center"/>
          </w:tcPr>
          <w:p w14:paraId="13D01296" w14:textId="619F71D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3065CC6D" w14:textId="0535E4A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94.59</w:t>
            </w:r>
            <w:r w:rsidR="00E36DF4">
              <w:rPr>
                <w:rFonts w:ascii="Calibri" w:hAnsi="Calibri" w:cs="Calibri"/>
                <w:color w:val="000000"/>
              </w:rPr>
              <w:t>%</w:t>
            </w:r>
          </w:p>
        </w:tc>
      </w:tr>
      <w:tr w:rsidR="00B2615B" w14:paraId="75C534C1"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1A302BF" w14:textId="335CF293" w:rsidR="008A3867" w:rsidRDefault="008A3867" w:rsidP="008A3867">
            <w:r w:rsidRPr="000427AD">
              <w:rPr>
                <w:rFonts w:ascii="Calibri" w:hAnsi="Calibri" w:cs="Calibri"/>
                <w:color w:val="000000"/>
              </w:rPr>
              <w:t>Resnet18_dd 25%</w:t>
            </w:r>
            <w:r w:rsidRPr="000427AD">
              <w:rPr>
                <w:rFonts w:ascii="Calibri" w:hAnsi="Calibri" w:cs="Calibri"/>
                <w:color w:val="000000"/>
              </w:rPr>
              <w:br/>
            </w:r>
            <w:r>
              <w:rPr>
                <w:rFonts w:ascii="Calibri" w:hAnsi="Calibri" w:cs="Calibri"/>
                <w:b w:val="0"/>
                <w:bCs w:val="0"/>
                <w:color w:val="000000"/>
              </w:rPr>
              <w:t>SGD, lr_sched, 224x224 img,</w:t>
            </w:r>
            <w:r>
              <w:rPr>
                <w:rFonts w:ascii="Calibri" w:hAnsi="Calibri" w:cs="Calibri"/>
                <w:b w:val="0"/>
                <w:bCs w:val="0"/>
                <w:color w:val="000000"/>
              </w:rPr>
              <w:br/>
              <w:t>10% dropout</w:t>
            </w:r>
          </w:p>
        </w:tc>
        <w:tc>
          <w:tcPr>
            <w:tcW w:w="1350" w:type="dxa"/>
            <w:tcBorders>
              <w:left w:val="dotted" w:sz="4" w:space="0" w:color="auto"/>
              <w:right w:val="nil"/>
            </w:tcBorders>
            <w:vAlign w:val="center"/>
          </w:tcPr>
          <w:p w14:paraId="05AD1ACE" w14:textId="0FD2CCF8"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right w:val="dotted" w:sz="4" w:space="0" w:color="auto"/>
            </w:tcBorders>
            <w:vAlign w:val="center"/>
          </w:tcPr>
          <w:p w14:paraId="5CE9F3E7" w14:textId="766C978D"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c>
          <w:tcPr>
            <w:tcW w:w="1620" w:type="dxa"/>
            <w:tcBorders>
              <w:left w:val="dotted" w:sz="4" w:space="0" w:color="auto"/>
              <w:right w:val="nil"/>
            </w:tcBorders>
            <w:vAlign w:val="center"/>
          </w:tcPr>
          <w:p w14:paraId="163EBF0F" w14:textId="23F86A0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003469A3" w14:textId="227BDF6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r>
      <w:tr w:rsidR="00B2615B" w14:paraId="05FB8A79"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985C634" w14:textId="4A6587CD"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Adam, dropout</w:t>
            </w:r>
          </w:p>
        </w:tc>
        <w:tc>
          <w:tcPr>
            <w:tcW w:w="1350" w:type="dxa"/>
            <w:tcBorders>
              <w:left w:val="dotted" w:sz="4" w:space="0" w:color="auto"/>
              <w:right w:val="nil"/>
            </w:tcBorders>
            <w:vAlign w:val="center"/>
          </w:tcPr>
          <w:p w14:paraId="0C1184F2" w14:textId="3417A84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725F967" w14:textId="3EFEEBD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c>
          <w:tcPr>
            <w:tcW w:w="1620" w:type="dxa"/>
            <w:tcBorders>
              <w:left w:val="dotted" w:sz="4" w:space="0" w:color="auto"/>
              <w:right w:val="nil"/>
            </w:tcBorders>
            <w:vAlign w:val="center"/>
          </w:tcPr>
          <w:p w14:paraId="26DDB4D1" w14:textId="7E5B84B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226E8BF2" w14:textId="09E49D86"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r>
      <w:tr w:rsidR="00B2615B" w14:paraId="1D40018F"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FC0958" w14:textId="41A1C109" w:rsidR="008A3867" w:rsidRDefault="008A3867" w:rsidP="008A3867">
            <w:r w:rsidRPr="000427AD">
              <w:rPr>
                <w:rFonts w:ascii="Calibri" w:hAnsi="Calibri" w:cs="Calibri"/>
                <w:color w:val="000000"/>
              </w:rPr>
              <w:t>MnistSimpleCNN 5x5</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8FF3016" w14:textId="7577402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20E4A1E6" w14:textId="54AB70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94.09</w:t>
            </w:r>
            <w:r w:rsidR="00E36DF4">
              <w:rPr>
                <w:rFonts w:ascii="Calibri" w:hAnsi="Calibri" w:cs="Calibri"/>
                <w:color w:val="000000"/>
              </w:rPr>
              <w:t>%</w:t>
            </w:r>
          </w:p>
        </w:tc>
        <w:tc>
          <w:tcPr>
            <w:tcW w:w="1620" w:type="dxa"/>
            <w:tcBorders>
              <w:left w:val="dotted" w:sz="4" w:space="0" w:color="auto"/>
              <w:right w:val="nil"/>
            </w:tcBorders>
            <w:vAlign w:val="center"/>
          </w:tcPr>
          <w:p w14:paraId="7E23A93A" w14:textId="36F504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39200A82" w14:textId="5055E2A4" w:rsidR="008A3867" w:rsidRDefault="008A3867" w:rsidP="00971D57">
            <w:pPr>
              <w:keepNext/>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94.52</w:t>
            </w:r>
            <w:r w:rsidR="00E36DF4">
              <w:rPr>
                <w:rFonts w:ascii="Calibri" w:hAnsi="Calibri" w:cs="Calibri"/>
                <w:color w:val="000000"/>
              </w:rPr>
              <w:t>%</w:t>
            </w:r>
          </w:p>
        </w:tc>
      </w:tr>
    </w:tbl>
    <w:p w14:paraId="13FE0FE2" w14:textId="60C86E9F" w:rsidR="00971D57" w:rsidRDefault="00971D57" w:rsidP="00971D57">
      <w:pPr>
        <w:pStyle w:val="4Tekst"/>
        <w:jc w:val="center"/>
      </w:pPr>
      <w:bookmarkStart w:id="414" w:name="_Toc96007481"/>
      <w:r>
        <w:t xml:space="preserve">Tablica </w:t>
      </w:r>
      <w:r w:rsidR="00281EA6">
        <w:fldChar w:fldCharType="begin"/>
      </w:r>
      <w:r w:rsidR="00281EA6">
        <w:instrText xml:space="preserve"> SEQ Tablica \* ARABIC </w:instrText>
      </w:r>
      <w:r w:rsidR="00281EA6">
        <w:fldChar w:fldCharType="separate"/>
      </w:r>
      <w:r>
        <w:rPr>
          <w:noProof/>
        </w:rPr>
        <w:t>2</w:t>
      </w:r>
      <w:r w:rsidR="00281EA6">
        <w:rPr>
          <w:noProof/>
        </w:rPr>
        <w:fldChar w:fldCharType="end"/>
      </w:r>
      <w:r>
        <w:t>. Mjerenja sortirana padajući po najboljoj točnosti</w:t>
      </w:r>
      <w:bookmarkEnd w:id="414"/>
    </w:p>
    <w:p w14:paraId="46640C26" w14:textId="40C656D5" w:rsidR="004170FB" w:rsidRDefault="00823762" w:rsidP="00823762">
      <w:pPr>
        <w:pStyle w:val="2Podnaslov"/>
      </w:pPr>
      <w:bookmarkStart w:id="415" w:name="_Toc96010259"/>
      <w:r>
        <w:lastRenderedPageBreak/>
        <w:t xml:space="preserve">4.12. </w:t>
      </w:r>
      <w:r w:rsidR="009046C3">
        <w:t>Definiranje parametara mjerenja</w:t>
      </w:r>
      <w:bookmarkEnd w:id="415"/>
    </w:p>
    <w:p w14:paraId="3322F0D9" w14:textId="245627D6" w:rsidR="005B783D" w:rsidRDefault="00B2615B" w:rsidP="00B2615B">
      <w:pPr>
        <w:pStyle w:val="4Tekst"/>
      </w:pPr>
      <w:r>
        <w:t xml:space="preserve">Druga tablica pokazuje </w:t>
      </w:r>
      <w:r w:rsidR="005F3783">
        <w:t xml:space="preserve">rezultate svih mreža </w:t>
      </w:r>
      <w:r>
        <w:t>koj</w:t>
      </w:r>
      <w:r w:rsidR="005F3783">
        <w:t>e</w:t>
      </w:r>
      <w:r>
        <w:t xml:space="preserve"> su imal</w:t>
      </w:r>
      <w:r w:rsidR="005F3783">
        <w:t>e najbolju</w:t>
      </w:r>
      <w:r>
        <w:t xml:space="preserve"> točnost veću od 94%.</w:t>
      </w:r>
      <w:r w:rsidR="005F3783">
        <w:t xml:space="preserve"> Treniranje mreža vršilo se raznim metodama.</w:t>
      </w:r>
      <w:r>
        <w:t xml:space="preserve"> Prvi stupac prikazuje opis modela</w:t>
      </w:r>
      <w:r w:rsidR="009046C3">
        <w:t xml:space="preserve">, drugi i treći prikazuju epohu i točnost posljednjeg treniranog modela, dok četvrti i peti stupac prikazuju </w:t>
      </w:r>
      <w:r w:rsidR="00DA503B">
        <w:t>epohu i točnost</w:t>
      </w:r>
      <w:r w:rsidR="009046C3">
        <w:t xml:space="preserve"> najpreciznijeg modela.</w:t>
      </w:r>
      <w:r w:rsidR="005B783D">
        <w:t xml:space="preserve"> </w:t>
      </w:r>
      <w:r w:rsidR="009046C3">
        <w:t>Ćelije prvog stupca u prvom redu sadrže naziv mreže modela, dok ostali redovi sadrže njegove karakteristike.</w:t>
      </w:r>
    </w:p>
    <w:p w14:paraId="154FA77A" w14:textId="0083DFF3" w:rsidR="00B2615B" w:rsidRDefault="009046C3" w:rsidP="00B2615B">
      <w:pPr>
        <w:pStyle w:val="4Tekst"/>
      </w:pPr>
      <w:r>
        <w:t>Korišteni optimizatori su Adam, koji automatski mijenja stopu učenja, te SGD</w:t>
      </w:r>
      <w:r w:rsidR="005B783D">
        <w:t>, kojemu je objekt naziva lr_scheduler svakih deset epoha smanjio stopu učenja za koeficijent 10. Slike na ulazu bile su crno-bijele i dimenzija 28x28 osim na modelima gdje je naznačena dimenzija 224x224.</w:t>
      </w:r>
      <w:r w:rsidR="008735DE">
        <w:t xml:space="preserve"> Karakteristika dropout označuje primjenu padajućeg sloja vjerojatnosti 10% na izlaz konvolucije. </w:t>
      </w:r>
      <w:r w:rsidR="00DA503B">
        <w:t>Neovisno o tom sloju</w:t>
      </w:r>
      <w:r w:rsidR="008735DE">
        <w:t xml:space="preserve">, </w:t>
      </w:r>
      <w:r w:rsidR="00DA503B">
        <w:t>n</w:t>
      </w:r>
      <w:r w:rsidR="008735DE">
        <w:t>a</w:t>
      </w:r>
      <w:r w:rsidR="00DA503B">
        <w:t xml:space="preserve"> modele</w:t>
      </w:r>
      <w:r w:rsidR="008735DE">
        <w:t xml:space="preserve"> neuronske mreže Resnet18_dd primjenjivao se padajući sloj na ostatak prije zbrajanja s izlazom konvolucije.</w:t>
      </w:r>
    </w:p>
    <w:p w14:paraId="2C4ED53F" w14:textId="69010554" w:rsidR="00524BA9" w:rsidRDefault="00524BA9" w:rsidP="00524BA9">
      <w:pPr>
        <w:pStyle w:val="2Podnaslov"/>
      </w:pPr>
      <w:bookmarkStart w:id="416" w:name="_Toc96010260"/>
      <w:r>
        <w:t>4.13. Analiza mjerenja</w:t>
      </w:r>
      <w:bookmarkEnd w:id="416"/>
    </w:p>
    <w:p w14:paraId="67364792" w14:textId="5E3326E5" w:rsidR="00524BA9" w:rsidRDefault="0096353F" w:rsidP="00524BA9">
      <w:pPr>
        <w:pStyle w:val="4Tekst"/>
      </w:pPr>
      <w:r>
        <w:t xml:space="preserve">Većina </w:t>
      </w:r>
      <w:r w:rsidR="00DA503B">
        <w:t>mreža</w:t>
      </w:r>
      <w:r>
        <w:t xml:space="preserve"> </w:t>
      </w:r>
      <w:r w:rsidR="00DA503B">
        <w:t>približila se točnosti od 95%</w:t>
      </w:r>
      <w:r>
        <w:t xml:space="preserve">. S točnošću od 95.6%, </w:t>
      </w:r>
      <w:r w:rsidR="00DA503B">
        <w:t>model mreže</w:t>
      </w:r>
      <w:r>
        <w:t xml:space="preserve"> Resnet18_dd je za više od pola posto premaši</w:t>
      </w:r>
      <w:r w:rsidR="00DA503B">
        <w:t>o</w:t>
      </w:r>
      <w:r>
        <w:t xml:space="preserve"> ostale. </w:t>
      </w:r>
      <w:r w:rsidR="00B40412">
        <w:t>Razlog tomu je dubina mreže i kombinacija SGD optimizatora s mijenjajućom stopom učenja.</w:t>
      </w:r>
    </w:p>
    <w:p w14:paraId="39104154" w14:textId="630EDA56" w:rsidR="00DA503B" w:rsidRDefault="00DA503B" w:rsidP="00DA503B">
      <w:pPr>
        <w:pStyle w:val="3PodnaslovMali"/>
      </w:pPr>
      <w:bookmarkStart w:id="417" w:name="_Toc96010261"/>
      <w:r>
        <w:t>4.13.1. Optimizatori</w:t>
      </w:r>
      <w:r w:rsidR="00B5391C">
        <w:t xml:space="preserve"> i pretreniranje</w:t>
      </w:r>
      <w:bookmarkEnd w:id="417"/>
    </w:p>
    <w:p w14:paraId="13AEC4C0" w14:textId="6DE99F1D" w:rsidR="00DA503B" w:rsidRDefault="005F3783" w:rsidP="00DA503B">
      <w:pPr>
        <w:pStyle w:val="4Tekst"/>
      </w:pPr>
      <w:r>
        <w:t>U početnim treniranjima</w:t>
      </w:r>
      <w:r w:rsidR="00B44FEA">
        <w:t xml:space="preserve"> modela</w:t>
      </w:r>
      <w:r>
        <w:t>, korišten je isključivo Adam optimizator koji se pokazao najjednostavnijim za korištenje</w:t>
      </w:r>
      <w:r w:rsidR="00B44FEA">
        <w:t xml:space="preserve"> zbog automatskog postavljanja stope učenja. Međutim, iako je brzo dostizao visoke stope učenja, nakon određene točke ona je počela opadati i nastalo je pretreniranje.</w:t>
      </w:r>
    </w:p>
    <w:p w14:paraId="7A732D01" w14:textId="125983E8" w:rsidR="005F3783" w:rsidRPr="00DA503B" w:rsidRDefault="005F3783" w:rsidP="00DA503B">
      <w:pPr>
        <w:pStyle w:val="4Tekst"/>
      </w:pPr>
      <w:r>
        <w:t xml:space="preserve">Iz tog razloga, nekoliko najboljih modela trenirano je iznova sa SGD optimizatorom i korištenjem </w:t>
      </w:r>
      <w:r w:rsidR="00B44FEA">
        <w:t xml:space="preserve">objekta naziva lr_scheduler. Početna vrijednost stope učenja postavljena je na </w:t>
      </w:r>
      <m:oMath>
        <m:sSup>
          <m:sSupPr>
            <m:ctrlPr>
              <w:rPr>
                <w:rFonts w:ascii="Cambria Math" w:hAnsi="Cambria Math"/>
              </w:rPr>
            </m:ctrlPr>
          </m:sSupPr>
          <m:e>
            <m:r>
              <w:rPr>
                <w:rFonts w:ascii="Cambria Math" w:hAnsi="Cambria Math"/>
              </w:rPr>
              <m:t>10</m:t>
            </m:r>
          </m:e>
          <m:sup>
            <m:r>
              <w:rPr>
                <w:rFonts w:ascii="Cambria Math" w:hAnsi="Cambria Math"/>
              </w:rPr>
              <m:t>-3</m:t>
            </m:r>
          </m:sup>
        </m:sSup>
      </m:oMath>
      <w:r w:rsidR="00B44FEA">
        <w:t xml:space="preserve">, a svakih deset epoha smanjena je za koeficijent 10. Ova metoda pokazala se </w:t>
      </w:r>
      <w:r w:rsidR="0020229D">
        <w:t xml:space="preserve">sporijom, ali </w:t>
      </w:r>
      <w:r w:rsidR="00B44FEA">
        <w:t>robusnijom u konvergiranju prema najboljoj potencijalnoj točnosti mreže.</w:t>
      </w:r>
    </w:p>
    <w:p w14:paraId="59761317" w14:textId="610E9503" w:rsidR="00B40412" w:rsidRDefault="00E164C1" w:rsidP="00971D57">
      <w:pPr>
        <w:pStyle w:val="4Tekst"/>
      </w:pPr>
      <w:r>
        <w:t>Problem pretreniranja često ograniči napredak neuronskih mreža. U praksi se može uočiti stagnacijom ili opadanjem točnosti s vremenom.</w:t>
      </w:r>
      <w:r w:rsidR="0020229D">
        <w:t xml:space="preserve"> </w:t>
      </w:r>
      <w:r w:rsidR="00E36DF4">
        <w:t xml:space="preserve">U </w:t>
      </w:r>
      <w:r w:rsidR="0089675C">
        <w:t>nekolicini</w:t>
      </w:r>
      <w:r w:rsidR="00E36DF4">
        <w:t xml:space="preserve"> modela </w:t>
      </w:r>
      <w:r>
        <w:t xml:space="preserve">problem se pojavio, što se može zaključiti </w:t>
      </w:r>
      <w:r w:rsidR="0089675C">
        <w:t>iz razlike</w:t>
      </w:r>
      <w:r>
        <w:t xml:space="preserve"> posljednje i najbolje točnosti</w:t>
      </w:r>
      <w:r w:rsidR="00E36DF4">
        <w:t xml:space="preserve">. </w:t>
      </w:r>
      <w:r w:rsidR="00B40412">
        <w:t>Najpreciznija mreža ujedno je i najotpornija na pretreniranje</w:t>
      </w:r>
      <w:r w:rsidR="0089675C">
        <w:t xml:space="preserve"> s razlikom </w:t>
      </w:r>
      <w:r w:rsidR="0089675C">
        <w:lastRenderedPageBreak/>
        <w:t xml:space="preserve">točnosti </w:t>
      </w:r>
      <w:r w:rsidR="00E36DF4">
        <w:t>od 0.05%</w:t>
      </w:r>
      <w:r>
        <w:t xml:space="preserve">. Razlike u </w:t>
      </w:r>
      <w:r w:rsidR="00F3286D">
        <w:t>manje otpornim</w:t>
      </w:r>
      <w:r>
        <w:t xml:space="preserve"> mrežama iznose do 0.5% blokirajući daljnji napredak mreže.</w:t>
      </w:r>
    </w:p>
    <w:p w14:paraId="4B7921BF" w14:textId="4A551BB0" w:rsidR="00E164C1" w:rsidRDefault="00E164C1" w:rsidP="00971D57">
      <w:pPr>
        <w:pStyle w:val="4Tekst"/>
      </w:pPr>
      <w:r>
        <w:t>Rješenje problemu, što je također vidljivo u tablici, je korištenje metode padajućeg sloja, kao i metode ostatka. Mreža Resnet_dd sadrži obje metode</w:t>
      </w:r>
      <w:r w:rsidR="00DA503B">
        <w:t xml:space="preserve"> te iz tog razloga očekivano je vidjeti mnoge njene varijacije na tablici najboljih modela.</w:t>
      </w:r>
    </w:p>
    <w:p w14:paraId="3E141690" w14:textId="23B2742C" w:rsidR="001A3177" w:rsidRDefault="001A3177" w:rsidP="00971D57">
      <w:pPr>
        <w:pStyle w:val="4Tekst"/>
      </w:pPr>
      <w:r>
        <w:br w:type="page"/>
      </w:r>
    </w:p>
    <w:p w14:paraId="7D08C0C5" w14:textId="77777777" w:rsidR="00823762" w:rsidRPr="00823762" w:rsidDel="00C93C8F" w:rsidRDefault="00823762" w:rsidP="00823762">
      <w:pPr>
        <w:pStyle w:val="4Tekst"/>
        <w:rPr>
          <w:del w:id="418" w:author="Stjepan Salopek (ssalopek)" w:date="2021-09-13T16:30:00Z"/>
        </w:rPr>
      </w:pPr>
    </w:p>
    <w:p w14:paraId="54B8B50F" w14:textId="0AEA49F8" w:rsidR="00BB6411" w:rsidDel="00C93C8F" w:rsidRDefault="00BB6411" w:rsidP="00197D8B">
      <w:pPr>
        <w:pStyle w:val="4Tekst"/>
        <w:rPr>
          <w:del w:id="419" w:author="Stjepan Salopek (ssalopek)" w:date="2021-09-13T16:30:00Z"/>
          <w:sz w:val="28"/>
          <w:szCs w:val="32"/>
        </w:rPr>
      </w:pPr>
      <w:del w:id="420" w:author="Stjepan Salopek (ssalopek)" w:date="2021-09-13T16:30:00Z">
        <w:r w:rsidDel="00C93C8F">
          <w:br w:type="page"/>
        </w:r>
      </w:del>
    </w:p>
    <w:p w14:paraId="34A43BA5" w14:textId="15FA7487" w:rsidR="00D366C7" w:rsidRDefault="00FC14EF" w:rsidP="00D366C7">
      <w:pPr>
        <w:pStyle w:val="1Naslov"/>
      </w:pPr>
      <w:bookmarkStart w:id="421" w:name="_Toc96010262"/>
      <w:r>
        <w:t>5</w:t>
      </w:r>
      <w:ins w:id="422" w:author="Stjepan Salopek (ssalopek)" w:date="2021-09-09T15:12:00Z">
        <w:r w:rsidR="00C94B37">
          <w:t>.</w:t>
        </w:r>
      </w:ins>
      <w:r w:rsidR="0062607B">
        <w:t xml:space="preserve"> ZAKLJUČAK</w:t>
      </w:r>
      <w:bookmarkEnd w:id="421"/>
    </w:p>
    <w:p w14:paraId="7B68C4C2" w14:textId="77777777" w:rsidR="0020229D" w:rsidRDefault="00C169E2" w:rsidP="00D070B8">
      <w:pPr>
        <w:pStyle w:val="4Tekst"/>
      </w:pPr>
      <w:r>
        <w:t xml:space="preserve">Kroz </w:t>
      </w:r>
      <w:r w:rsidR="00AA3E5F">
        <w:t>seminarski rad predstavljeno je područje</w:t>
      </w:r>
      <w:r w:rsidR="00B00B31">
        <w:t xml:space="preserve"> strojnog učenja kroz teoriju i praktični rad</w:t>
      </w:r>
      <w:r w:rsidR="00AA3E5F">
        <w:t>.</w:t>
      </w:r>
      <w:r w:rsidR="00B00B31">
        <w:t xml:space="preserve"> Uz teoriju potrebnu za prepoznavanje teksta iz slika,</w:t>
      </w:r>
      <w:r w:rsidR="00690B74">
        <w:t xml:space="preserve"> analizirano je tržište i potencijal strojnog učenja u suvremenom svijetu. </w:t>
      </w:r>
      <w:r w:rsidR="004362F1">
        <w:t>P</w:t>
      </w:r>
      <w:r w:rsidR="00690B74">
        <w:t xml:space="preserve">rikazani su i primjeri </w:t>
      </w:r>
      <w:r w:rsidR="004A2F7A">
        <w:t xml:space="preserve">u kojima se </w:t>
      </w:r>
      <w:r w:rsidR="00D070B8">
        <w:t xml:space="preserve">ono </w:t>
      </w:r>
      <w:r w:rsidR="004A2F7A">
        <w:t>koristi.</w:t>
      </w:r>
    </w:p>
    <w:p w14:paraId="6BA45E18" w14:textId="7D51300C" w:rsidR="004362F1" w:rsidRDefault="00D070B8" w:rsidP="00D070B8">
      <w:pPr>
        <w:pStyle w:val="4Tekst"/>
      </w:pPr>
      <w:r>
        <w:t>Nadalje, opisana je izrada projekta</w:t>
      </w:r>
      <w:r w:rsidR="000C4D57">
        <w:t xml:space="preserve"> aplikacije za prepoznavanje teksta iz slika kroz programski jezik Python.</w:t>
      </w:r>
      <w:r w:rsidR="00860104">
        <w:t>Kroz izradu praktičnog rada obuhvaćeni su svi dijelovi izrađivanja projekta, od razvojnog okruženja i slika korištenih za prepoznavanje, do logike iza kreiranja modela neuronske mreže. Navedeni su svi korišteni modeli i njihove varijacije. Prikazani su rezultati mjerenjâ istreniranih modela i izvedeni zaključci na temelju rezultata. Dostigla se najviša točnost prepoznavanja od 95,6%.</w:t>
      </w:r>
    </w:p>
    <w:p w14:paraId="61A38A73" w14:textId="77777777" w:rsidR="004362F1" w:rsidDel="00B230D0" w:rsidRDefault="004362F1" w:rsidP="00D070B8">
      <w:pPr>
        <w:pStyle w:val="4Tekst"/>
        <w:rPr>
          <w:del w:id="423" w:author="Stjepan Salopek (ssalopek)" w:date="2021-09-09T17:14:00Z"/>
        </w:rPr>
      </w:pPr>
    </w:p>
    <w:p w14:paraId="447A6D39" w14:textId="64EF7910" w:rsidR="004B5C62" w:rsidRDefault="004B5C62" w:rsidP="00D070B8">
      <w:pPr>
        <w:pStyle w:val="4Tekst"/>
      </w:pPr>
      <w:r>
        <w:br w:type="page"/>
      </w:r>
    </w:p>
    <w:bookmarkStart w:id="424" w:name="_Toc96010263" w:displacedByCustomXml="next"/>
    <w:sdt>
      <w:sdtPr>
        <w:rPr>
          <w:rFonts w:asciiTheme="minorHAnsi" w:eastAsiaTheme="minorHAnsi" w:hAnsiTheme="minorHAnsi" w:cstheme="minorBidi"/>
          <w:spacing w:val="15"/>
          <w:sz w:val="22"/>
          <w:szCs w:val="22"/>
        </w:rPr>
        <w:id w:val="-1511830819"/>
        <w:docPartObj>
          <w:docPartGallery w:val="Bibliographies"/>
          <w:docPartUnique/>
        </w:docPartObj>
      </w:sdtPr>
      <w:sdtEndPr>
        <w:rPr>
          <w:rFonts w:ascii="Times New Roman" w:eastAsiaTheme="minorEastAsia" w:hAnsi="Times New Roman"/>
          <w:sz w:val="24"/>
          <w:szCs w:val="24"/>
        </w:rPr>
      </w:sdtEndPr>
      <w:sdtContent>
        <w:p w14:paraId="06F34C30" w14:textId="4A8946B5" w:rsidR="00931B99" w:rsidRPr="00931B99" w:rsidRDefault="00B9548F" w:rsidP="00931B99">
          <w:pPr>
            <w:pStyle w:val="1Naslov"/>
          </w:pPr>
          <w:r>
            <w:t>Popis literature</w:t>
          </w:r>
          <w:bookmarkEnd w:id="424"/>
        </w:p>
        <w:sdt>
          <w:sdtPr>
            <w:rPr>
              <w:rFonts w:eastAsiaTheme="minorEastAsia" w:cstheme="minorBidi"/>
              <w:spacing w:val="15"/>
              <w:sz w:val="24"/>
              <w:szCs w:val="22"/>
            </w:rPr>
            <w:id w:val="111145805"/>
            <w:bibliography/>
          </w:sdtPr>
          <w:sdtEndPr>
            <w:rPr>
              <w:szCs w:val="24"/>
            </w:rPr>
          </w:sdtEndPr>
          <w:sdtContent>
            <w:p w14:paraId="67F9293B" w14:textId="77777777" w:rsidR="00931B99" w:rsidRPr="00931B99" w:rsidRDefault="00B9548F" w:rsidP="00931B99">
              <w:pPr>
                <w:pStyle w:val="1Naslov"/>
              </w:pPr>
              <w:r w:rsidRPr="00931B99">
                <w:rPr>
                  <w:sz w:val="24"/>
                  <w:szCs w:val="24"/>
                </w:rPr>
                <w:fldChar w:fldCharType="begin"/>
              </w:r>
              <w:r w:rsidRPr="00931B99">
                <w:rPr>
                  <w:sz w:val="24"/>
                  <w:szCs w:val="24"/>
                </w:rPr>
                <w:instrText>BIBLIOGRAPHY</w:instrText>
              </w:r>
              <w:r w:rsidRPr="00931B99">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96"/>
              </w:tblGrid>
              <w:tr w:rsidR="00931B99" w:rsidRPr="00931B99" w14:paraId="198908EC" w14:textId="77777777">
                <w:trPr>
                  <w:divId w:val="1997033520"/>
                  <w:tblCellSpacing w:w="15" w:type="dxa"/>
                </w:trPr>
                <w:tc>
                  <w:tcPr>
                    <w:tcW w:w="50" w:type="pct"/>
                    <w:hideMark/>
                  </w:tcPr>
                  <w:p w14:paraId="73E4690C" w14:textId="3D1D142A" w:rsidR="00931B99" w:rsidRPr="00931B99" w:rsidRDefault="00931B99" w:rsidP="00931B99">
                    <w:pPr>
                      <w:pStyle w:val="Bibliography"/>
                      <w:spacing w:line="360" w:lineRule="auto"/>
                      <w:rPr>
                        <w:noProof/>
                        <w:sz w:val="24"/>
                        <w:szCs w:val="24"/>
                        <w:lang w:val="en-GB"/>
                      </w:rPr>
                    </w:pPr>
                    <w:r w:rsidRPr="00931B99">
                      <w:rPr>
                        <w:noProof/>
                        <w:sz w:val="24"/>
                        <w:szCs w:val="24"/>
                        <w:lang w:val="en-GB"/>
                      </w:rPr>
                      <w:t xml:space="preserve">[1] </w:t>
                    </w:r>
                  </w:p>
                </w:tc>
                <w:tc>
                  <w:tcPr>
                    <w:tcW w:w="0" w:type="auto"/>
                    <w:hideMark/>
                  </w:tcPr>
                  <w:p w14:paraId="1C9EF77C" w14:textId="77777777" w:rsidR="00931B99" w:rsidRPr="00931B99" w:rsidRDefault="00931B99" w:rsidP="00931B99">
                    <w:pPr>
                      <w:pStyle w:val="Bibliography"/>
                      <w:spacing w:line="360" w:lineRule="auto"/>
                      <w:rPr>
                        <w:noProof/>
                        <w:sz w:val="24"/>
                        <w:szCs w:val="24"/>
                        <w:lang w:val="en-GB"/>
                      </w:rPr>
                    </w:pPr>
                    <w:r w:rsidRPr="00931B99">
                      <w:rPr>
                        <w:noProof/>
                        <w:sz w:val="24"/>
                        <w:szCs w:val="24"/>
                        <w:lang w:val="en-GB"/>
                      </w:rPr>
                      <w:t xml:space="preserve">Anderson, Dede, Fontana, Panikkar, Taylor and Waugh, World Book Encyclopedia, Chicago: World Book Inc., 2019. </w:t>
                    </w:r>
                  </w:p>
                </w:tc>
              </w:tr>
              <w:tr w:rsidR="00931B99" w:rsidRPr="00931B99" w14:paraId="7D838BD0" w14:textId="77777777">
                <w:trPr>
                  <w:divId w:val="1997033520"/>
                  <w:tblCellSpacing w:w="15" w:type="dxa"/>
                </w:trPr>
                <w:tc>
                  <w:tcPr>
                    <w:tcW w:w="50" w:type="pct"/>
                    <w:hideMark/>
                  </w:tcPr>
                  <w:p w14:paraId="3927F40A"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[2] </w:t>
                    </w:r>
                  </w:p>
                </w:tc>
                <w:tc>
                  <w:tcPr>
                    <w:tcW w:w="0" w:type="auto"/>
                    <w:hideMark/>
                  </w:tcPr>
                  <w:p w14:paraId="4CCA0736"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Ž. Panian, Informatički Enciklopedijski Rječnik (M-Z), Zagreb: Europapress holding d.o.o, 2005. </w:t>
                    </w:r>
                  </w:p>
                </w:tc>
              </w:tr>
              <w:tr w:rsidR="00931B99" w:rsidRPr="00931B99" w14:paraId="37882B53" w14:textId="77777777">
                <w:trPr>
                  <w:divId w:val="1997033520"/>
                  <w:tblCellSpacing w:w="15" w:type="dxa"/>
                </w:trPr>
                <w:tc>
                  <w:tcPr>
                    <w:tcW w:w="50" w:type="pct"/>
                    <w:hideMark/>
                  </w:tcPr>
                  <w:p w14:paraId="3A97ABAA"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[3] </w:t>
                    </w:r>
                  </w:p>
                </w:tc>
                <w:tc>
                  <w:tcPr>
                    <w:tcW w:w="0" w:type="auto"/>
                    <w:hideMark/>
                  </w:tcPr>
                  <w:p w14:paraId="67A17165"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C. M. B. Dana H. Ballard, Computer Vision, Englewood Cliffs: Prentice-Hall Inc., 1982. </w:t>
                    </w:r>
                  </w:p>
                </w:tc>
              </w:tr>
              <w:tr w:rsidR="00931B99" w:rsidRPr="00931B99" w14:paraId="3DD0F6B4" w14:textId="77777777">
                <w:trPr>
                  <w:divId w:val="1997033520"/>
                  <w:tblCellSpacing w:w="15" w:type="dxa"/>
                </w:trPr>
                <w:tc>
                  <w:tcPr>
                    <w:tcW w:w="50" w:type="pct"/>
                    <w:hideMark/>
                  </w:tcPr>
                  <w:p w14:paraId="7DF2DDC0"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[4] </w:t>
                    </w:r>
                  </w:p>
                </w:tc>
                <w:tc>
                  <w:tcPr>
                    <w:tcW w:w="0" w:type="auto"/>
                    <w:hideMark/>
                  </w:tcPr>
                  <w:p w14:paraId="6931FD5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J. J. Hopfield, »Neural networks and physical systems with emergent collective computational abilities,« </w:t>
                    </w:r>
                    <w:r w:rsidRPr="00931B99">
                      <w:rPr>
                        <w:i/>
                        <w:iCs/>
                        <w:noProof/>
                        <w:sz w:val="24"/>
                        <w:szCs w:val="24"/>
                      </w:rPr>
                      <w:t xml:space="preserve">Proceedings of the National Academy of Sciences of the United States of America, </w:t>
                    </w:r>
                    <w:r w:rsidRPr="00931B99">
                      <w:rPr>
                        <w:noProof/>
                        <w:sz w:val="24"/>
                        <w:szCs w:val="24"/>
                      </w:rPr>
                      <w:t xml:space="preserve">pp. 2554-2558, Travanj 1982. </w:t>
                    </w:r>
                  </w:p>
                </w:tc>
              </w:tr>
              <w:tr w:rsidR="00931B99" w:rsidRPr="00931B99" w14:paraId="4910FC30" w14:textId="77777777">
                <w:trPr>
                  <w:divId w:val="1997033520"/>
                  <w:tblCellSpacing w:w="15" w:type="dxa"/>
                </w:trPr>
                <w:tc>
                  <w:tcPr>
                    <w:tcW w:w="50" w:type="pct"/>
                    <w:hideMark/>
                  </w:tcPr>
                  <w:p w14:paraId="14953A26"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[5] </w:t>
                    </w:r>
                  </w:p>
                </w:tc>
                <w:tc>
                  <w:tcPr>
                    <w:tcW w:w="0" w:type="auto"/>
                    <w:hideMark/>
                  </w:tcPr>
                  <w:p w14:paraId="3BE486B7" w14:textId="720683E1" w:rsidR="00931B99" w:rsidRPr="00931B99" w:rsidRDefault="00931B99" w:rsidP="00931B99">
                    <w:pPr>
                      <w:pStyle w:val="Bibliography"/>
                      <w:spacing w:line="360" w:lineRule="auto"/>
                      <w:rPr>
                        <w:noProof/>
                        <w:sz w:val="24"/>
                        <w:szCs w:val="24"/>
                      </w:rPr>
                    </w:pPr>
                    <w:r w:rsidRPr="00931B99">
                      <w:rPr>
                        <w:noProof/>
                        <w:sz w:val="24"/>
                        <w:szCs w:val="24"/>
                      </w:rPr>
                      <w:t>»indeed,« [Mrežno]. Available: https://www.indeed.com/career/machine-learning-engineer/salaries?from=c</w:t>
                    </w:r>
                    <w:r>
                      <w:rPr>
                        <w:noProof/>
                        <w:sz w:val="24"/>
                        <w:szCs w:val="24"/>
                      </w:rPr>
                      <w:softHyphen/>
                    </w:r>
                    <w:r w:rsidRPr="00931B99">
                      <w:rPr>
                        <w:noProof/>
                        <w:sz w:val="24"/>
                        <w:szCs w:val="24"/>
                      </w:rPr>
                      <w:t>areer.</w:t>
                    </w:r>
                  </w:p>
                </w:tc>
              </w:tr>
              <w:tr w:rsidR="00931B99" w:rsidRPr="00931B99" w14:paraId="1444F67F" w14:textId="77777777">
                <w:trPr>
                  <w:divId w:val="1997033520"/>
                  <w:tblCellSpacing w:w="15" w:type="dxa"/>
                </w:trPr>
                <w:tc>
                  <w:tcPr>
                    <w:tcW w:w="50" w:type="pct"/>
                    <w:hideMark/>
                  </w:tcPr>
                  <w:p w14:paraId="2BA791E2"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[6] </w:t>
                    </w:r>
                  </w:p>
                </w:tc>
                <w:tc>
                  <w:tcPr>
                    <w:tcW w:w="0" w:type="auto"/>
                    <w:hideMark/>
                  </w:tcPr>
                  <w:p w14:paraId="569459C6" w14:textId="77777777" w:rsidR="00931B99" w:rsidRPr="00931B99" w:rsidRDefault="00931B99" w:rsidP="00931B99">
                    <w:pPr>
                      <w:pStyle w:val="Bibliography"/>
                      <w:spacing w:line="360" w:lineRule="auto"/>
                      <w:rPr>
                        <w:noProof/>
                        <w:sz w:val="24"/>
                        <w:szCs w:val="24"/>
                      </w:rPr>
                    </w:pPr>
                    <w:r w:rsidRPr="00931B99">
                      <w:rPr>
                        <w:noProof/>
                        <w:sz w:val="24"/>
                        <w:szCs w:val="24"/>
                      </w:rPr>
                      <w:t>B. Hayer, »Business Broadway,« 8 Travanj 2018. [Mrežno]. Available: https://businessoverbroadway.com/2018/04/08/salaries-of-data-scientists-and-machine-learning-engineers-from-around-the-world/.</w:t>
                    </w:r>
                  </w:p>
                </w:tc>
              </w:tr>
              <w:tr w:rsidR="00931B99" w:rsidRPr="00931B99" w14:paraId="571A5478" w14:textId="77777777">
                <w:trPr>
                  <w:divId w:val="1997033520"/>
                  <w:tblCellSpacing w:w="15" w:type="dxa"/>
                </w:trPr>
                <w:tc>
                  <w:tcPr>
                    <w:tcW w:w="50" w:type="pct"/>
                    <w:hideMark/>
                  </w:tcPr>
                  <w:p w14:paraId="34B11964"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[7] </w:t>
                    </w:r>
                  </w:p>
                </w:tc>
                <w:tc>
                  <w:tcPr>
                    <w:tcW w:w="0" w:type="auto"/>
                    <w:hideMark/>
                  </w:tcPr>
                  <w:p w14:paraId="0927CE19" w14:textId="77777777" w:rsidR="00931B99" w:rsidRPr="00931B99" w:rsidRDefault="00931B99" w:rsidP="00931B99">
                    <w:pPr>
                      <w:pStyle w:val="Bibliography"/>
                      <w:spacing w:line="360" w:lineRule="auto"/>
                      <w:rPr>
                        <w:noProof/>
                        <w:sz w:val="24"/>
                        <w:szCs w:val="24"/>
                      </w:rPr>
                    </w:pPr>
                    <w:r w:rsidRPr="00931B99">
                      <w:rPr>
                        <w:noProof/>
                        <w:sz w:val="24"/>
                        <w:szCs w:val="24"/>
                      </w:rPr>
                      <w:t>»EL-PRO-CUS,« [Mrežno]. Available: https://www.elprocus.com/artificial-neural-networks-ann-and-their-types/.</w:t>
                    </w:r>
                  </w:p>
                </w:tc>
              </w:tr>
              <w:tr w:rsidR="00931B99" w:rsidRPr="00931B99" w14:paraId="20A32EA3" w14:textId="77777777">
                <w:trPr>
                  <w:divId w:val="1997033520"/>
                  <w:tblCellSpacing w:w="15" w:type="dxa"/>
                </w:trPr>
                <w:tc>
                  <w:tcPr>
                    <w:tcW w:w="50" w:type="pct"/>
                    <w:hideMark/>
                  </w:tcPr>
                  <w:p w14:paraId="2827730F"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[8] </w:t>
                    </w:r>
                  </w:p>
                </w:tc>
                <w:tc>
                  <w:tcPr>
                    <w:tcW w:w="0" w:type="auto"/>
                    <w:hideMark/>
                  </w:tcPr>
                  <w:p w14:paraId="0C75DCC5"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»Design and evolution of modular neural network architectures,« </w:t>
                    </w:r>
                    <w:r w:rsidRPr="00931B99">
                      <w:rPr>
                        <w:i/>
                        <w:iCs/>
                        <w:noProof/>
                        <w:sz w:val="24"/>
                        <w:szCs w:val="24"/>
                      </w:rPr>
                      <w:t xml:space="preserve">Neural Networks, Svezak 7, Izdanje 6-7, </w:t>
                    </w:r>
                    <w:r w:rsidRPr="00931B99">
                      <w:rPr>
                        <w:noProof/>
                        <w:sz w:val="24"/>
                        <w:szCs w:val="24"/>
                      </w:rPr>
                      <w:t xml:space="preserve">pp. 985-1004, 1994. </w:t>
                    </w:r>
                  </w:p>
                </w:tc>
              </w:tr>
              <w:tr w:rsidR="00931B99" w:rsidRPr="00931B99" w14:paraId="2086A6C5" w14:textId="77777777">
                <w:trPr>
                  <w:divId w:val="1997033520"/>
                  <w:tblCellSpacing w:w="15" w:type="dxa"/>
                </w:trPr>
                <w:tc>
                  <w:tcPr>
                    <w:tcW w:w="50" w:type="pct"/>
                    <w:hideMark/>
                  </w:tcPr>
                  <w:p w14:paraId="2F40D81E"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[9] </w:t>
                    </w:r>
                  </w:p>
                </w:tc>
                <w:tc>
                  <w:tcPr>
                    <w:tcW w:w="0" w:type="auto"/>
                    <w:hideMark/>
                  </w:tcPr>
                  <w:p w14:paraId="65AFB383"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P. Tahmasebi i H. Ardeshir, »Application of a Modular Feedforward Neural Network for Grade Estimation,« </w:t>
                    </w:r>
                    <w:r w:rsidRPr="00931B99">
                      <w:rPr>
                        <w:i/>
                        <w:iCs/>
                        <w:noProof/>
                        <w:sz w:val="24"/>
                        <w:szCs w:val="24"/>
                      </w:rPr>
                      <w:t xml:space="preserve">Natural Resources Research, </w:t>
                    </w:r>
                    <w:r w:rsidRPr="00931B99">
                      <w:rPr>
                        <w:noProof/>
                        <w:sz w:val="24"/>
                        <w:szCs w:val="24"/>
                      </w:rPr>
                      <w:t xml:space="preserve">pp. 25-32, 21 Siječanj 2011. </w:t>
                    </w:r>
                  </w:p>
                </w:tc>
              </w:tr>
              <w:tr w:rsidR="00931B99" w:rsidRPr="00931B99" w14:paraId="76F1AA16" w14:textId="77777777">
                <w:trPr>
                  <w:divId w:val="1997033520"/>
                  <w:tblCellSpacing w:w="15" w:type="dxa"/>
                </w:trPr>
                <w:tc>
                  <w:tcPr>
                    <w:tcW w:w="50" w:type="pct"/>
                    <w:hideMark/>
                  </w:tcPr>
                  <w:p w14:paraId="68B8A8E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[10] </w:t>
                    </w:r>
                  </w:p>
                </w:tc>
                <w:tc>
                  <w:tcPr>
                    <w:tcW w:w="0" w:type="auto"/>
                    <w:hideMark/>
                  </w:tcPr>
                  <w:p w14:paraId="0F34C837" w14:textId="77777777" w:rsidR="00931B99" w:rsidRPr="00931B99" w:rsidRDefault="00931B99" w:rsidP="00931B99">
                    <w:pPr>
                      <w:pStyle w:val="Bibliography"/>
                      <w:spacing w:line="360" w:lineRule="auto"/>
                      <w:rPr>
                        <w:noProof/>
                        <w:sz w:val="24"/>
                        <w:szCs w:val="24"/>
                      </w:rPr>
                    </w:pPr>
                    <w:r w:rsidRPr="00931B99">
                      <w:rPr>
                        <w:noProof/>
                        <w:sz w:val="24"/>
                        <w:szCs w:val="24"/>
                      </w:rPr>
                      <w:t>F. Careers, »Facebook,« 15 Siječanj 2020. [Mrežno]. Available: https://www.facebook.com/careers/life/machine-learning-at-facebook.</w:t>
                    </w:r>
                  </w:p>
                </w:tc>
              </w:tr>
              <w:tr w:rsidR="00931B99" w:rsidRPr="00931B99" w14:paraId="3C652FE6" w14:textId="77777777">
                <w:trPr>
                  <w:divId w:val="1997033520"/>
                  <w:tblCellSpacing w:w="15" w:type="dxa"/>
                </w:trPr>
                <w:tc>
                  <w:tcPr>
                    <w:tcW w:w="50" w:type="pct"/>
                    <w:hideMark/>
                  </w:tcPr>
                  <w:p w14:paraId="30171277"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[11] </w:t>
                    </w:r>
                  </w:p>
                </w:tc>
                <w:tc>
                  <w:tcPr>
                    <w:tcW w:w="0" w:type="auto"/>
                    <w:hideMark/>
                  </w:tcPr>
                  <w:p w14:paraId="002C3E7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B. Shi, X. Bai i C. Yao, »An End-to-End Trainable Neural Network for Image-based Sequence Recognition and Its Application to Scene Text Recognition,« 21 Srpanj 2015. </w:t>
                    </w:r>
                    <w:r w:rsidRPr="00931B99">
                      <w:rPr>
                        <w:noProof/>
                        <w:sz w:val="24"/>
                        <w:szCs w:val="24"/>
                      </w:rPr>
                      <w:lastRenderedPageBreak/>
                      <w:t>[Mrežno]. Available: https://arxiv.org/pdf/1507.05717.pdf.</w:t>
                    </w:r>
                  </w:p>
                </w:tc>
              </w:tr>
              <w:tr w:rsidR="00931B99" w:rsidRPr="00931B99" w14:paraId="4A099E21" w14:textId="77777777">
                <w:trPr>
                  <w:divId w:val="1997033520"/>
                  <w:tblCellSpacing w:w="15" w:type="dxa"/>
                </w:trPr>
                <w:tc>
                  <w:tcPr>
                    <w:tcW w:w="50" w:type="pct"/>
                    <w:hideMark/>
                  </w:tcPr>
                  <w:p w14:paraId="10EB6E24" w14:textId="77777777" w:rsidR="00931B99" w:rsidRPr="00931B99" w:rsidRDefault="00931B99" w:rsidP="00931B99">
                    <w:pPr>
                      <w:pStyle w:val="Bibliography"/>
                      <w:spacing w:line="360" w:lineRule="auto"/>
                      <w:rPr>
                        <w:noProof/>
                        <w:sz w:val="24"/>
                        <w:szCs w:val="24"/>
                      </w:rPr>
                    </w:pPr>
                    <w:r w:rsidRPr="00931B99">
                      <w:rPr>
                        <w:noProof/>
                        <w:sz w:val="24"/>
                        <w:szCs w:val="24"/>
                      </w:rPr>
                      <w:lastRenderedPageBreak/>
                      <w:t xml:space="preserve">[12] </w:t>
                    </w:r>
                  </w:p>
                </w:tc>
                <w:tc>
                  <w:tcPr>
                    <w:tcW w:w="0" w:type="auto"/>
                    <w:hideMark/>
                  </w:tcPr>
                  <w:p w14:paraId="32ED05F0" w14:textId="77777777" w:rsidR="00931B99" w:rsidRPr="00931B99" w:rsidRDefault="00931B99" w:rsidP="00931B99">
                    <w:pPr>
                      <w:pStyle w:val="Bibliography"/>
                      <w:spacing w:line="360" w:lineRule="auto"/>
                      <w:rPr>
                        <w:noProof/>
                        <w:sz w:val="24"/>
                        <w:szCs w:val="24"/>
                      </w:rPr>
                    </w:pPr>
                    <w:r w:rsidRPr="00931B99">
                      <w:rPr>
                        <w:noProof/>
                        <w:sz w:val="24"/>
                        <w:szCs w:val="24"/>
                      </w:rPr>
                      <w:t>»Oxford - Data set,« [Mrežno]. Available: https://www.oxfordlearnersdictionaries.com/definition/english/data-set?q=data+set.</w:t>
                    </w:r>
                  </w:p>
                </w:tc>
              </w:tr>
              <w:tr w:rsidR="00931B99" w:rsidRPr="00931B99" w14:paraId="03379346" w14:textId="77777777">
                <w:trPr>
                  <w:divId w:val="1997033520"/>
                  <w:tblCellSpacing w:w="15" w:type="dxa"/>
                </w:trPr>
                <w:tc>
                  <w:tcPr>
                    <w:tcW w:w="50" w:type="pct"/>
                    <w:hideMark/>
                  </w:tcPr>
                  <w:p w14:paraId="6E043EF0"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[13] </w:t>
                    </w:r>
                  </w:p>
                </w:tc>
                <w:tc>
                  <w:tcPr>
                    <w:tcW w:w="0" w:type="auto"/>
                    <w:hideMark/>
                  </w:tcPr>
                  <w:p w14:paraId="33EF6D0E" w14:textId="77777777" w:rsidR="00931B99" w:rsidRPr="00931B99" w:rsidRDefault="00931B99" w:rsidP="00931B99">
                    <w:pPr>
                      <w:pStyle w:val="Bibliography"/>
                      <w:spacing w:line="360" w:lineRule="auto"/>
                      <w:rPr>
                        <w:noProof/>
                        <w:sz w:val="24"/>
                        <w:szCs w:val="24"/>
                      </w:rPr>
                    </w:pPr>
                    <w:r w:rsidRPr="00931B99">
                      <w:rPr>
                        <w:noProof/>
                        <w:sz w:val="24"/>
                        <w:szCs w:val="24"/>
                      </w:rPr>
                      <w:t>S. An, M. Lee, S. Park, H. Yang i J. So, »arXiv - MnistSimpleCNN,« 5 8 2020. [Mrežno]. Available: https://arxiv.org/pdf/2008.10400v2.pdf.</w:t>
                    </w:r>
                  </w:p>
                </w:tc>
              </w:tr>
              <w:tr w:rsidR="00931B99" w:rsidRPr="00931B99" w14:paraId="7F21EA17" w14:textId="77777777">
                <w:trPr>
                  <w:divId w:val="1997033520"/>
                  <w:tblCellSpacing w:w="15" w:type="dxa"/>
                </w:trPr>
                <w:tc>
                  <w:tcPr>
                    <w:tcW w:w="50" w:type="pct"/>
                    <w:hideMark/>
                  </w:tcPr>
                  <w:p w14:paraId="06198819"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[14] </w:t>
                    </w:r>
                  </w:p>
                </w:tc>
                <w:tc>
                  <w:tcPr>
                    <w:tcW w:w="0" w:type="auto"/>
                    <w:hideMark/>
                  </w:tcPr>
                  <w:p w14:paraId="1C86EC3F" w14:textId="77777777" w:rsidR="00931B99" w:rsidRPr="00931B99" w:rsidRDefault="00931B99" w:rsidP="00931B99">
                    <w:pPr>
                      <w:pStyle w:val="Bibliography"/>
                      <w:spacing w:line="360" w:lineRule="auto"/>
                      <w:rPr>
                        <w:noProof/>
                        <w:sz w:val="24"/>
                        <w:szCs w:val="24"/>
                      </w:rPr>
                    </w:pPr>
                    <w:r w:rsidRPr="00931B99">
                      <w:rPr>
                        <w:noProof/>
                        <w:sz w:val="24"/>
                        <w:szCs w:val="24"/>
                      </w:rPr>
                      <w:t>S. H. Hasanpour, M. Rouhani, M. Fayyaz i M. Sabokrou, »arXiv - SimpleNet,« 14 2 2018. [Mrežno]. Available: https://arxiv.org/pdf/1608.06037v7.pdf.</w:t>
                    </w:r>
                  </w:p>
                </w:tc>
              </w:tr>
              <w:tr w:rsidR="00931B99" w:rsidRPr="00931B99" w14:paraId="7BEA92CA" w14:textId="77777777">
                <w:trPr>
                  <w:divId w:val="1997033520"/>
                  <w:tblCellSpacing w:w="15" w:type="dxa"/>
                </w:trPr>
                <w:tc>
                  <w:tcPr>
                    <w:tcW w:w="50" w:type="pct"/>
                    <w:hideMark/>
                  </w:tcPr>
                  <w:p w14:paraId="531E74AB"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[15] </w:t>
                    </w:r>
                  </w:p>
                </w:tc>
                <w:tc>
                  <w:tcPr>
                    <w:tcW w:w="0" w:type="auto"/>
                    <w:hideMark/>
                  </w:tcPr>
                  <w:p w14:paraId="526EB38A" w14:textId="77777777" w:rsidR="00931B99" w:rsidRPr="00931B99" w:rsidRDefault="00931B99" w:rsidP="00931B99">
                    <w:pPr>
                      <w:pStyle w:val="Bibliography"/>
                      <w:spacing w:line="360" w:lineRule="auto"/>
                      <w:rPr>
                        <w:noProof/>
                        <w:sz w:val="24"/>
                        <w:szCs w:val="24"/>
                      </w:rPr>
                    </w:pPr>
                    <w:r w:rsidRPr="00931B99">
                      <w:rPr>
                        <w:noProof/>
                        <w:sz w:val="24"/>
                        <w:szCs w:val="24"/>
                      </w:rPr>
                      <w:t>K. He, X. Zhang, S. Ren i J. Sun, »arXiv - Deep Residual Learning for Image Recognition,« 10 12 2015. [Mrežno]. Available: https://arxiv.org/pdf/1512.03385.pdf.</w:t>
                    </w:r>
                  </w:p>
                </w:tc>
              </w:tr>
              <w:tr w:rsidR="00931B99" w:rsidRPr="00931B99" w14:paraId="2CE668C0" w14:textId="77777777">
                <w:trPr>
                  <w:divId w:val="1997033520"/>
                  <w:tblCellSpacing w:w="15" w:type="dxa"/>
                </w:trPr>
                <w:tc>
                  <w:tcPr>
                    <w:tcW w:w="50" w:type="pct"/>
                    <w:hideMark/>
                  </w:tcPr>
                  <w:p w14:paraId="710E518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[16] </w:t>
                    </w:r>
                  </w:p>
                </w:tc>
                <w:tc>
                  <w:tcPr>
                    <w:tcW w:w="0" w:type="auto"/>
                    <w:hideMark/>
                  </w:tcPr>
                  <w:p w14:paraId="4D5ABBE0" w14:textId="77777777" w:rsidR="00931B99" w:rsidRPr="00931B99" w:rsidRDefault="00931B99" w:rsidP="00931B99">
                    <w:pPr>
                      <w:pStyle w:val="Bibliography"/>
                      <w:spacing w:line="360" w:lineRule="auto"/>
                      <w:rPr>
                        <w:noProof/>
                        <w:sz w:val="24"/>
                        <w:szCs w:val="24"/>
                      </w:rPr>
                    </w:pPr>
                    <w:r w:rsidRPr="00931B99">
                      <w:rPr>
                        <w:noProof/>
                        <w:sz w:val="24"/>
                        <w:szCs w:val="24"/>
                      </w:rPr>
                      <w:t>J. Guo i S. Gould, »AU National Universite - Depth Dropout: Efficient Training of Residual Convolutional Neural Networks,« 21 7 2017. [Mrežno]. Available: https://users.cecs.anu.edu.au/~sgould/papers/dicta16-depthdropout.pdf.</w:t>
                    </w:r>
                  </w:p>
                </w:tc>
              </w:tr>
            </w:tbl>
            <w:p w14:paraId="1E4D6891" w14:textId="77777777" w:rsidR="00931B99" w:rsidRPr="00931B99" w:rsidRDefault="00931B99" w:rsidP="00931B99">
              <w:pPr>
                <w:spacing w:line="360" w:lineRule="auto"/>
                <w:divId w:val="1997033520"/>
                <w:rPr>
                  <w:rFonts w:eastAsia="Times New Roman"/>
                  <w:noProof/>
                  <w:sz w:val="24"/>
                  <w:szCs w:val="24"/>
                </w:rPr>
              </w:pPr>
            </w:p>
            <w:p w14:paraId="4E93A3FF" w14:textId="4D1C05EE" w:rsidR="00EE6722" w:rsidRDefault="00B9548F" w:rsidP="00931B99">
              <w:pPr>
                <w:pStyle w:val="4Tekst"/>
                <w:rPr>
                  <w:szCs w:val="24"/>
                </w:rPr>
              </w:pPr>
              <w:r w:rsidRPr="00931B99">
                <w:rPr>
                  <w:b/>
                  <w:bCs/>
                  <w:szCs w:val="24"/>
                </w:rPr>
                <w:fldChar w:fldCharType="end"/>
              </w:r>
            </w:p>
          </w:sdtContent>
        </w:sdt>
      </w:sdtContent>
    </w:sdt>
    <w:p w14:paraId="471C5EE4" w14:textId="77777777" w:rsidR="00EE6722" w:rsidRDefault="00EE6722">
      <w:pPr>
        <w:rPr>
          <w:rFonts w:ascii="Times New Roman" w:eastAsiaTheme="minorEastAsia" w:hAnsi="Times New Roman"/>
          <w:spacing w:val="15"/>
          <w:sz w:val="24"/>
          <w:szCs w:val="24"/>
        </w:rPr>
      </w:pPr>
      <w:r>
        <w:rPr>
          <w:szCs w:val="24"/>
        </w:rPr>
        <w:br w:type="page"/>
      </w:r>
    </w:p>
    <w:p w14:paraId="44A01A41" w14:textId="77777777" w:rsidR="00AD6865" w:rsidRPr="00931B99" w:rsidRDefault="00AD6865" w:rsidP="00931B99">
      <w:pPr>
        <w:pStyle w:val="4Tekst"/>
        <w:rPr>
          <w:szCs w:val="24"/>
        </w:rPr>
      </w:pPr>
    </w:p>
    <w:sectPr w:rsidR="00AD6865" w:rsidRPr="00931B99"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0"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66"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69"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340"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7C101F" w15:done="0"/>
  <w15:commentEx w15:paraId="75C73C98" w15:done="0"/>
  <w15:commentEx w15:paraId="47D959F0" w15:done="0"/>
  <w15:commentEx w15:paraId="2C5D7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354" w16cex:dateUtc="2021-09-06T16:58:00Z"/>
  <w16cex:commentExtensible w16cex:durableId="24E0E476" w16cex:dateUtc="2021-09-06T17:03:00Z"/>
  <w16cex:commentExtensible w16cex:durableId="24E0E394" w16cex:dateUtc="2021-09-06T16:59:00Z"/>
  <w16cex:commentExtensible w16cex:durableId="24E0E4CC" w16cex:dateUtc="2021-09-06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7C101F" w16cid:durableId="24E0E354"/>
  <w16cid:commentId w16cid:paraId="75C73C98" w16cid:durableId="24E0E476"/>
  <w16cid:commentId w16cid:paraId="47D959F0" w16cid:durableId="24E0E394"/>
  <w16cid:commentId w16cid:paraId="2C5D71D3" w16cid:durableId="24E0E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1910D" w14:textId="77777777" w:rsidR="00281EA6" w:rsidRDefault="00281EA6" w:rsidP="005C0BCE">
      <w:pPr>
        <w:spacing w:after="0" w:line="240" w:lineRule="auto"/>
      </w:pPr>
      <w:r>
        <w:separator/>
      </w:r>
    </w:p>
  </w:endnote>
  <w:endnote w:type="continuationSeparator" w:id="0">
    <w:p w14:paraId="2862B202" w14:textId="77777777" w:rsidR="00281EA6" w:rsidRDefault="00281EA6" w:rsidP="005C0BCE">
      <w:pPr>
        <w:spacing w:after="0" w:line="240" w:lineRule="auto"/>
      </w:pPr>
      <w:r>
        <w:continuationSeparator/>
      </w:r>
    </w:p>
  </w:endnote>
  <w:endnote w:type="continuationNotice" w:id="1">
    <w:p w14:paraId="3E565752" w14:textId="77777777" w:rsidR="00281EA6" w:rsidRDefault="00281E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4EF77" w14:textId="77777777" w:rsidR="00281EA6" w:rsidRDefault="00281EA6" w:rsidP="005C0BCE">
      <w:pPr>
        <w:spacing w:after="0" w:line="240" w:lineRule="auto"/>
      </w:pPr>
      <w:r>
        <w:separator/>
      </w:r>
    </w:p>
  </w:footnote>
  <w:footnote w:type="continuationSeparator" w:id="0">
    <w:p w14:paraId="06C29DEA" w14:textId="77777777" w:rsidR="00281EA6" w:rsidRDefault="00281EA6" w:rsidP="005C0BCE">
      <w:pPr>
        <w:spacing w:after="0" w:line="240" w:lineRule="auto"/>
      </w:pPr>
      <w:r>
        <w:continuationSeparator/>
      </w:r>
    </w:p>
  </w:footnote>
  <w:footnote w:type="continuationNotice" w:id="1">
    <w:p w14:paraId="3510BFA6" w14:textId="77777777" w:rsidR="00281EA6" w:rsidRDefault="00281EA6">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07792"/>
    <w:rsid w:val="000117D2"/>
    <w:rsid w:val="00023118"/>
    <w:rsid w:val="000248F8"/>
    <w:rsid w:val="00031E48"/>
    <w:rsid w:val="00036185"/>
    <w:rsid w:val="00036269"/>
    <w:rsid w:val="0004205B"/>
    <w:rsid w:val="000427AD"/>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3639"/>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275E4"/>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177"/>
    <w:rsid w:val="001A37C6"/>
    <w:rsid w:val="001A46C0"/>
    <w:rsid w:val="001A7F52"/>
    <w:rsid w:val="001B1440"/>
    <w:rsid w:val="001B21ED"/>
    <w:rsid w:val="001B2600"/>
    <w:rsid w:val="001B712B"/>
    <w:rsid w:val="001B7A83"/>
    <w:rsid w:val="001C1FF4"/>
    <w:rsid w:val="001C34C4"/>
    <w:rsid w:val="001C360E"/>
    <w:rsid w:val="001D273C"/>
    <w:rsid w:val="001D29AB"/>
    <w:rsid w:val="001D33D5"/>
    <w:rsid w:val="001D39AC"/>
    <w:rsid w:val="001D3CA7"/>
    <w:rsid w:val="001E0B52"/>
    <w:rsid w:val="001E1CFF"/>
    <w:rsid w:val="001E293C"/>
    <w:rsid w:val="001E3D48"/>
    <w:rsid w:val="001E771D"/>
    <w:rsid w:val="00201A85"/>
    <w:rsid w:val="0020229D"/>
    <w:rsid w:val="0020374D"/>
    <w:rsid w:val="002068CA"/>
    <w:rsid w:val="00210185"/>
    <w:rsid w:val="00211C80"/>
    <w:rsid w:val="00212267"/>
    <w:rsid w:val="0023434B"/>
    <w:rsid w:val="002431E0"/>
    <w:rsid w:val="002434DC"/>
    <w:rsid w:val="00244941"/>
    <w:rsid w:val="00244D58"/>
    <w:rsid w:val="00245B11"/>
    <w:rsid w:val="00247AEB"/>
    <w:rsid w:val="00255C57"/>
    <w:rsid w:val="00263EA4"/>
    <w:rsid w:val="00271001"/>
    <w:rsid w:val="0027395D"/>
    <w:rsid w:val="00276652"/>
    <w:rsid w:val="00281EA6"/>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0775A"/>
    <w:rsid w:val="00314F60"/>
    <w:rsid w:val="00314FE6"/>
    <w:rsid w:val="00316760"/>
    <w:rsid w:val="00322CB1"/>
    <w:rsid w:val="0032489B"/>
    <w:rsid w:val="00331885"/>
    <w:rsid w:val="00332853"/>
    <w:rsid w:val="00340182"/>
    <w:rsid w:val="0034626E"/>
    <w:rsid w:val="003467BC"/>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A754C"/>
    <w:rsid w:val="003B217D"/>
    <w:rsid w:val="003B3A2A"/>
    <w:rsid w:val="003B4604"/>
    <w:rsid w:val="003B5E7D"/>
    <w:rsid w:val="003B5EE1"/>
    <w:rsid w:val="003B639C"/>
    <w:rsid w:val="003D58D3"/>
    <w:rsid w:val="003E169D"/>
    <w:rsid w:val="003E2F18"/>
    <w:rsid w:val="003E3B31"/>
    <w:rsid w:val="003E501A"/>
    <w:rsid w:val="003F0D93"/>
    <w:rsid w:val="003F124C"/>
    <w:rsid w:val="003F2D11"/>
    <w:rsid w:val="00401191"/>
    <w:rsid w:val="00402D0C"/>
    <w:rsid w:val="00405744"/>
    <w:rsid w:val="00414285"/>
    <w:rsid w:val="004167E9"/>
    <w:rsid w:val="004170FB"/>
    <w:rsid w:val="00420E3C"/>
    <w:rsid w:val="00424C49"/>
    <w:rsid w:val="00424DF1"/>
    <w:rsid w:val="00434399"/>
    <w:rsid w:val="004362F1"/>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4CAA"/>
    <w:rsid w:val="004B5C62"/>
    <w:rsid w:val="004C2F0C"/>
    <w:rsid w:val="004C4DA2"/>
    <w:rsid w:val="004D22AA"/>
    <w:rsid w:val="004D6649"/>
    <w:rsid w:val="004D71BA"/>
    <w:rsid w:val="004F2383"/>
    <w:rsid w:val="004F7213"/>
    <w:rsid w:val="004F7C0A"/>
    <w:rsid w:val="00501095"/>
    <w:rsid w:val="00501841"/>
    <w:rsid w:val="00504C9D"/>
    <w:rsid w:val="00505222"/>
    <w:rsid w:val="00505A44"/>
    <w:rsid w:val="00511B61"/>
    <w:rsid w:val="00513407"/>
    <w:rsid w:val="005142B0"/>
    <w:rsid w:val="0051443C"/>
    <w:rsid w:val="005170FB"/>
    <w:rsid w:val="005179E6"/>
    <w:rsid w:val="00524BA9"/>
    <w:rsid w:val="00527178"/>
    <w:rsid w:val="0053107E"/>
    <w:rsid w:val="00531FFF"/>
    <w:rsid w:val="0054288D"/>
    <w:rsid w:val="00543E0C"/>
    <w:rsid w:val="00543E0E"/>
    <w:rsid w:val="00543E84"/>
    <w:rsid w:val="00550F44"/>
    <w:rsid w:val="0055277B"/>
    <w:rsid w:val="00557ACC"/>
    <w:rsid w:val="00564EEC"/>
    <w:rsid w:val="00566EE6"/>
    <w:rsid w:val="00566F6A"/>
    <w:rsid w:val="00567579"/>
    <w:rsid w:val="005709FC"/>
    <w:rsid w:val="00571006"/>
    <w:rsid w:val="005748C9"/>
    <w:rsid w:val="00575B55"/>
    <w:rsid w:val="00577FA6"/>
    <w:rsid w:val="005845DA"/>
    <w:rsid w:val="00591217"/>
    <w:rsid w:val="00591CDD"/>
    <w:rsid w:val="00595782"/>
    <w:rsid w:val="005A2760"/>
    <w:rsid w:val="005A3226"/>
    <w:rsid w:val="005A5DC4"/>
    <w:rsid w:val="005B103A"/>
    <w:rsid w:val="005B31E4"/>
    <w:rsid w:val="005B31FD"/>
    <w:rsid w:val="005B783D"/>
    <w:rsid w:val="005C0BCE"/>
    <w:rsid w:val="005C25AA"/>
    <w:rsid w:val="005C4560"/>
    <w:rsid w:val="005C6DED"/>
    <w:rsid w:val="005C7117"/>
    <w:rsid w:val="005D2825"/>
    <w:rsid w:val="005D28E5"/>
    <w:rsid w:val="005D4457"/>
    <w:rsid w:val="005E1315"/>
    <w:rsid w:val="005E60FF"/>
    <w:rsid w:val="005F3783"/>
    <w:rsid w:val="005F5CFE"/>
    <w:rsid w:val="005F6270"/>
    <w:rsid w:val="005F6B16"/>
    <w:rsid w:val="00601E08"/>
    <w:rsid w:val="00606865"/>
    <w:rsid w:val="00624217"/>
    <w:rsid w:val="00624CD9"/>
    <w:rsid w:val="00625FC9"/>
    <w:rsid w:val="0062607B"/>
    <w:rsid w:val="006307B3"/>
    <w:rsid w:val="00631F5D"/>
    <w:rsid w:val="00634DC9"/>
    <w:rsid w:val="00635134"/>
    <w:rsid w:val="00641E31"/>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068B"/>
    <w:rsid w:val="006B37E0"/>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2304D"/>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932A1"/>
    <w:rsid w:val="007A20D5"/>
    <w:rsid w:val="007A24DC"/>
    <w:rsid w:val="007A62B2"/>
    <w:rsid w:val="007A77E3"/>
    <w:rsid w:val="007B12BB"/>
    <w:rsid w:val="007B2CBE"/>
    <w:rsid w:val="007B4B11"/>
    <w:rsid w:val="007B4C83"/>
    <w:rsid w:val="007C3F9B"/>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3762"/>
    <w:rsid w:val="00825BED"/>
    <w:rsid w:val="00825D94"/>
    <w:rsid w:val="00831065"/>
    <w:rsid w:val="008324D8"/>
    <w:rsid w:val="008364FB"/>
    <w:rsid w:val="00836EDA"/>
    <w:rsid w:val="00840725"/>
    <w:rsid w:val="00840C5E"/>
    <w:rsid w:val="00842869"/>
    <w:rsid w:val="00843F37"/>
    <w:rsid w:val="00844BC7"/>
    <w:rsid w:val="00845DCB"/>
    <w:rsid w:val="008476BB"/>
    <w:rsid w:val="00850DEA"/>
    <w:rsid w:val="008553AC"/>
    <w:rsid w:val="00856747"/>
    <w:rsid w:val="00860104"/>
    <w:rsid w:val="008735DE"/>
    <w:rsid w:val="008748C5"/>
    <w:rsid w:val="00877A4B"/>
    <w:rsid w:val="0088087A"/>
    <w:rsid w:val="00880C40"/>
    <w:rsid w:val="00881049"/>
    <w:rsid w:val="00883D1C"/>
    <w:rsid w:val="008840C0"/>
    <w:rsid w:val="008847E2"/>
    <w:rsid w:val="008859FF"/>
    <w:rsid w:val="00890CA8"/>
    <w:rsid w:val="00892171"/>
    <w:rsid w:val="008925C6"/>
    <w:rsid w:val="0089675C"/>
    <w:rsid w:val="008A36B7"/>
    <w:rsid w:val="008A3867"/>
    <w:rsid w:val="008A5D9F"/>
    <w:rsid w:val="008A5F18"/>
    <w:rsid w:val="008A6F54"/>
    <w:rsid w:val="008B015F"/>
    <w:rsid w:val="008B1C81"/>
    <w:rsid w:val="008B2027"/>
    <w:rsid w:val="008C1C28"/>
    <w:rsid w:val="008C291E"/>
    <w:rsid w:val="008C706D"/>
    <w:rsid w:val="008C7626"/>
    <w:rsid w:val="008D443C"/>
    <w:rsid w:val="008D5FB6"/>
    <w:rsid w:val="008D5FDD"/>
    <w:rsid w:val="008E43AF"/>
    <w:rsid w:val="008F6192"/>
    <w:rsid w:val="008F62AF"/>
    <w:rsid w:val="00900CE7"/>
    <w:rsid w:val="0090417F"/>
    <w:rsid w:val="009046C3"/>
    <w:rsid w:val="00910053"/>
    <w:rsid w:val="00912A08"/>
    <w:rsid w:val="00924D3F"/>
    <w:rsid w:val="00927055"/>
    <w:rsid w:val="00927CB2"/>
    <w:rsid w:val="00931795"/>
    <w:rsid w:val="00931954"/>
    <w:rsid w:val="00931B99"/>
    <w:rsid w:val="0093634E"/>
    <w:rsid w:val="00936C29"/>
    <w:rsid w:val="009411E4"/>
    <w:rsid w:val="009433B2"/>
    <w:rsid w:val="00946845"/>
    <w:rsid w:val="00955A61"/>
    <w:rsid w:val="009568BA"/>
    <w:rsid w:val="00957C5A"/>
    <w:rsid w:val="00962BDD"/>
    <w:rsid w:val="0096353F"/>
    <w:rsid w:val="00963854"/>
    <w:rsid w:val="00965929"/>
    <w:rsid w:val="00965CCC"/>
    <w:rsid w:val="00971B01"/>
    <w:rsid w:val="00971D57"/>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2F12"/>
    <w:rsid w:val="00AF4B48"/>
    <w:rsid w:val="00AF4D9F"/>
    <w:rsid w:val="00B00B31"/>
    <w:rsid w:val="00B01683"/>
    <w:rsid w:val="00B01A38"/>
    <w:rsid w:val="00B03F04"/>
    <w:rsid w:val="00B120D9"/>
    <w:rsid w:val="00B14E43"/>
    <w:rsid w:val="00B17399"/>
    <w:rsid w:val="00B22302"/>
    <w:rsid w:val="00B230D0"/>
    <w:rsid w:val="00B2615B"/>
    <w:rsid w:val="00B26BDF"/>
    <w:rsid w:val="00B30008"/>
    <w:rsid w:val="00B30416"/>
    <w:rsid w:val="00B308E7"/>
    <w:rsid w:val="00B310D3"/>
    <w:rsid w:val="00B3452C"/>
    <w:rsid w:val="00B40412"/>
    <w:rsid w:val="00B410EE"/>
    <w:rsid w:val="00B44FEA"/>
    <w:rsid w:val="00B4511C"/>
    <w:rsid w:val="00B46506"/>
    <w:rsid w:val="00B46AFA"/>
    <w:rsid w:val="00B46B24"/>
    <w:rsid w:val="00B5391C"/>
    <w:rsid w:val="00B53DEC"/>
    <w:rsid w:val="00B54DA9"/>
    <w:rsid w:val="00B56143"/>
    <w:rsid w:val="00B56EA2"/>
    <w:rsid w:val="00B57934"/>
    <w:rsid w:val="00B6066B"/>
    <w:rsid w:val="00B61290"/>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4460"/>
    <w:rsid w:val="00C85A79"/>
    <w:rsid w:val="00C877A8"/>
    <w:rsid w:val="00C93C8F"/>
    <w:rsid w:val="00C94B37"/>
    <w:rsid w:val="00CA65B4"/>
    <w:rsid w:val="00CB09D3"/>
    <w:rsid w:val="00CB399F"/>
    <w:rsid w:val="00CB7772"/>
    <w:rsid w:val="00CC1D44"/>
    <w:rsid w:val="00CC21B6"/>
    <w:rsid w:val="00CC4615"/>
    <w:rsid w:val="00CC4903"/>
    <w:rsid w:val="00CD7415"/>
    <w:rsid w:val="00CE6019"/>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3388"/>
    <w:rsid w:val="00D3565D"/>
    <w:rsid w:val="00D366C7"/>
    <w:rsid w:val="00D42B44"/>
    <w:rsid w:val="00D43A5A"/>
    <w:rsid w:val="00D50A95"/>
    <w:rsid w:val="00D52EC0"/>
    <w:rsid w:val="00D6094D"/>
    <w:rsid w:val="00D633D5"/>
    <w:rsid w:val="00D660F4"/>
    <w:rsid w:val="00D66B19"/>
    <w:rsid w:val="00D713FA"/>
    <w:rsid w:val="00D740F6"/>
    <w:rsid w:val="00D766E4"/>
    <w:rsid w:val="00D84101"/>
    <w:rsid w:val="00D909C4"/>
    <w:rsid w:val="00D91A0B"/>
    <w:rsid w:val="00DA503B"/>
    <w:rsid w:val="00DA5FFB"/>
    <w:rsid w:val="00DA7BAC"/>
    <w:rsid w:val="00DB0C9F"/>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28F4"/>
    <w:rsid w:val="00E04192"/>
    <w:rsid w:val="00E04EF2"/>
    <w:rsid w:val="00E074D9"/>
    <w:rsid w:val="00E11A69"/>
    <w:rsid w:val="00E11B56"/>
    <w:rsid w:val="00E12F34"/>
    <w:rsid w:val="00E14152"/>
    <w:rsid w:val="00E164C1"/>
    <w:rsid w:val="00E16B15"/>
    <w:rsid w:val="00E178EA"/>
    <w:rsid w:val="00E20983"/>
    <w:rsid w:val="00E24397"/>
    <w:rsid w:val="00E25CB1"/>
    <w:rsid w:val="00E30779"/>
    <w:rsid w:val="00E309B9"/>
    <w:rsid w:val="00E33B17"/>
    <w:rsid w:val="00E36DF4"/>
    <w:rsid w:val="00E36FF2"/>
    <w:rsid w:val="00E440A1"/>
    <w:rsid w:val="00E444E2"/>
    <w:rsid w:val="00E511ED"/>
    <w:rsid w:val="00E54546"/>
    <w:rsid w:val="00E55BC9"/>
    <w:rsid w:val="00E564AA"/>
    <w:rsid w:val="00E61352"/>
    <w:rsid w:val="00E61BAE"/>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296"/>
    <w:rsid w:val="00EC5DC2"/>
    <w:rsid w:val="00ED18DA"/>
    <w:rsid w:val="00ED3FF6"/>
    <w:rsid w:val="00ED4A1D"/>
    <w:rsid w:val="00ED7DD4"/>
    <w:rsid w:val="00EE04F6"/>
    <w:rsid w:val="00EE0CB0"/>
    <w:rsid w:val="00EE435B"/>
    <w:rsid w:val="00EE6722"/>
    <w:rsid w:val="00F03173"/>
    <w:rsid w:val="00F03A95"/>
    <w:rsid w:val="00F04922"/>
    <w:rsid w:val="00F06AA9"/>
    <w:rsid w:val="00F12725"/>
    <w:rsid w:val="00F138EB"/>
    <w:rsid w:val="00F151CB"/>
    <w:rsid w:val="00F24EFA"/>
    <w:rsid w:val="00F26F86"/>
    <w:rsid w:val="00F2792A"/>
    <w:rsid w:val="00F3286D"/>
    <w:rsid w:val="00F34370"/>
    <w:rsid w:val="00F35B42"/>
    <w:rsid w:val="00F400C0"/>
    <w:rsid w:val="00F420B2"/>
    <w:rsid w:val="00F45F8F"/>
    <w:rsid w:val="00F5142D"/>
    <w:rsid w:val="00F525FE"/>
    <w:rsid w:val="00F5262C"/>
    <w:rsid w:val="00F528AB"/>
    <w:rsid w:val="00F562BB"/>
    <w:rsid w:val="00F60DAB"/>
    <w:rsid w:val="00F64A57"/>
    <w:rsid w:val="00F64FEA"/>
    <w:rsid w:val="00F73803"/>
    <w:rsid w:val="00F77D12"/>
    <w:rsid w:val="00F82BC4"/>
    <w:rsid w:val="00F83E97"/>
    <w:rsid w:val="00F86134"/>
    <w:rsid w:val="00F903D4"/>
    <w:rsid w:val="00F9049E"/>
    <w:rsid w:val="00F92B03"/>
    <w:rsid w:val="00F93039"/>
    <w:rsid w:val="00F93969"/>
    <w:rsid w:val="00F94EAC"/>
    <w:rsid w:val="00F96039"/>
    <w:rsid w:val="00FA617B"/>
    <w:rsid w:val="00FA6A10"/>
    <w:rsid w:val="00FB138B"/>
    <w:rsid w:val="00FB1FCC"/>
    <w:rsid w:val="00FB2418"/>
    <w:rsid w:val="00FB7660"/>
    <w:rsid w:val="00FB7692"/>
    <w:rsid w:val="00FB7E80"/>
    <w:rsid w:val="00FC14EF"/>
    <w:rsid w:val="00FC1E07"/>
    <w:rsid w:val="00FC6B8F"/>
    <w:rsid w:val="00FD078D"/>
    <w:rsid w:val="00FD145C"/>
    <w:rsid w:val="00FD2470"/>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71D57"/>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 w:type="table" w:styleId="GridTable4-Accent2">
    <w:name w:val="Grid Table 4 Accent 2"/>
    <w:basedOn w:val="TableNormal"/>
    <w:uiPriority w:val="49"/>
    <w:rsid w:val="004C2F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5402752">
      <w:bodyDiv w:val="1"/>
      <w:marLeft w:val="0"/>
      <w:marRight w:val="0"/>
      <w:marTop w:val="0"/>
      <w:marBottom w:val="0"/>
      <w:divBdr>
        <w:top w:val="none" w:sz="0" w:space="0" w:color="auto"/>
        <w:left w:val="none" w:sz="0" w:space="0" w:color="auto"/>
        <w:bottom w:val="none" w:sz="0" w:space="0" w:color="auto"/>
        <w:right w:val="none" w:sz="0" w:space="0" w:color="auto"/>
      </w:divBdr>
    </w:div>
    <w:div w:id="33358644">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49833322">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69374116">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6374196">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08218547">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52729365">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89622954">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3453282">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451019680">
      <w:bodyDiv w:val="1"/>
      <w:marLeft w:val="0"/>
      <w:marRight w:val="0"/>
      <w:marTop w:val="0"/>
      <w:marBottom w:val="0"/>
      <w:divBdr>
        <w:top w:val="none" w:sz="0" w:space="0" w:color="auto"/>
        <w:left w:val="none" w:sz="0" w:space="0" w:color="auto"/>
        <w:bottom w:val="none" w:sz="0" w:space="0" w:color="auto"/>
        <w:right w:val="none" w:sz="0" w:space="0" w:color="auto"/>
      </w:divBdr>
    </w:div>
    <w:div w:id="476341783">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2575206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4027186">
      <w:bodyDiv w:val="1"/>
      <w:marLeft w:val="0"/>
      <w:marRight w:val="0"/>
      <w:marTop w:val="0"/>
      <w:marBottom w:val="0"/>
      <w:divBdr>
        <w:top w:val="none" w:sz="0" w:space="0" w:color="auto"/>
        <w:left w:val="none" w:sz="0" w:space="0" w:color="auto"/>
        <w:bottom w:val="none" w:sz="0" w:space="0" w:color="auto"/>
        <w:right w:val="none" w:sz="0" w:space="0" w:color="auto"/>
      </w:divBdr>
    </w:div>
    <w:div w:id="565148525">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0627876">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09434970">
      <w:bodyDiv w:val="1"/>
      <w:marLeft w:val="0"/>
      <w:marRight w:val="0"/>
      <w:marTop w:val="0"/>
      <w:marBottom w:val="0"/>
      <w:divBdr>
        <w:top w:val="none" w:sz="0" w:space="0" w:color="auto"/>
        <w:left w:val="none" w:sz="0" w:space="0" w:color="auto"/>
        <w:bottom w:val="none" w:sz="0" w:space="0" w:color="auto"/>
        <w:right w:val="none" w:sz="0" w:space="0" w:color="auto"/>
      </w:divBdr>
    </w:div>
    <w:div w:id="619070911">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3834">
      <w:bodyDiv w:val="1"/>
      <w:marLeft w:val="0"/>
      <w:marRight w:val="0"/>
      <w:marTop w:val="0"/>
      <w:marBottom w:val="0"/>
      <w:divBdr>
        <w:top w:val="none" w:sz="0" w:space="0" w:color="auto"/>
        <w:left w:val="none" w:sz="0" w:space="0" w:color="auto"/>
        <w:bottom w:val="none" w:sz="0" w:space="0" w:color="auto"/>
        <w:right w:val="none" w:sz="0" w:space="0" w:color="auto"/>
      </w:divBdr>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89649374">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01054154">
      <w:bodyDiv w:val="1"/>
      <w:marLeft w:val="0"/>
      <w:marRight w:val="0"/>
      <w:marTop w:val="0"/>
      <w:marBottom w:val="0"/>
      <w:divBdr>
        <w:top w:val="none" w:sz="0" w:space="0" w:color="auto"/>
        <w:left w:val="none" w:sz="0" w:space="0" w:color="auto"/>
        <w:bottom w:val="none" w:sz="0" w:space="0" w:color="auto"/>
        <w:right w:val="none" w:sz="0" w:space="0" w:color="auto"/>
      </w:divBdr>
    </w:div>
    <w:div w:id="706026549">
      <w:bodyDiv w:val="1"/>
      <w:marLeft w:val="0"/>
      <w:marRight w:val="0"/>
      <w:marTop w:val="0"/>
      <w:marBottom w:val="0"/>
      <w:divBdr>
        <w:top w:val="none" w:sz="0" w:space="0" w:color="auto"/>
        <w:left w:val="none" w:sz="0" w:space="0" w:color="auto"/>
        <w:bottom w:val="none" w:sz="0" w:space="0" w:color="auto"/>
        <w:right w:val="none" w:sz="0" w:space="0" w:color="auto"/>
      </w:divBdr>
    </w:div>
    <w:div w:id="717709219">
      <w:bodyDiv w:val="1"/>
      <w:marLeft w:val="0"/>
      <w:marRight w:val="0"/>
      <w:marTop w:val="0"/>
      <w:marBottom w:val="0"/>
      <w:divBdr>
        <w:top w:val="none" w:sz="0" w:space="0" w:color="auto"/>
        <w:left w:val="none" w:sz="0" w:space="0" w:color="auto"/>
        <w:bottom w:val="none" w:sz="0" w:space="0" w:color="auto"/>
        <w:right w:val="none" w:sz="0" w:space="0" w:color="auto"/>
      </w:divBdr>
    </w:div>
    <w:div w:id="717777027">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27921207">
      <w:bodyDiv w:val="1"/>
      <w:marLeft w:val="0"/>
      <w:marRight w:val="0"/>
      <w:marTop w:val="0"/>
      <w:marBottom w:val="0"/>
      <w:divBdr>
        <w:top w:val="none" w:sz="0" w:space="0" w:color="auto"/>
        <w:left w:val="none" w:sz="0" w:space="0" w:color="auto"/>
        <w:bottom w:val="none" w:sz="0" w:space="0" w:color="auto"/>
        <w:right w:val="none" w:sz="0" w:space="0" w:color="auto"/>
      </w:divBdr>
    </w:div>
    <w:div w:id="73250547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778987445">
      <w:bodyDiv w:val="1"/>
      <w:marLeft w:val="0"/>
      <w:marRight w:val="0"/>
      <w:marTop w:val="0"/>
      <w:marBottom w:val="0"/>
      <w:divBdr>
        <w:top w:val="none" w:sz="0" w:space="0" w:color="auto"/>
        <w:left w:val="none" w:sz="0" w:space="0" w:color="auto"/>
        <w:bottom w:val="none" w:sz="0" w:space="0" w:color="auto"/>
        <w:right w:val="none" w:sz="0" w:space="0" w:color="auto"/>
      </w:divBdr>
    </w:div>
    <w:div w:id="793913228">
      <w:bodyDiv w:val="1"/>
      <w:marLeft w:val="0"/>
      <w:marRight w:val="0"/>
      <w:marTop w:val="0"/>
      <w:marBottom w:val="0"/>
      <w:divBdr>
        <w:top w:val="none" w:sz="0" w:space="0" w:color="auto"/>
        <w:left w:val="none" w:sz="0" w:space="0" w:color="auto"/>
        <w:bottom w:val="none" w:sz="0" w:space="0" w:color="auto"/>
        <w:right w:val="none" w:sz="0" w:space="0" w:color="auto"/>
      </w:divBdr>
    </w:div>
    <w:div w:id="803045099">
      <w:bodyDiv w:val="1"/>
      <w:marLeft w:val="0"/>
      <w:marRight w:val="0"/>
      <w:marTop w:val="0"/>
      <w:marBottom w:val="0"/>
      <w:divBdr>
        <w:top w:val="none" w:sz="0" w:space="0" w:color="auto"/>
        <w:left w:val="none" w:sz="0" w:space="0" w:color="auto"/>
        <w:bottom w:val="none" w:sz="0" w:space="0" w:color="auto"/>
        <w:right w:val="none" w:sz="0" w:space="0" w:color="auto"/>
      </w:divBdr>
    </w:div>
    <w:div w:id="80461741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0125805">
      <w:bodyDiv w:val="1"/>
      <w:marLeft w:val="0"/>
      <w:marRight w:val="0"/>
      <w:marTop w:val="0"/>
      <w:marBottom w:val="0"/>
      <w:divBdr>
        <w:top w:val="none" w:sz="0" w:space="0" w:color="auto"/>
        <w:left w:val="none" w:sz="0" w:space="0" w:color="auto"/>
        <w:bottom w:val="none" w:sz="0" w:space="0" w:color="auto"/>
        <w:right w:val="none" w:sz="0" w:space="0" w:color="auto"/>
      </w:divBdr>
    </w:div>
    <w:div w:id="862742580">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889878559">
      <w:bodyDiv w:val="1"/>
      <w:marLeft w:val="0"/>
      <w:marRight w:val="0"/>
      <w:marTop w:val="0"/>
      <w:marBottom w:val="0"/>
      <w:divBdr>
        <w:top w:val="none" w:sz="0" w:space="0" w:color="auto"/>
        <w:left w:val="none" w:sz="0" w:space="0" w:color="auto"/>
        <w:bottom w:val="none" w:sz="0" w:space="0" w:color="auto"/>
        <w:right w:val="none" w:sz="0" w:space="0" w:color="auto"/>
      </w:divBdr>
    </w:div>
    <w:div w:id="915363738">
      <w:bodyDiv w:val="1"/>
      <w:marLeft w:val="0"/>
      <w:marRight w:val="0"/>
      <w:marTop w:val="0"/>
      <w:marBottom w:val="0"/>
      <w:divBdr>
        <w:top w:val="none" w:sz="0" w:space="0" w:color="auto"/>
        <w:left w:val="none" w:sz="0" w:space="0" w:color="auto"/>
        <w:bottom w:val="none" w:sz="0" w:space="0" w:color="auto"/>
        <w:right w:val="none" w:sz="0" w:space="0" w:color="auto"/>
      </w:divBdr>
    </w:div>
    <w:div w:id="921067904">
      <w:bodyDiv w:val="1"/>
      <w:marLeft w:val="0"/>
      <w:marRight w:val="0"/>
      <w:marTop w:val="0"/>
      <w:marBottom w:val="0"/>
      <w:divBdr>
        <w:top w:val="none" w:sz="0" w:space="0" w:color="auto"/>
        <w:left w:val="none" w:sz="0" w:space="0" w:color="auto"/>
        <w:bottom w:val="none" w:sz="0" w:space="0" w:color="auto"/>
        <w:right w:val="none" w:sz="0" w:space="0" w:color="auto"/>
      </w:divBdr>
    </w:div>
    <w:div w:id="92465209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7689010">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0208998">
      <w:bodyDiv w:val="1"/>
      <w:marLeft w:val="0"/>
      <w:marRight w:val="0"/>
      <w:marTop w:val="0"/>
      <w:marBottom w:val="0"/>
      <w:divBdr>
        <w:top w:val="none" w:sz="0" w:space="0" w:color="auto"/>
        <w:left w:val="none" w:sz="0" w:space="0" w:color="auto"/>
        <w:bottom w:val="none" w:sz="0" w:space="0" w:color="auto"/>
        <w:right w:val="none" w:sz="0" w:space="0" w:color="auto"/>
      </w:divBdr>
    </w:div>
    <w:div w:id="973414537">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31030804">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5569178">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6197844">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38038694">
      <w:bodyDiv w:val="1"/>
      <w:marLeft w:val="0"/>
      <w:marRight w:val="0"/>
      <w:marTop w:val="0"/>
      <w:marBottom w:val="0"/>
      <w:divBdr>
        <w:top w:val="none" w:sz="0" w:space="0" w:color="auto"/>
        <w:left w:val="none" w:sz="0" w:space="0" w:color="auto"/>
        <w:bottom w:val="none" w:sz="0" w:space="0" w:color="auto"/>
        <w:right w:val="none" w:sz="0" w:space="0" w:color="auto"/>
      </w:divBdr>
    </w:div>
    <w:div w:id="113849569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7980719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5707860">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12394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28958148">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291932444">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3142">
      <w:bodyDiv w:val="1"/>
      <w:marLeft w:val="0"/>
      <w:marRight w:val="0"/>
      <w:marTop w:val="0"/>
      <w:marBottom w:val="0"/>
      <w:divBdr>
        <w:top w:val="none" w:sz="0" w:space="0" w:color="auto"/>
        <w:left w:val="none" w:sz="0" w:space="0" w:color="auto"/>
        <w:bottom w:val="none" w:sz="0" w:space="0" w:color="auto"/>
        <w:right w:val="none" w:sz="0" w:space="0" w:color="auto"/>
      </w:divBdr>
    </w:div>
    <w:div w:id="1331106384">
      <w:bodyDiv w:val="1"/>
      <w:marLeft w:val="0"/>
      <w:marRight w:val="0"/>
      <w:marTop w:val="0"/>
      <w:marBottom w:val="0"/>
      <w:divBdr>
        <w:top w:val="none" w:sz="0" w:space="0" w:color="auto"/>
        <w:left w:val="none" w:sz="0" w:space="0" w:color="auto"/>
        <w:bottom w:val="none" w:sz="0" w:space="0" w:color="auto"/>
        <w:right w:val="none" w:sz="0" w:space="0" w:color="auto"/>
      </w:divBdr>
    </w:div>
    <w:div w:id="1336957292">
      <w:bodyDiv w:val="1"/>
      <w:marLeft w:val="0"/>
      <w:marRight w:val="0"/>
      <w:marTop w:val="0"/>
      <w:marBottom w:val="0"/>
      <w:divBdr>
        <w:top w:val="none" w:sz="0" w:space="0" w:color="auto"/>
        <w:left w:val="none" w:sz="0" w:space="0" w:color="auto"/>
        <w:bottom w:val="none" w:sz="0" w:space="0" w:color="auto"/>
        <w:right w:val="none" w:sz="0" w:space="0" w:color="auto"/>
      </w:divBdr>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1202849">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399981540">
      <w:bodyDiv w:val="1"/>
      <w:marLeft w:val="0"/>
      <w:marRight w:val="0"/>
      <w:marTop w:val="0"/>
      <w:marBottom w:val="0"/>
      <w:divBdr>
        <w:top w:val="none" w:sz="0" w:space="0" w:color="auto"/>
        <w:left w:val="none" w:sz="0" w:space="0" w:color="auto"/>
        <w:bottom w:val="none" w:sz="0" w:space="0" w:color="auto"/>
        <w:right w:val="none" w:sz="0" w:space="0" w:color="auto"/>
      </w:divBdr>
      <w:divsChild>
        <w:div w:id="1947615582">
          <w:marLeft w:val="0"/>
          <w:marRight w:val="0"/>
          <w:marTop w:val="0"/>
          <w:marBottom w:val="0"/>
          <w:divBdr>
            <w:top w:val="none" w:sz="0" w:space="0" w:color="auto"/>
            <w:left w:val="none" w:sz="0" w:space="0" w:color="auto"/>
            <w:bottom w:val="none" w:sz="0" w:space="0" w:color="auto"/>
            <w:right w:val="none" w:sz="0" w:space="0" w:color="auto"/>
          </w:divBdr>
          <w:divsChild>
            <w:div w:id="109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2796452">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28888610">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53788051">
      <w:bodyDiv w:val="1"/>
      <w:marLeft w:val="0"/>
      <w:marRight w:val="0"/>
      <w:marTop w:val="0"/>
      <w:marBottom w:val="0"/>
      <w:divBdr>
        <w:top w:val="none" w:sz="0" w:space="0" w:color="auto"/>
        <w:left w:val="none" w:sz="0" w:space="0" w:color="auto"/>
        <w:bottom w:val="none" w:sz="0" w:space="0" w:color="auto"/>
        <w:right w:val="none" w:sz="0" w:space="0" w:color="auto"/>
      </w:divBdr>
    </w:div>
    <w:div w:id="1470787419">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7417812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7908">
      <w:bodyDiv w:val="1"/>
      <w:marLeft w:val="0"/>
      <w:marRight w:val="0"/>
      <w:marTop w:val="0"/>
      <w:marBottom w:val="0"/>
      <w:divBdr>
        <w:top w:val="none" w:sz="0" w:space="0" w:color="auto"/>
        <w:left w:val="none" w:sz="0" w:space="0" w:color="auto"/>
        <w:bottom w:val="none" w:sz="0" w:space="0" w:color="auto"/>
        <w:right w:val="none" w:sz="0" w:space="0" w:color="auto"/>
      </w:divBdr>
    </w:div>
    <w:div w:id="1495299515">
      <w:bodyDiv w:val="1"/>
      <w:marLeft w:val="0"/>
      <w:marRight w:val="0"/>
      <w:marTop w:val="0"/>
      <w:marBottom w:val="0"/>
      <w:divBdr>
        <w:top w:val="none" w:sz="0" w:space="0" w:color="auto"/>
        <w:left w:val="none" w:sz="0" w:space="0" w:color="auto"/>
        <w:bottom w:val="none" w:sz="0" w:space="0" w:color="auto"/>
        <w:right w:val="none" w:sz="0" w:space="0" w:color="auto"/>
      </w:divBdr>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8419">
      <w:bodyDiv w:val="1"/>
      <w:marLeft w:val="0"/>
      <w:marRight w:val="0"/>
      <w:marTop w:val="0"/>
      <w:marBottom w:val="0"/>
      <w:divBdr>
        <w:top w:val="none" w:sz="0" w:space="0" w:color="auto"/>
        <w:left w:val="none" w:sz="0" w:space="0" w:color="auto"/>
        <w:bottom w:val="none" w:sz="0" w:space="0" w:color="auto"/>
        <w:right w:val="none" w:sz="0" w:space="0" w:color="auto"/>
      </w:divBdr>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76626532">
      <w:bodyDiv w:val="1"/>
      <w:marLeft w:val="0"/>
      <w:marRight w:val="0"/>
      <w:marTop w:val="0"/>
      <w:marBottom w:val="0"/>
      <w:divBdr>
        <w:top w:val="none" w:sz="0" w:space="0" w:color="auto"/>
        <w:left w:val="none" w:sz="0" w:space="0" w:color="auto"/>
        <w:bottom w:val="none" w:sz="0" w:space="0" w:color="auto"/>
        <w:right w:val="none" w:sz="0" w:space="0" w:color="auto"/>
      </w:divBdr>
    </w:div>
    <w:div w:id="1576671075">
      <w:bodyDiv w:val="1"/>
      <w:marLeft w:val="0"/>
      <w:marRight w:val="0"/>
      <w:marTop w:val="0"/>
      <w:marBottom w:val="0"/>
      <w:divBdr>
        <w:top w:val="none" w:sz="0" w:space="0" w:color="auto"/>
        <w:left w:val="none" w:sz="0" w:space="0" w:color="auto"/>
        <w:bottom w:val="none" w:sz="0" w:space="0" w:color="auto"/>
        <w:right w:val="none" w:sz="0" w:space="0" w:color="auto"/>
      </w:divBdr>
    </w:div>
    <w:div w:id="1584560765">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2057">
      <w:bodyDiv w:val="1"/>
      <w:marLeft w:val="0"/>
      <w:marRight w:val="0"/>
      <w:marTop w:val="0"/>
      <w:marBottom w:val="0"/>
      <w:divBdr>
        <w:top w:val="none" w:sz="0" w:space="0" w:color="auto"/>
        <w:left w:val="none" w:sz="0" w:space="0" w:color="auto"/>
        <w:bottom w:val="none" w:sz="0" w:space="0" w:color="auto"/>
        <w:right w:val="none" w:sz="0" w:space="0" w:color="auto"/>
      </w:divBdr>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3899886">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07565796">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510">
      <w:bodyDiv w:val="1"/>
      <w:marLeft w:val="0"/>
      <w:marRight w:val="0"/>
      <w:marTop w:val="0"/>
      <w:marBottom w:val="0"/>
      <w:divBdr>
        <w:top w:val="none" w:sz="0" w:space="0" w:color="auto"/>
        <w:left w:val="none" w:sz="0" w:space="0" w:color="auto"/>
        <w:bottom w:val="none" w:sz="0" w:space="0" w:color="auto"/>
        <w:right w:val="none" w:sz="0" w:space="0" w:color="auto"/>
      </w:divBdr>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6585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24980175">
      <w:bodyDiv w:val="1"/>
      <w:marLeft w:val="0"/>
      <w:marRight w:val="0"/>
      <w:marTop w:val="0"/>
      <w:marBottom w:val="0"/>
      <w:divBdr>
        <w:top w:val="none" w:sz="0" w:space="0" w:color="auto"/>
        <w:left w:val="none" w:sz="0" w:space="0" w:color="auto"/>
        <w:bottom w:val="none" w:sz="0" w:space="0" w:color="auto"/>
        <w:right w:val="none" w:sz="0" w:space="0" w:color="auto"/>
      </w:divBdr>
    </w:div>
    <w:div w:id="1746995792">
      <w:bodyDiv w:val="1"/>
      <w:marLeft w:val="0"/>
      <w:marRight w:val="0"/>
      <w:marTop w:val="0"/>
      <w:marBottom w:val="0"/>
      <w:divBdr>
        <w:top w:val="none" w:sz="0" w:space="0" w:color="auto"/>
        <w:left w:val="none" w:sz="0" w:space="0" w:color="auto"/>
        <w:bottom w:val="none" w:sz="0" w:space="0" w:color="auto"/>
        <w:right w:val="none" w:sz="0" w:space="0" w:color="auto"/>
      </w:divBdr>
    </w:div>
    <w:div w:id="1752310542">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6488698">
      <w:bodyDiv w:val="1"/>
      <w:marLeft w:val="0"/>
      <w:marRight w:val="0"/>
      <w:marTop w:val="0"/>
      <w:marBottom w:val="0"/>
      <w:divBdr>
        <w:top w:val="none" w:sz="0" w:space="0" w:color="auto"/>
        <w:left w:val="none" w:sz="0" w:space="0" w:color="auto"/>
        <w:bottom w:val="none" w:sz="0" w:space="0" w:color="auto"/>
        <w:right w:val="none" w:sz="0" w:space="0" w:color="auto"/>
      </w:divBdr>
    </w:div>
    <w:div w:id="1796870962">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49103623">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8577">
      <w:bodyDiv w:val="1"/>
      <w:marLeft w:val="0"/>
      <w:marRight w:val="0"/>
      <w:marTop w:val="0"/>
      <w:marBottom w:val="0"/>
      <w:divBdr>
        <w:top w:val="none" w:sz="0" w:space="0" w:color="auto"/>
        <w:left w:val="none" w:sz="0" w:space="0" w:color="auto"/>
        <w:bottom w:val="none" w:sz="0" w:space="0" w:color="auto"/>
        <w:right w:val="none" w:sz="0" w:space="0" w:color="auto"/>
      </w:divBdr>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894733700">
      <w:bodyDiv w:val="1"/>
      <w:marLeft w:val="0"/>
      <w:marRight w:val="0"/>
      <w:marTop w:val="0"/>
      <w:marBottom w:val="0"/>
      <w:divBdr>
        <w:top w:val="none" w:sz="0" w:space="0" w:color="auto"/>
        <w:left w:val="none" w:sz="0" w:space="0" w:color="auto"/>
        <w:bottom w:val="none" w:sz="0" w:space="0" w:color="auto"/>
        <w:right w:val="none" w:sz="0" w:space="0" w:color="auto"/>
      </w:divBdr>
    </w:div>
    <w:div w:id="1916670074">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1997033520">
      <w:bodyDiv w:val="1"/>
      <w:marLeft w:val="0"/>
      <w:marRight w:val="0"/>
      <w:marTop w:val="0"/>
      <w:marBottom w:val="0"/>
      <w:divBdr>
        <w:top w:val="none" w:sz="0" w:space="0" w:color="auto"/>
        <w:left w:val="none" w:sz="0" w:space="0" w:color="auto"/>
        <w:bottom w:val="none" w:sz="0" w:space="0" w:color="auto"/>
        <w:right w:val="none" w:sz="0" w:space="0" w:color="auto"/>
      </w:divBdr>
    </w:div>
    <w:div w:id="1999142080">
      <w:bodyDiv w:val="1"/>
      <w:marLeft w:val="0"/>
      <w:marRight w:val="0"/>
      <w:marTop w:val="0"/>
      <w:marBottom w:val="0"/>
      <w:divBdr>
        <w:top w:val="none" w:sz="0" w:space="0" w:color="auto"/>
        <w:left w:val="none" w:sz="0" w:space="0" w:color="auto"/>
        <w:bottom w:val="none" w:sz="0" w:space="0" w:color="auto"/>
        <w:right w:val="none" w:sz="0" w:space="0" w:color="auto"/>
      </w:divBdr>
    </w:div>
    <w:div w:id="2010718468">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0423154">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33845073">
      <w:bodyDiv w:val="1"/>
      <w:marLeft w:val="0"/>
      <w:marRight w:val="0"/>
      <w:marTop w:val="0"/>
      <w:marBottom w:val="0"/>
      <w:divBdr>
        <w:top w:val="none" w:sz="0" w:space="0" w:color="auto"/>
        <w:left w:val="none" w:sz="0" w:space="0" w:color="auto"/>
        <w:bottom w:val="none" w:sz="0" w:space="0" w:color="auto"/>
        <w:right w:val="none" w:sz="0" w:space="0" w:color="auto"/>
      </w:divBdr>
    </w:div>
    <w:div w:id="2041734677">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085908868">
      <w:bodyDiv w:val="1"/>
      <w:marLeft w:val="0"/>
      <w:marRight w:val="0"/>
      <w:marTop w:val="0"/>
      <w:marBottom w:val="0"/>
      <w:divBdr>
        <w:top w:val="none" w:sz="0" w:space="0" w:color="auto"/>
        <w:left w:val="none" w:sz="0" w:space="0" w:color="auto"/>
        <w:bottom w:val="none" w:sz="0" w:space="0" w:color="auto"/>
        <w:right w:val="none" w:sz="0" w:space="0" w:color="auto"/>
      </w:divBdr>
    </w:div>
    <w:div w:id="2098749383">
      <w:bodyDiv w:val="1"/>
      <w:marLeft w:val="0"/>
      <w:marRight w:val="0"/>
      <w:marTop w:val="0"/>
      <w:marBottom w:val="0"/>
      <w:divBdr>
        <w:top w:val="none" w:sz="0" w:space="0" w:color="auto"/>
        <w:left w:val="none" w:sz="0" w:space="0" w:color="auto"/>
        <w:bottom w:val="none" w:sz="0" w:space="0" w:color="auto"/>
        <w:right w:val="none" w:sz="0" w:space="0" w:color="auto"/>
      </w:divBdr>
    </w:div>
    <w:div w:id="2117551328">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Ofd</b:Tag>
    <b:SourceType>InternetSite</b:SourceType>
    <b:Guid>{971BC254-E19A-46F5-B628-70DB70D6E3F7}</b:Guid>
    <b:Title>Oxford - Data set</b:Title>
    <b:URL>https://www.oxfordlearnersdictionaries.com/definition/english/data-set?q=data+set</b:URL>
    <b:RefOrder>12</b:RefOrder>
  </b:Source>
  <b:Source>
    <b:Tag>AnS20</b:Tag>
    <b:SourceType>DocumentFromInternetSite</b:SourceType>
    <b:Guid>{8057472B-1D95-40D8-A563-C60B801BA9E1}</b:Guid>
    <b:Title>arXiv - MnistSimpleCNN</b:Title>
    <b:Year>2020</b:Year>
    <b:Month>8</b:Month>
    <b:Day>5</b:Day>
    <b:URL>https://arxiv.org/pdf/2008.10400v2.pdf</b:URL>
    <b:Author>
      <b:Author>
        <b:NameList>
          <b:Person>
            <b:Last>An</b:Last>
            <b:First>Sanghyeon</b:First>
          </b:Person>
          <b:Person>
            <b:Last>Lee</b:Last>
            <b:First>Minjun</b:First>
          </b:Person>
          <b:Person>
            <b:Last>Park</b:Last>
            <b:First>Sanglee</b:First>
          </b:Person>
          <b:Person>
            <b:Last>Yang</b:Last>
            <b:First>Heerin</b:First>
          </b:Person>
          <b:Person>
            <b:Last>So</b:Last>
            <b:First>Jungmin</b:First>
          </b:Person>
        </b:NameList>
      </b:Author>
    </b:Author>
    <b:RefOrder>13</b:RefOrder>
  </b:Source>
  <b:Source>
    <b:Tag>Has18</b:Tag>
    <b:SourceType>DocumentFromInternetSite</b:SourceType>
    <b:Guid>{DB5A25E6-DEC3-4EA0-B497-94F313305B37}</b:Guid>
    <b:Author>
      <b:Author>
        <b:NameList>
          <b:Person>
            <b:Last>Hasanpour</b:Last>
            <b:First>Seyyed</b:First>
            <b:Middle>H</b:Middle>
          </b:Person>
          <b:Person>
            <b:Last>Rouhani</b:Last>
            <b:First>Mohammad</b:First>
          </b:Person>
          <b:Person>
            <b:Last>Fayyaz</b:Last>
            <b:First>Mohsen</b:First>
          </b:Person>
          <b:Person>
            <b:Last>Sabokrou</b:Last>
            <b:First>Mohammad</b:First>
          </b:Person>
        </b:NameList>
      </b:Author>
    </b:Author>
    <b:Title>arXiv - SimpleNet</b:Title>
    <b:Year>2018</b:Year>
    <b:Month>2</b:Month>
    <b:Day>14</b:Day>
    <b:URL>https://arxiv.org/pdf/1608.06037v7.pdf</b:URL>
    <b:RefOrder>14</b:RefOrder>
  </b:Source>
  <b:Source>
    <b:Tag>HeK15</b:Tag>
    <b:SourceType>DocumentFromInternetSite</b:SourceType>
    <b:Guid>{8AFF2073-DFE3-4646-968A-6F8201B4CDAA}</b:Guid>
    <b:Author>
      <b:Author>
        <b:NameList>
          <b:Person>
            <b:Last>He</b:Last>
            <b:First>Kaiming</b:First>
          </b:Person>
          <b:Person>
            <b:Last>Zhang</b:Last>
            <b:First>Xiangyu</b:First>
          </b:Person>
          <b:Person>
            <b:Last>Ren</b:Last>
            <b:First>Shaoqing</b:First>
          </b:Person>
          <b:Person>
            <b:Last>Sun</b:Last>
            <b:First>Jian</b:First>
          </b:Person>
        </b:NameList>
      </b:Author>
    </b:Author>
    <b:Title>arXiv - Deep Residual Learning for Image Recognition</b:Title>
    <b:Year>2015</b:Year>
    <b:Month>12</b:Month>
    <b:Day>10</b:Day>
    <b:URL>https://arxiv.org/pdf/1512.03385.pdf</b:URL>
    <b:RefOrder>15</b:RefOrder>
  </b:Source>
  <b:Source>
    <b:Tag>Guo17</b:Tag>
    <b:SourceType>DocumentFromInternetSite</b:SourceType>
    <b:Guid>{C678A10B-28CF-4754-AC01-298251DA7D7B}</b:Guid>
    <b:Author>
      <b:Author>
        <b:NameList>
          <b:Person>
            <b:Last>Guo</b:Last>
            <b:First>Jian</b:First>
          </b:Person>
          <b:Person>
            <b:Last>Gould</b:Last>
            <b:First>Stephen</b:First>
          </b:Person>
        </b:NameList>
      </b:Author>
    </b:Author>
    <b:Title>AU National Universite - Depth Dropout: Efficient Training of Residual Convolutional Neural Networks</b:Title>
    <b:Year>2017</b:Year>
    <b:Month>7</b:Month>
    <b:Day>21</b:Day>
    <b:URL>https://users.cecs.anu.edu.au/~sgould/papers/dicta16-depthdropout.pdf</b:URL>
    <b:RefOrder>16</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3.xml><?xml version="1.0" encoding="utf-8"?>
<ds:datastoreItem xmlns:ds="http://schemas.openxmlformats.org/officeDocument/2006/customXml" ds:itemID="{0C08E23C-B54F-4529-9DC1-787ADCF13E55}">
  <ds:schemaRefs>
    <ds:schemaRef ds:uri="http://schemas.openxmlformats.org/officeDocument/2006/bibliography"/>
  </ds:schemaRefs>
</ds:datastoreItem>
</file>

<file path=customXml/itemProps4.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6355</TotalTime>
  <Pages>46</Pages>
  <Words>9247</Words>
  <Characters>52714</Characters>
  <Application>Microsoft Office Word</Application>
  <DocSecurity>0</DocSecurity>
  <Lines>439</Lines>
  <Paragraphs>123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61838</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39</cp:revision>
  <dcterms:created xsi:type="dcterms:W3CDTF">2021-08-31T22:10:00Z</dcterms:created>
  <dcterms:modified xsi:type="dcterms:W3CDTF">2022-03-29T20:57:00Z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