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E03573">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4D42AB74" w:rsidR="005C0BCE" w:rsidRDefault="005D2825" w:rsidP="005C0BCE">
          <w:pPr>
            <w:pStyle w:val="4Tekst"/>
            <w:jc w:val="center"/>
            <w:rPr>
              <w:ins w:id="6" w:author="Stjepan Salopek (ssalopek)" w:date="2021-09-09T14:11:00Z"/>
              <w:rFonts w:cs="Times New Roman"/>
              <w:sz w:val="28"/>
              <w:szCs w:val="24"/>
            </w:rPr>
          </w:pPr>
          <w:r>
            <w:rPr>
              <w:rFonts w:cs="Times New Roman"/>
              <w:sz w:val="28"/>
              <w:szCs w:val="24"/>
            </w:rPr>
            <w:t xml:space="preserve">Zagreb, </w:t>
          </w:r>
          <w:r w:rsidR="00395B9F" w:rsidRPr="00395B9F">
            <w:rPr>
              <w:rFonts w:cs="Times New Roman"/>
              <w:sz w:val="28"/>
              <w:szCs w:val="24"/>
            </w:rPr>
            <w:t>rujan,</w:t>
          </w:r>
          <w:r w:rsidR="005C0BCE"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7" w:author="Stjepan Salopek (ssalopek)" w:date="2021-09-09T14:11:00Z"/>
              <w:rFonts w:cs="Times New Roman"/>
              <w:b/>
              <w:bCs/>
              <w:sz w:val="36"/>
              <w:szCs w:val="32"/>
            </w:rPr>
          </w:pPr>
          <w:ins w:id="8"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9" w:author="Stjepan Salopek (ssalopek)" w:date="2021-09-09T14:11:00Z"/>
              <w:rFonts w:ascii="Arial" w:hAnsi="Arial" w:cs="Arial"/>
              <w:b/>
              <w:bCs/>
              <w:sz w:val="32"/>
              <w:szCs w:val="28"/>
            </w:rPr>
          </w:pPr>
          <w:ins w:id="10"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1" w:author="Stjepan Salopek (ssalopek)" w:date="2021-09-09T14:11:00Z"/>
            </w:rPr>
          </w:pPr>
        </w:p>
        <w:p w14:paraId="7ACAB210" w14:textId="77777777" w:rsidR="00093114" w:rsidRDefault="00093114" w:rsidP="00093114">
          <w:pPr>
            <w:pStyle w:val="4Tekst"/>
            <w:rPr>
              <w:ins w:id="12" w:author="Stjepan Salopek (ssalopek)" w:date="2021-09-09T14:11:00Z"/>
            </w:rPr>
          </w:pPr>
        </w:p>
        <w:p w14:paraId="4D1DFAE2" w14:textId="77777777" w:rsidR="00093114" w:rsidRDefault="00093114" w:rsidP="00093114">
          <w:pPr>
            <w:pStyle w:val="4Tekst"/>
            <w:rPr>
              <w:ins w:id="13" w:author="Stjepan Salopek (ssalopek)" w:date="2021-09-09T14:11:00Z"/>
            </w:rPr>
          </w:pPr>
        </w:p>
        <w:p w14:paraId="122E9FAC" w14:textId="77777777" w:rsidR="00093114" w:rsidRDefault="00093114" w:rsidP="00093114">
          <w:pPr>
            <w:pStyle w:val="4Tekst"/>
            <w:rPr>
              <w:ins w:id="14" w:author="Stjepan Salopek (ssalopek)" w:date="2021-09-09T14:11:00Z"/>
            </w:rPr>
          </w:pPr>
        </w:p>
        <w:p w14:paraId="21B04EB8" w14:textId="77777777" w:rsidR="00093114" w:rsidRDefault="00093114" w:rsidP="00093114">
          <w:pPr>
            <w:pStyle w:val="4Tekst"/>
            <w:rPr>
              <w:ins w:id="15" w:author="Stjepan Salopek (ssalopek)" w:date="2021-09-09T14:11:00Z"/>
            </w:rPr>
          </w:pPr>
        </w:p>
        <w:p w14:paraId="03C8BC65" w14:textId="77777777" w:rsidR="00093114" w:rsidRDefault="00093114" w:rsidP="00093114">
          <w:pPr>
            <w:pStyle w:val="4Tekst"/>
            <w:rPr>
              <w:ins w:id="16" w:author="Stjepan Salopek (ssalopek)" w:date="2021-09-09T14:11:00Z"/>
            </w:rPr>
          </w:pPr>
        </w:p>
        <w:p w14:paraId="46F0101C" w14:textId="77777777" w:rsidR="00093114" w:rsidRPr="00395B9F" w:rsidRDefault="00093114" w:rsidP="00093114">
          <w:pPr>
            <w:pStyle w:val="Naslovnica"/>
            <w:rPr>
              <w:ins w:id="17" w:author="Stjepan Salopek (ssalopek)" w:date="2021-09-09T14:11:00Z"/>
              <w:rFonts w:ascii="Times New Roman" w:hAnsi="Times New Roman" w:cs="Times New Roman"/>
              <w:b w:val="0"/>
            </w:rPr>
          </w:pPr>
          <w:ins w:id="18"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19" w:author="Stjepan Salopek (ssalopek)" w:date="2021-09-09T14:11:00Z"/>
              <w:rFonts w:ascii="Times New Roman" w:hAnsi="Times New Roman" w:cs="Times New Roman"/>
              <w:b w:val="0"/>
            </w:rPr>
          </w:pPr>
          <w:ins w:id="20"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1" w:author="Stjepan Salopek (ssalopek)" w:date="2021-09-09T14:11:00Z"/>
              <w:rFonts w:ascii="Times New Roman" w:hAnsi="Times New Roman" w:cs="Times New Roman"/>
              <w:sz w:val="40"/>
              <w:szCs w:val="40"/>
            </w:rPr>
          </w:pPr>
          <w:ins w:id="22"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E03573">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3" w:author="Stjepan Salopek (ssalopek)" w:date="2021-09-09T14:11:00Z"/>
              <w:rFonts w:ascii="Times New Roman" w:hAnsi="Times New Roman" w:cs="Times New Roman"/>
            </w:rPr>
          </w:pPr>
          <w:ins w:id="24"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5" w:author="Stjepan Salopek (ssalopek)" w:date="2021-09-09T14:11:00Z"/>
              <w:rFonts w:cs="Times New Roman"/>
              <w:sz w:val="28"/>
              <w:szCs w:val="24"/>
            </w:rPr>
          </w:pPr>
        </w:p>
        <w:p w14:paraId="622AA6A8" w14:textId="77777777" w:rsidR="00093114" w:rsidRPr="00395B9F" w:rsidRDefault="00093114" w:rsidP="00093114">
          <w:pPr>
            <w:pStyle w:val="4Tekst"/>
            <w:rPr>
              <w:ins w:id="26" w:author="Stjepan Salopek (ssalopek)" w:date="2021-09-09T14:11:00Z"/>
              <w:rFonts w:cs="Times New Roman"/>
              <w:sz w:val="28"/>
              <w:szCs w:val="24"/>
            </w:rPr>
          </w:pPr>
        </w:p>
        <w:p w14:paraId="194865A8" w14:textId="77777777" w:rsidR="00093114" w:rsidRPr="00395B9F" w:rsidRDefault="00093114" w:rsidP="00093114">
          <w:pPr>
            <w:pStyle w:val="4Tekst"/>
            <w:rPr>
              <w:ins w:id="27" w:author="Stjepan Salopek (ssalopek)" w:date="2021-09-09T14:11:00Z"/>
              <w:rFonts w:cs="Times New Roman"/>
              <w:sz w:val="28"/>
              <w:szCs w:val="24"/>
            </w:rPr>
          </w:pPr>
        </w:p>
        <w:p w14:paraId="0970A3B8" w14:textId="77777777" w:rsidR="00093114" w:rsidRPr="00395B9F" w:rsidRDefault="00093114" w:rsidP="00093114">
          <w:pPr>
            <w:pStyle w:val="4Tekst"/>
            <w:rPr>
              <w:ins w:id="28" w:author="Stjepan Salopek (ssalopek)" w:date="2021-09-09T14:11:00Z"/>
              <w:rFonts w:cs="Times New Roman"/>
              <w:sz w:val="28"/>
              <w:szCs w:val="24"/>
            </w:rPr>
          </w:pPr>
        </w:p>
        <w:p w14:paraId="41457A79" w14:textId="77777777" w:rsidR="00093114" w:rsidRPr="00395B9F" w:rsidRDefault="00093114" w:rsidP="00093114">
          <w:pPr>
            <w:pStyle w:val="4Tekst"/>
            <w:rPr>
              <w:ins w:id="29" w:author="Stjepan Salopek (ssalopek)" w:date="2021-09-09T14:11:00Z"/>
              <w:rFonts w:cs="Times New Roman"/>
              <w:sz w:val="28"/>
              <w:szCs w:val="24"/>
            </w:rPr>
          </w:pPr>
        </w:p>
        <w:p w14:paraId="21784961" w14:textId="77777777" w:rsidR="00093114" w:rsidRPr="00395B9F" w:rsidRDefault="00093114" w:rsidP="00093114">
          <w:pPr>
            <w:pStyle w:val="4Tekst"/>
            <w:rPr>
              <w:ins w:id="30" w:author="Stjepan Salopek (ssalopek)" w:date="2021-09-09T14:11:00Z"/>
              <w:rFonts w:cs="Times New Roman"/>
              <w:sz w:val="28"/>
              <w:szCs w:val="24"/>
            </w:rPr>
          </w:pPr>
        </w:p>
        <w:p w14:paraId="1EA3C46A" w14:textId="77777777" w:rsidR="00093114" w:rsidRPr="00395B9F" w:rsidRDefault="00093114" w:rsidP="00093114">
          <w:pPr>
            <w:pStyle w:val="4Tekst"/>
            <w:rPr>
              <w:ins w:id="31" w:author="Stjepan Salopek (ssalopek)" w:date="2021-09-09T14:11:00Z"/>
              <w:rFonts w:cs="Times New Roman"/>
              <w:sz w:val="28"/>
              <w:szCs w:val="24"/>
            </w:rPr>
          </w:pPr>
        </w:p>
        <w:p w14:paraId="0BB2D680" w14:textId="77777777" w:rsidR="00093114" w:rsidRPr="00395B9F" w:rsidRDefault="00093114" w:rsidP="00093114">
          <w:pPr>
            <w:pStyle w:val="4Tekst"/>
            <w:rPr>
              <w:ins w:id="32" w:author="Stjepan Salopek (ssalopek)" w:date="2021-09-09T14:11:00Z"/>
              <w:rFonts w:cs="Times New Roman"/>
              <w:sz w:val="28"/>
              <w:szCs w:val="24"/>
            </w:rPr>
          </w:pPr>
        </w:p>
        <w:p w14:paraId="66DBA49F" w14:textId="77777777" w:rsidR="00093114" w:rsidRPr="00395B9F" w:rsidRDefault="00093114" w:rsidP="00093114">
          <w:pPr>
            <w:pStyle w:val="4Tekst"/>
            <w:rPr>
              <w:ins w:id="33" w:author="Stjepan Salopek (ssalopek)" w:date="2021-09-09T14:11:00Z"/>
              <w:rFonts w:cs="Times New Roman"/>
              <w:sz w:val="28"/>
              <w:szCs w:val="24"/>
            </w:rPr>
          </w:pPr>
        </w:p>
        <w:p w14:paraId="28AFD5B9" w14:textId="3716751E" w:rsidR="00093114" w:rsidRDefault="005D2825" w:rsidP="00093114">
          <w:pPr>
            <w:pStyle w:val="4Tekst"/>
            <w:jc w:val="center"/>
            <w:rPr>
              <w:ins w:id="34" w:author="Stjepan Salopek (ssalopek)" w:date="2021-09-09T15:16:00Z"/>
              <w:rFonts w:cs="Times New Roman"/>
              <w:sz w:val="28"/>
              <w:szCs w:val="24"/>
            </w:rPr>
          </w:pPr>
          <w:r>
            <w:rPr>
              <w:rFonts w:cs="Times New Roman"/>
              <w:sz w:val="28"/>
              <w:szCs w:val="24"/>
            </w:rPr>
            <w:t>Zagreb,</w:t>
          </w:r>
          <w:ins w:id="35" w:author="Stjepan Salopek (ssalopek)" w:date="2021-09-09T14:11:00Z">
            <w:r w:rsidR="00093114" w:rsidRPr="00395B9F">
              <w:rPr>
                <w:rFonts w:cs="Times New Roman"/>
                <w:sz w:val="28"/>
                <w:szCs w:val="24"/>
              </w:rPr>
              <w:t xml:space="preserve"> rujan, 2021.</w:t>
            </w:r>
          </w:ins>
        </w:p>
        <w:p w14:paraId="723BEE34" w14:textId="509C8478" w:rsidR="00C040F9" w:rsidRDefault="00C040F9" w:rsidP="00093114">
          <w:pPr>
            <w:pStyle w:val="4Tekst"/>
            <w:jc w:val="center"/>
            <w:rPr>
              <w:ins w:id="36" w:author="Stjepan Salopek (ssalopek)" w:date="2021-09-09T15:16:00Z"/>
              <w:rFonts w:cs="Times New Roman"/>
              <w:sz w:val="28"/>
              <w:szCs w:val="24"/>
            </w:rPr>
          </w:pPr>
        </w:p>
        <w:p w14:paraId="1F92D486" w14:textId="77777777" w:rsidR="00C040F9" w:rsidRDefault="00C040F9">
          <w:pPr>
            <w:rPr>
              <w:ins w:id="37" w:author="Stjepan Salopek (ssalopek)" w:date="2021-09-09T15:16:00Z"/>
              <w:rFonts w:ascii="Times New Roman" w:eastAsiaTheme="minorEastAsia" w:hAnsi="Times New Roman" w:cs="Times New Roman"/>
              <w:spacing w:val="15"/>
              <w:sz w:val="28"/>
              <w:szCs w:val="24"/>
            </w:rPr>
          </w:pPr>
          <w:ins w:id="38"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39" w:author="Stjepan Salopek (ssalopek)" w:date="2021-09-09T15:16:00Z"/>
              <w:rFonts w:cs="Times New Roman"/>
              <w:sz w:val="28"/>
              <w:szCs w:val="24"/>
            </w:rPr>
            <w:pPrChange w:id="40"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1" w:name="_Toc82446243"/>
          <w:r>
            <w:rPr>
              <w:rFonts w:eastAsiaTheme="minorEastAsia"/>
            </w:rPr>
            <w:t>Sažetak</w:t>
          </w:r>
        </w:p>
      </w:sdtContent>
    </w:sdt>
    <w:bookmarkEnd w:id="41" w:displacedByCustomXml="prev"/>
    <w:p w14:paraId="7275F35D" w14:textId="6F96CCF0"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2"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2"/>
          <w:r w:rsidR="003B4604">
            <w:tab/>
          </w:r>
        </w:p>
        <w:p w14:paraId="036CBBDA" w14:textId="0E5A907A" w:rsidR="00A3456A" w:rsidRPr="00A3456A" w:rsidRDefault="005A2760">
          <w:pPr>
            <w:pStyle w:val="TOC1"/>
            <w:spacing w:line="360" w:lineRule="auto"/>
            <w:rPr>
              <w:ins w:id="43" w:author="Stjepan Salopek (ssalopek)" w:date="2021-09-13T17:23:00Z"/>
              <w:rFonts w:ascii="Times New Roman" w:eastAsiaTheme="minorEastAsia" w:hAnsi="Times New Roman" w:cs="Times New Roman"/>
              <w:noProof/>
              <w:sz w:val="24"/>
              <w:szCs w:val="24"/>
              <w:rPrChange w:id="44" w:author="Stjepan Salopek (ssalopek)" w:date="2021-09-13T17:23:00Z">
                <w:rPr>
                  <w:ins w:id="45" w:author="Stjepan Salopek (ssalopek)" w:date="2021-09-13T17:23:00Z"/>
                  <w:rFonts w:eastAsiaTheme="minorEastAsia"/>
                  <w:noProof/>
                </w:rPr>
              </w:rPrChange>
            </w:rPr>
            <w:pPrChange w:id="46"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7" w:author="Stjepan Salopek (ssalopek)" w:date="2021-09-13T17:23:00Z">
            <w:r w:rsidR="00A3456A" w:rsidRPr="00A3456A">
              <w:rPr>
                <w:rStyle w:val="Hyperlink"/>
                <w:rFonts w:ascii="Times New Roman" w:hAnsi="Times New Roman" w:cs="Times New Roman"/>
                <w:noProof/>
                <w:sz w:val="24"/>
                <w:szCs w:val="24"/>
                <w:rPrChange w:id="48"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49"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0"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2"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4" w:author="Stjepan Salopek (ssalopek)" w:date="2021-09-13T17:23:00Z">
                  <w:rPr>
                    <w:noProof/>
                    <w:webHidden/>
                  </w:rPr>
                </w:rPrChange>
              </w:rPr>
              <w:tab/>
            </w:r>
            <w:r w:rsidR="00A3456A" w:rsidRPr="00A3456A">
              <w:rPr>
                <w:rFonts w:ascii="Times New Roman" w:hAnsi="Times New Roman" w:cs="Times New Roman"/>
                <w:noProof/>
                <w:webHidden/>
                <w:sz w:val="24"/>
                <w:szCs w:val="24"/>
                <w:rPrChange w:id="55"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6" w:author="Stjepan Salopek (ssalopek)" w:date="2021-09-13T17:23:00Z">
                  <w:rPr>
                    <w:noProof/>
                    <w:webHidden/>
                  </w:rPr>
                </w:rPrChange>
              </w:rPr>
              <w:instrText xml:space="preserve"> PAGEREF _Toc82446243 \h </w:instrText>
            </w:r>
          </w:ins>
          <w:r w:rsidR="00A3456A" w:rsidRPr="00A3456A">
            <w:rPr>
              <w:rFonts w:ascii="Times New Roman" w:hAnsi="Times New Roman" w:cs="Times New Roman"/>
              <w:noProof/>
              <w:webHidden/>
              <w:sz w:val="24"/>
              <w:szCs w:val="24"/>
              <w:rPrChange w:id="57" w:author="Stjepan Salopek (ssalopek)" w:date="2021-09-13T17:23: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58" w:author="Stjepan Salopek (ssalopek)" w:date="2021-09-13T17:23:00Z">
                <w:rPr>
                  <w:noProof/>
                  <w:webHidden/>
                </w:rPr>
              </w:rPrChange>
            </w:rPr>
            <w:fldChar w:fldCharType="separate"/>
          </w:r>
          <w:ins w:id="59" w:author="Stjepan Salopek (ssalopek)" w:date="2021-09-13T17:23:00Z">
            <w:r w:rsidR="00A3456A" w:rsidRPr="00A3456A">
              <w:rPr>
                <w:rFonts w:ascii="Times New Roman" w:hAnsi="Times New Roman" w:cs="Times New Roman"/>
                <w:noProof/>
                <w:webHidden/>
                <w:sz w:val="24"/>
                <w:szCs w:val="24"/>
                <w:rPrChange w:id="60"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1"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2" w:author="Stjepan Salopek (ssalopek)" w:date="2021-09-13T17:23:00Z">
                  <w:rPr>
                    <w:rStyle w:val="Hyperlink"/>
                    <w:noProof/>
                  </w:rPr>
                </w:rPrChange>
              </w:rPr>
              <w:fldChar w:fldCharType="end"/>
            </w:r>
          </w:ins>
        </w:p>
        <w:p w14:paraId="7D6F4ABF" w14:textId="60656CE0" w:rsidR="00A3456A" w:rsidRPr="00A3456A" w:rsidRDefault="00A3456A">
          <w:pPr>
            <w:pStyle w:val="TOC1"/>
            <w:spacing w:line="360" w:lineRule="auto"/>
            <w:rPr>
              <w:ins w:id="63" w:author="Stjepan Salopek (ssalopek)" w:date="2021-09-13T17:23:00Z"/>
              <w:rFonts w:ascii="Times New Roman" w:eastAsiaTheme="minorEastAsia" w:hAnsi="Times New Roman" w:cs="Times New Roman"/>
              <w:noProof/>
              <w:sz w:val="24"/>
              <w:szCs w:val="24"/>
              <w:rPrChange w:id="64" w:author="Stjepan Salopek (ssalopek)" w:date="2021-09-13T17:23:00Z">
                <w:rPr>
                  <w:ins w:id="65" w:author="Stjepan Salopek (ssalopek)" w:date="2021-09-13T17:23:00Z"/>
                  <w:rFonts w:eastAsiaTheme="minorEastAsia"/>
                  <w:noProof/>
                </w:rPr>
              </w:rPrChange>
            </w:rPr>
            <w:pPrChange w:id="66" w:author="Stjepan Salopek (ssalopek)" w:date="2021-09-13T17:24:00Z">
              <w:pPr>
                <w:pStyle w:val="TOC1"/>
              </w:pPr>
            </w:pPrChange>
          </w:pPr>
          <w:ins w:id="67" w:author="Stjepan Salopek (ssalopek)" w:date="2021-09-13T17:23:00Z">
            <w:r w:rsidRPr="00A3456A">
              <w:rPr>
                <w:rStyle w:val="Hyperlink"/>
                <w:rFonts w:ascii="Times New Roman" w:hAnsi="Times New Roman" w:cs="Times New Roman"/>
                <w:noProof/>
                <w:sz w:val="24"/>
                <w:szCs w:val="24"/>
                <w:rPrChange w:id="6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0"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4" w:author="Stjepan Salopek (ssalopek)" w:date="2021-09-13T17:23:00Z">
                  <w:rPr>
                    <w:noProof/>
                    <w:webHidden/>
                  </w:rPr>
                </w:rPrChange>
              </w:rPr>
              <w:tab/>
            </w:r>
            <w:r w:rsidRPr="00A3456A">
              <w:rPr>
                <w:rFonts w:ascii="Times New Roman" w:hAnsi="Times New Roman" w:cs="Times New Roman"/>
                <w:noProof/>
                <w:webHidden/>
                <w:sz w:val="24"/>
                <w:szCs w:val="24"/>
                <w:rPrChange w:id="7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6" w:author="Stjepan Salopek (ssalopek)" w:date="2021-09-13T17:23:00Z">
                  <w:rPr>
                    <w:noProof/>
                    <w:webHidden/>
                  </w:rPr>
                </w:rPrChange>
              </w:rPr>
              <w:instrText xml:space="preserve"> PAGEREF _Toc82446244 \h </w:instrText>
            </w:r>
          </w:ins>
          <w:r w:rsidRPr="00A3456A">
            <w:rPr>
              <w:rFonts w:ascii="Times New Roman" w:hAnsi="Times New Roman" w:cs="Times New Roman"/>
              <w:noProof/>
              <w:webHidden/>
              <w:sz w:val="24"/>
              <w:szCs w:val="24"/>
              <w:rPrChange w:id="7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 w:author="Stjepan Salopek (ssalopek)" w:date="2021-09-13T17:23:00Z">
                <w:rPr>
                  <w:noProof/>
                  <w:webHidden/>
                </w:rPr>
              </w:rPrChange>
            </w:rPr>
            <w:fldChar w:fldCharType="separate"/>
          </w:r>
          <w:ins w:id="79" w:author="Stjepan Salopek (ssalopek)" w:date="2021-09-13T17:23:00Z">
            <w:r w:rsidRPr="00A3456A">
              <w:rPr>
                <w:rFonts w:ascii="Times New Roman" w:hAnsi="Times New Roman" w:cs="Times New Roman"/>
                <w:noProof/>
                <w:webHidden/>
                <w:sz w:val="24"/>
                <w:szCs w:val="24"/>
                <w:rPrChange w:id="80" w:author="Stjepan Salopek (ssalopek)" w:date="2021-09-13T17:23:00Z">
                  <w:rPr>
                    <w:noProof/>
                    <w:webHidden/>
                  </w:rPr>
                </w:rPrChange>
              </w:rPr>
              <w:t>4</w:t>
            </w:r>
            <w:r w:rsidRPr="00A3456A">
              <w:rPr>
                <w:rFonts w:ascii="Times New Roman" w:hAnsi="Times New Roman" w:cs="Times New Roman"/>
                <w:noProof/>
                <w:webHidden/>
                <w:sz w:val="24"/>
                <w:szCs w:val="24"/>
                <w:rPrChange w:id="8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2" w:author="Stjepan Salopek (ssalopek)" w:date="2021-09-13T17:23:00Z">
                  <w:rPr>
                    <w:rStyle w:val="Hyperlink"/>
                    <w:noProof/>
                  </w:rPr>
                </w:rPrChange>
              </w:rPr>
              <w:fldChar w:fldCharType="end"/>
            </w:r>
          </w:ins>
        </w:p>
        <w:p w14:paraId="31937633" w14:textId="1E7DAAD0" w:rsidR="00A3456A" w:rsidRPr="00A3456A" w:rsidRDefault="00A3456A">
          <w:pPr>
            <w:pStyle w:val="TOC1"/>
            <w:spacing w:line="360" w:lineRule="auto"/>
            <w:rPr>
              <w:ins w:id="83" w:author="Stjepan Salopek (ssalopek)" w:date="2021-09-13T17:23:00Z"/>
              <w:rFonts w:ascii="Times New Roman" w:eastAsiaTheme="minorEastAsia" w:hAnsi="Times New Roman" w:cs="Times New Roman"/>
              <w:noProof/>
              <w:sz w:val="24"/>
              <w:szCs w:val="24"/>
              <w:rPrChange w:id="84" w:author="Stjepan Salopek (ssalopek)" w:date="2021-09-13T17:23:00Z">
                <w:rPr>
                  <w:ins w:id="85" w:author="Stjepan Salopek (ssalopek)" w:date="2021-09-13T17:23:00Z"/>
                  <w:rFonts w:eastAsiaTheme="minorEastAsia"/>
                  <w:noProof/>
                </w:rPr>
              </w:rPrChange>
            </w:rPr>
            <w:pPrChange w:id="86" w:author="Stjepan Salopek (ssalopek)" w:date="2021-09-13T17:24:00Z">
              <w:pPr>
                <w:pStyle w:val="TOC1"/>
              </w:pPr>
            </w:pPrChange>
          </w:pPr>
          <w:ins w:id="87" w:author="Stjepan Salopek (ssalopek)" w:date="2021-09-13T17:23:00Z">
            <w:r w:rsidRPr="00A3456A">
              <w:rPr>
                <w:rStyle w:val="Hyperlink"/>
                <w:rFonts w:ascii="Times New Roman" w:hAnsi="Times New Roman" w:cs="Times New Roman"/>
                <w:noProof/>
                <w:sz w:val="24"/>
                <w:szCs w:val="24"/>
                <w:rPrChange w:id="8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8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0"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4" w:author="Stjepan Salopek (ssalopek)" w:date="2021-09-13T17:23:00Z">
                  <w:rPr>
                    <w:noProof/>
                    <w:webHidden/>
                  </w:rPr>
                </w:rPrChange>
              </w:rPr>
              <w:tab/>
            </w:r>
            <w:r w:rsidRPr="00A3456A">
              <w:rPr>
                <w:rFonts w:ascii="Times New Roman" w:hAnsi="Times New Roman" w:cs="Times New Roman"/>
                <w:noProof/>
                <w:webHidden/>
                <w:sz w:val="24"/>
                <w:szCs w:val="24"/>
                <w:rPrChange w:id="9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6" w:author="Stjepan Salopek (ssalopek)" w:date="2021-09-13T17:23:00Z">
                  <w:rPr>
                    <w:noProof/>
                    <w:webHidden/>
                  </w:rPr>
                </w:rPrChange>
              </w:rPr>
              <w:instrText xml:space="preserve"> PAGEREF _Toc82446245 \h </w:instrText>
            </w:r>
          </w:ins>
          <w:r w:rsidRPr="00A3456A">
            <w:rPr>
              <w:rFonts w:ascii="Times New Roman" w:hAnsi="Times New Roman" w:cs="Times New Roman"/>
              <w:noProof/>
              <w:webHidden/>
              <w:sz w:val="24"/>
              <w:szCs w:val="24"/>
              <w:rPrChange w:id="9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98" w:author="Stjepan Salopek (ssalopek)" w:date="2021-09-13T17:23:00Z">
                <w:rPr>
                  <w:noProof/>
                  <w:webHidden/>
                </w:rPr>
              </w:rPrChange>
            </w:rPr>
            <w:fldChar w:fldCharType="separate"/>
          </w:r>
          <w:ins w:id="99" w:author="Stjepan Salopek (ssalopek)" w:date="2021-09-13T17:23:00Z">
            <w:r w:rsidRPr="00A3456A">
              <w:rPr>
                <w:rFonts w:ascii="Times New Roman" w:hAnsi="Times New Roman" w:cs="Times New Roman"/>
                <w:noProof/>
                <w:webHidden/>
                <w:sz w:val="24"/>
                <w:szCs w:val="24"/>
                <w:rPrChange w:id="100" w:author="Stjepan Salopek (ssalopek)" w:date="2021-09-13T17:23:00Z">
                  <w:rPr>
                    <w:noProof/>
                    <w:webHidden/>
                  </w:rPr>
                </w:rPrChange>
              </w:rPr>
              <w:t>6</w:t>
            </w:r>
            <w:r w:rsidRPr="00A3456A">
              <w:rPr>
                <w:rFonts w:ascii="Times New Roman" w:hAnsi="Times New Roman" w:cs="Times New Roman"/>
                <w:noProof/>
                <w:webHidden/>
                <w:sz w:val="24"/>
                <w:szCs w:val="24"/>
                <w:rPrChange w:id="10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2" w:author="Stjepan Salopek (ssalopek)" w:date="2021-09-13T17:23:00Z">
                  <w:rPr>
                    <w:rStyle w:val="Hyperlink"/>
                    <w:noProof/>
                  </w:rPr>
                </w:rPrChange>
              </w:rPr>
              <w:fldChar w:fldCharType="end"/>
            </w:r>
          </w:ins>
        </w:p>
        <w:p w14:paraId="012A6344" w14:textId="51718564" w:rsidR="00A3456A" w:rsidRPr="00A3456A" w:rsidRDefault="00A3456A">
          <w:pPr>
            <w:pStyle w:val="TOC1"/>
            <w:spacing w:line="360" w:lineRule="auto"/>
            <w:rPr>
              <w:ins w:id="103" w:author="Stjepan Salopek (ssalopek)" w:date="2021-09-13T17:23:00Z"/>
              <w:rFonts w:ascii="Times New Roman" w:eastAsiaTheme="minorEastAsia" w:hAnsi="Times New Roman" w:cs="Times New Roman"/>
              <w:noProof/>
              <w:sz w:val="24"/>
              <w:szCs w:val="24"/>
              <w:rPrChange w:id="104" w:author="Stjepan Salopek (ssalopek)" w:date="2021-09-13T17:23:00Z">
                <w:rPr>
                  <w:ins w:id="105" w:author="Stjepan Salopek (ssalopek)" w:date="2021-09-13T17:23:00Z"/>
                  <w:rFonts w:eastAsiaTheme="minorEastAsia"/>
                  <w:noProof/>
                </w:rPr>
              </w:rPrChange>
            </w:rPr>
            <w:pPrChange w:id="106" w:author="Stjepan Salopek (ssalopek)" w:date="2021-09-13T17:24:00Z">
              <w:pPr>
                <w:pStyle w:val="TOC1"/>
              </w:pPr>
            </w:pPrChange>
          </w:pPr>
          <w:ins w:id="107" w:author="Stjepan Salopek (ssalopek)" w:date="2021-09-13T17:23:00Z">
            <w:r w:rsidRPr="00A3456A">
              <w:rPr>
                <w:rStyle w:val="Hyperlink"/>
                <w:rFonts w:ascii="Times New Roman" w:hAnsi="Times New Roman" w:cs="Times New Roman"/>
                <w:noProof/>
                <w:sz w:val="24"/>
                <w:szCs w:val="24"/>
                <w:rPrChange w:id="10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0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10"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3"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14" w:author="Stjepan Salopek (ssalopek)" w:date="2021-09-13T17:23:00Z">
                  <w:rPr>
                    <w:noProof/>
                    <w:webHidden/>
                  </w:rPr>
                </w:rPrChange>
              </w:rPr>
              <w:tab/>
            </w:r>
            <w:r w:rsidRPr="00A3456A">
              <w:rPr>
                <w:rFonts w:ascii="Times New Roman" w:hAnsi="Times New Roman" w:cs="Times New Roman"/>
                <w:noProof/>
                <w:webHidden/>
                <w:sz w:val="24"/>
                <w:szCs w:val="24"/>
                <w:rPrChange w:id="1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16" w:author="Stjepan Salopek (ssalopek)" w:date="2021-09-13T17:23:00Z">
                  <w:rPr>
                    <w:noProof/>
                    <w:webHidden/>
                  </w:rPr>
                </w:rPrChange>
              </w:rPr>
              <w:instrText xml:space="preserve"> PAGEREF _Toc82446246 \h </w:instrText>
            </w:r>
          </w:ins>
          <w:r w:rsidRPr="00A3456A">
            <w:rPr>
              <w:rFonts w:ascii="Times New Roman" w:hAnsi="Times New Roman" w:cs="Times New Roman"/>
              <w:noProof/>
              <w:webHidden/>
              <w:sz w:val="24"/>
              <w:szCs w:val="24"/>
              <w:rPrChange w:id="11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18" w:author="Stjepan Salopek (ssalopek)" w:date="2021-09-13T17:23:00Z">
                <w:rPr>
                  <w:noProof/>
                  <w:webHidden/>
                </w:rPr>
              </w:rPrChange>
            </w:rPr>
            <w:fldChar w:fldCharType="separate"/>
          </w:r>
          <w:ins w:id="119" w:author="Stjepan Salopek (ssalopek)" w:date="2021-09-13T17:23:00Z">
            <w:r w:rsidRPr="00A3456A">
              <w:rPr>
                <w:rFonts w:ascii="Times New Roman" w:hAnsi="Times New Roman" w:cs="Times New Roman"/>
                <w:noProof/>
                <w:webHidden/>
                <w:sz w:val="24"/>
                <w:szCs w:val="24"/>
                <w:rPrChange w:id="120" w:author="Stjepan Salopek (ssalopek)" w:date="2021-09-13T17:23:00Z">
                  <w:rPr>
                    <w:noProof/>
                    <w:webHidden/>
                  </w:rPr>
                </w:rPrChange>
              </w:rPr>
              <w:t>7</w:t>
            </w:r>
            <w:r w:rsidRPr="00A3456A">
              <w:rPr>
                <w:rFonts w:ascii="Times New Roman" w:hAnsi="Times New Roman" w:cs="Times New Roman"/>
                <w:noProof/>
                <w:webHidden/>
                <w:sz w:val="24"/>
                <w:szCs w:val="24"/>
                <w:rPrChange w:id="1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2" w:author="Stjepan Salopek (ssalopek)" w:date="2021-09-13T17:23:00Z">
                  <w:rPr>
                    <w:rStyle w:val="Hyperlink"/>
                    <w:noProof/>
                  </w:rPr>
                </w:rPrChange>
              </w:rPr>
              <w:fldChar w:fldCharType="end"/>
            </w:r>
          </w:ins>
        </w:p>
        <w:p w14:paraId="522EC7EC" w14:textId="06925E48" w:rsidR="00A3456A" w:rsidRPr="00A3456A" w:rsidRDefault="00A3456A">
          <w:pPr>
            <w:pStyle w:val="TOC1"/>
            <w:spacing w:line="360" w:lineRule="auto"/>
            <w:rPr>
              <w:ins w:id="123" w:author="Stjepan Salopek (ssalopek)" w:date="2021-09-13T17:23:00Z"/>
              <w:rFonts w:ascii="Times New Roman" w:eastAsiaTheme="minorEastAsia" w:hAnsi="Times New Roman" w:cs="Times New Roman"/>
              <w:noProof/>
              <w:sz w:val="24"/>
              <w:szCs w:val="24"/>
              <w:rPrChange w:id="124" w:author="Stjepan Salopek (ssalopek)" w:date="2021-09-13T17:23:00Z">
                <w:rPr>
                  <w:ins w:id="125" w:author="Stjepan Salopek (ssalopek)" w:date="2021-09-13T17:23:00Z"/>
                  <w:rFonts w:eastAsiaTheme="minorEastAsia"/>
                  <w:noProof/>
                </w:rPr>
              </w:rPrChange>
            </w:rPr>
            <w:pPrChange w:id="126" w:author="Stjepan Salopek (ssalopek)" w:date="2021-09-13T17:24:00Z">
              <w:pPr>
                <w:pStyle w:val="TOC1"/>
              </w:pPr>
            </w:pPrChange>
          </w:pPr>
          <w:ins w:id="127" w:author="Stjepan Salopek (ssalopek)" w:date="2021-09-13T17:23:00Z">
            <w:r w:rsidRPr="00A3456A">
              <w:rPr>
                <w:rStyle w:val="Hyperlink"/>
                <w:rFonts w:ascii="Times New Roman" w:hAnsi="Times New Roman" w:cs="Times New Roman"/>
                <w:noProof/>
                <w:sz w:val="24"/>
                <w:szCs w:val="24"/>
                <w:rPrChange w:id="12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2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30"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33"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34" w:author="Stjepan Salopek (ssalopek)" w:date="2021-09-13T17:23:00Z">
                  <w:rPr>
                    <w:noProof/>
                    <w:webHidden/>
                  </w:rPr>
                </w:rPrChange>
              </w:rPr>
              <w:tab/>
            </w:r>
            <w:r w:rsidRPr="00A3456A">
              <w:rPr>
                <w:rFonts w:ascii="Times New Roman" w:hAnsi="Times New Roman" w:cs="Times New Roman"/>
                <w:noProof/>
                <w:webHidden/>
                <w:sz w:val="24"/>
                <w:szCs w:val="24"/>
                <w:rPrChange w:id="13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36" w:author="Stjepan Salopek (ssalopek)" w:date="2021-09-13T17:23:00Z">
                  <w:rPr>
                    <w:noProof/>
                    <w:webHidden/>
                  </w:rPr>
                </w:rPrChange>
              </w:rPr>
              <w:instrText xml:space="preserve"> PAGEREF _Toc82446247 \h </w:instrText>
            </w:r>
          </w:ins>
          <w:r w:rsidRPr="00A3456A">
            <w:rPr>
              <w:rFonts w:ascii="Times New Roman" w:hAnsi="Times New Roman" w:cs="Times New Roman"/>
              <w:noProof/>
              <w:webHidden/>
              <w:sz w:val="24"/>
              <w:szCs w:val="24"/>
              <w:rPrChange w:id="13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38" w:author="Stjepan Salopek (ssalopek)" w:date="2021-09-13T17:23:00Z">
                <w:rPr>
                  <w:noProof/>
                  <w:webHidden/>
                </w:rPr>
              </w:rPrChange>
            </w:rPr>
            <w:fldChar w:fldCharType="separate"/>
          </w:r>
          <w:ins w:id="139" w:author="Stjepan Salopek (ssalopek)" w:date="2021-09-13T17:23:00Z">
            <w:r w:rsidRPr="00A3456A">
              <w:rPr>
                <w:rFonts w:ascii="Times New Roman" w:hAnsi="Times New Roman" w:cs="Times New Roman"/>
                <w:noProof/>
                <w:webHidden/>
                <w:sz w:val="24"/>
                <w:szCs w:val="24"/>
                <w:rPrChange w:id="140" w:author="Stjepan Salopek (ssalopek)" w:date="2021-09-13T17:23:00Z">
                  <w:rPr>
                    <w:noProof/>
                    <w:webHidden/>
                  </w:rPr>
                </w:rPrChange>
              </w:rPr>
              <w:t>8</w:t>
            </w:r>
            <w:r w:rsidRPr="00A3456A">
              <w:rPr>
                <w:rFonts w:ascii="Times New Roman" w:hAnsi="Times New Roman" w:cs="Times New Roman"/>
                <w:noProof/>
                <w:webHidden/>
                <w:sz w:val="24"/>
                <w:szCs w:val="24"/>
                <w:rPrChange w:id="14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42" w:author="Stjepan Salopek (ssalopek)" w:date="2021-09-13T17:23:00Z">
                  <w:rPr>
                    <w:rStyle w:val="Hyperlink"/>
                    <w:noProof/>
                  </w:rPr>
                </w:rPrChange>
              </w:rPr>
              <w:fldChar w:fldCharType="end"/>
            </w:r>
          </w:ins>
        </w:p>
        <w:p w14:paraId="67B8869E" w14:textId="57A707FD" w:rsidR="00A3456A" w:rsidRPr="00A3456A" w:rsidRDefault="00A3456A">
          <w:pPr>
            <w:pStyle w:val="TOC1"/>
            <w:spacing w:line="360" w:lineRule="auto"/>
            <w:rPr>
              <w:ins w:id="143" w:author="Stjepan Salopek (ssalopek)" w:date="2021-09-13T17:23:00Z"/>
              <w:rFonts w:ascii="Times New Roman" w:eastAsiaTheme="minorEastAsia" w:hAnsi="Times New Roman" w:cs="Times New Roman"/>
              <w:noProof/>
              <w:sz w:val="24"/>
              <w:szCs w:val="24"/>
              <w:rPrChange w:id="144" w:author="Stjepan Salopek (ssalopek)" w:date="2021-09-13T17:23:00Z">
                <w:rPr>
                  <w:ins w:id="145" w:author="Stjepan Salopek (ssalopek)" w:date="2021-09-13T17:23:00Z"/>
                  <w:rFonts w:eastAsiaTheme="minorEastAsia"/>
                  <w:noProof/>
                </w:rPr>
              </w:rPrChange>
            </w:rPr>
            <w:pPrChange w:id="146" w:author="Stjepan Salopek (ssalopek)" w:date="2021-09-13T17:24:00Z">
              <w:pPr>
                <w:pStyle w:val="TOC1"/>
              </w:pPr>
            </w:pPrChange>
          </w:pPr>
          <w:ins w:id="147" w:author="Stjepan Salopek (ssalopek)" w:date="2021-09-13T17:23:00Z">
            <w:r w:rsidRPr="00A3456A">
              <w:rPr>
                <w:rStyle w:val="Hyperlink"/>
                <w:rFonts w:ascii="Times New Roman" w:hAnsi="Times New Roman" w:cs="Times New Roman"/>
                <w:noProof/>
                <w:sz w:val="24"/>
                <w:szCs w:val="24"/>
                <w:rPrChange w:id="14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4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50"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5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5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53"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54" w:author="Stjepan Salopek (ssalopek)" w:date="2021-09-13T17:23:00Z">
                  <w:rPr>
                    <w:noProof/>
                    <w:webHidden/>
                  </w:rPr>
                </w:rPrChange>
              </w:rPr>
              <w:tab/>
            </w:r>
            <w:r w:rsidRPr="00A3456A">
              <w:rPr>
                <w:rFonts w:ascii="Times New Roman" w:hAnsi="Times New Roman" w:cs="Times New Roman"/>
                <w:noProof/>
                <w:webHidden/>
                <w:sz w:val="24"/>
                <w:szCs w:val="24"/>
                <w:rPrChange w:id="15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56" w:author="Stjepan Salopek (ssalopek)" w:date="2021-09-13T17:23:00Z">
                  <w:rPr>
                    <w:noProof/>
                    <w:webHidden/>
                  </w:rPr>
                </w:rPrChange>
              </w:rPr>
              <w:instrText xml:space="preserve"> PAGEREF _Toc82446248 \h </w:instrText>
            </w:r>
          </w:ins>
          <w:r w:rsidRPr="00A3456A">
            <w:rPr>
              <w:rFonts w:ascii="Times New Roman" w:hAnsi="Times New Roman" w:cs="Times New Roman"/>
              <w:noProof/>
              <w:webHidden/>
              <w:sz w:val="24"/>
              <w:szCs w:val="24"/>
              <w:rPrChange w:id="15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58" w:author="Stjepan Salopek (ssalopek)" w:date="2021-09-13T17:23:00Z">
                <w:rPr>
                  <w:noProof/>
                  <w:webHidden/>
                </w:rPr>
              </w:rPrChange>
            </w:rPr>
            <w:fldChar w:fldCharType="separate"/>
          </w:r>
          <w:ins w:id="159" w:author="Stjepan Salopek (ssalopek)" w:date="2021-09-13T17:23:00Z">
            <w:r w:rsidRPr="00A3456A">
              <w:rPr>
                <w:rFonts w:ascii="Times New Roman" w:hAnsi="Times New Roman" w:cs="Times New Roman"/>
                <w:noProof/>
                <w:webHidden/>
                <w:sz w:val="24"/>
                <w:szCs w:val="24"/>
                <w:rPrChange w:id="160" w:author="Stjepan Salopek (ssalopek)" w:date="2021-09-13T17:23:00Z">
                  <w:rPr>
                    <w:noProof/>
                    <w:webHidden/>
                  </w:rPr>
                </w:rPrChange>
              </w:rPr>
              <w:t>9</w:t>
            </w:r>
            <w:r w:rsidRPr="00A3456A">
              <w:rPr>
                <w:rFonts w:ascii="Times New Roman" w:hAnsi="Times New Roman" w:cs="Times New Roman"/>
                <w:noProof/>
                <w:webHidden/>
                <w:sz w:val="24"/>
                <w:szCs w:val="24"/>
                <w:rPrChange w:id="16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62" w:author="Stjepan Salopek (ssalopek)" w:date="2021-09-13T17:23:00Z">
                  <w:rPr>
                    <w:rStyle w:val="Hyperlink"/>
                    <w:noProof/>
                  </w:rPr>
                </w:rPrChange>
              </w:rPr>
              <w:fldChar w:fldCharType="end"/>
            </w:r>
          </w:ins>
        </w:p>
        <w:p w14:paraId="2D11578E" w14:textId="79D7F1DF" w:rsidR="00A3456A" w:rsidRPr="00A3456A" w:rsidRDefault="00A3456A">
          <w:pPr>
            <w:pStyle w:val="TOC1"/>
            <w:spacing w:line="360" w:lineRule="auto"/>
            <w:rPr>
              <w:ins w:id="163" w:author="Stjepan Salopek (ssalopek)" w:date="2021-09-13T17:23:00Z"/>
              <w:rFonts w:ascii="Times New Roman" w:eastAsiaTheme="minorEastAsia" w:hAnsi="Times New Roman" w:cs="Times New Roman"/>
              <w:noProof/>
              <w:sz w:val="24"/>
              <w:szCs w:val="24"/>
              <w:rPrChange w:id="164" w:author="Stjepan Salopek (ssalopek)" w:date="2021-09-13T17:23:00Z">
                <w:rPr>
                  <w:ins w:id="165" w:author="Stjepan Salopek (ssalopek)" w:date="2021-09-13T17:23:00Z"/>
                  <w:rFonts w:eastAsiaTheme="minorEastAsia"/>
                  <w:noProof/>
                </w:rPr>
              </w:rPrChange>
            </w:rPr>
            <w:pPrChange w:id="166" w:author="Stjepan Salopek (ssalopek)" w:date="2021-09-13T17:24:00Z">
              <w:pPr>
                <w:pStyle w:val="TOC1"/>
              </w:pPr>
            </w:pPrChange>
          </w:pPr>
          <w:ins w:id="167" w:author="Stjepan Salopek (ssalopek)" w:date="2021-09-13T17:23:00Z">
            <w:r w:rsidRPr="00A3456A">
              <w:rPr>
                <w:rStyle w:val="Hyperlink"/>
                <w:rFonts w:ascii="Times New Roman" w:hAnsi="Times New Roman" w:cs="Times New Roman"/>
                <w:noProof/>
                <w:sz w:val="24"/>
                <w:szCs w:val="24"/>
                <w:rPrChange w:id="16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6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70"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7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7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73"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74" w:author="Stjepan Salopek (ssalopek)" w:date="2021-09-13T17:23:00Z">
                  <w:rPr>
                    <w:noProof/>
                    <w:webHidden/>
                  </w:rPr>
                </w:rPrChange>
              </w:rPr>
              <w:tab/>
            </w:r>
            <w:r w:rsidRPr="00A3456A">
              <w:rPr>
                <w:rFonts w:ascii="Times New Roman" w:hAnsi="Times New Roman" w:cs="Times New Roman"/>
                <w:noProof/>
                <w:webHidden/>
                <w:sz w:val="24"/>
                <w:szCs w:val="24"/>
                <w:rPrChange w:id="17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76" w:author="Stjepan Salopek (ssalopek)" w:date="2021-09-13T17:23:00Z">
                  <w:rPr>
                    <w:noProof/>
                    <w:webHidden/>
                  </w:rPr>
                </w:rPrChange>
              </w:rPr>
              <w:instrText xml:space="preserve"> PAGEREF _Toc82446249 \h </w:instrText>
            </w:r>
          </w:ins>
          <w:r w:rsidRPr="00A3456A">
            <w:rPr>
              <w:rFonts w:ascii="Times New Roman" w:hAnsi="Times New Roman" w:cs="Times New Roman"/>
              <w:noProof/>
              <w:webHidden/>
              <w:sz w:val="24"/>
              <w:szCs w:val="24"/>
              <w:rPrChange w:id="17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78" w:author="Stjepan Salopek (ssalopek)" w:date="2021-09-13T17:23:00Z">
                <w:rPr>
                  <w:noProof/>
                  <w:webHidden/>
                </w:rPr>
              </w:rPrChange>
            </w:rPr>
            <w:fldChar w:fldCharType="separate"/>
          </w:r>
          <w:ins w:id="179" w:author="Stjepan Salopek (ssalopek)" w:date="2021-09-13T17:23:00Z">
            <w:r w:rsidRPr="00A3456A">
              <w:rPr>
                <w:rFonts w:ascii="Times New Roman" w:hAnsi="Times New Roman" w:cs="Times New Roman"/>
                <w:noProof/>
                <w:webHidden/>
                <w:sz w:val="24"/>
                <w:szCs w:val="24"/>
                <w:rPrChange w:id="180" w:author="Stjepan Salopek (ssalopek)" w:date="2021-09-13T17:23:00Z">
                  <w:rPr>
                    <w:noProof/>
                    <w:webHidden/>
                  </w:rPr>
                </w:rPrChange>
              </w:rPr>
              <w:t>10</w:t>
            </w:r>
            <w:r w:rsidRPr="00A3456A">
              <w:rPr>
                <w:rFonts w:ascii="Times New Roman" w:hAnsi="Times New Roman" w:cs="Times New Roman"/>
                <w:noProof/>
                <w:webHidden/>
                <w:sz w:val="24"/>
                <w:szCs w:val="24"/>
                <w:rPrChange w:id="18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82" w:author="Stjepan Salopek (ssalopek)" w:date="2021-09-13T17:23:00Z">
                  <w:rPr>
                    <w:rStyle w:val="Hyperlink"/>
                    <w:noProof/>
                  </w:rPr>
                </w:rPrChange>
              </w:rPr>
              <w:fldChar w:fldCharType="end"/>
            </w:r>
          </w:ins>
        </w:p>
        <w:p w14:paraId="0D58BB9B" w14:textId="5DB5686D" w:rsidR="00A3456A" w:rsidRPr="00A3456A" w:rsidRDefault="00A3456A">
          <w:pPr>
            <w:pStyle w:val="TOC2"/>
            <w:rPr>
              <w:ins w:id="183" w:author="Stjepan Salopek (ssalopek)" w:date="2021-09-13T17:23:00Z"/>
              <w:rFonts w:ascii="Times New Roman" w:eastAsiaTheme="minorEastAsia" w:hAnsi="Times New Roman" w:cs="Times New Roman"/>
              <w:noProof/>
              <w:sz w:val="24"/>
              <w:szCs w:val="24"/>
              <w:rPrChange w:id="184" w:author="Stjepan Salopek (ssalopek)" w:date="2021-09-13T17:23:00Z">
                <w:rPr>
                  <w:ins w:id="185" w:author="Stjepan Salopek (ssalopek)" w:date="2021-09-13T17:23:00Z"/>
                  <w:rFonts w:eastAsiaTheme="minorEastAsia"/>
                  <w:noProof/>
                </w:rPr>
              </w:rPrChange>
            </w:rPr>
          </w:pPr>
          <w:ins w:id="186" w:author="Stjepan Salopek (ssalopek)" w:date="2021-09-13T17:23:00Z">
            <w:r w:rsidRPr="00A3456A">
              <w:rPr>
                <w:rStyle w:val="Hyperlink"/>
                <w:rFonts w:ascii="Times New Roman" w:hAnsi="Times New Roman" w:cs="Times New Roman"/>
                <w:noProof/>
                <w:sz w:val="24"/>
                <w:szCs w:val="24"/>
                <w:rPrChange w:id="18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8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89"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19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92"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193" w:author="Stjepan Salopek (ssalopek)" w:date="2021-09-13T17:23:00Z">
                  <w:rPr>
                    <w:noProof/>
                    <w:webHidden/>
                  </w:rPr>
                </w:rPrChange>
              </w:rPr>
              <w:tab/>
            </w:r>
            <w:r w:rsidRPr="00A3456A">
              <w:rPr>
                <w:rFonts w:ascii="Times New Roman" w:hAnsi="Times New Roman" w:cs="Times New Roman"/>
                <w:noProof/>
                <w:webHidden/>
                <w:sz w:val="24"/>
                <w:szCs w:val="24"/>
                <w:rPrChange w:id="19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95" w:author="Stjepan Salopek (ssalopek)" w:date="2021-09-13T17:23:00Z">
                  <w:rPr>
                    <w:noProof/>
                    <w:webHidden/>
                  </w:rPr>
                </w:rPrChange>
              </w:rPr>
              <w:instrText xml:space="preserve"> PAGEREF _Toc82446250 \h </w:instrText>
            </w:r>
          </w:ins>
          <w:r w:rsidRPr="00A3456A">
            <w:rPr>
              <w:rFonts w:ascii="Times New Roman" w:hAnsi="Times New Roman" w:cs="Times New Roman"/>
              <w:noProof/>
              <w:webHidden/>
              <w:sz w:val="24"/>
              <w:szCs w:val="24"/>
              <w:rPrChange w:id="19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97" w:author="Stjepan Salopek (ssalopek)" w:date="2021-09-13T17:23:00Z">
                <w:rPr>
                  <w:noProof/>
                  <w:webHidden/>
                </w:rPr>
              </w:rPrChange>
            </w:rPr>
            <w:fldChar w:fldCharType="separate"/>
          </w:r>
          <w:ins w:id="198" w:author="Stjepan Salopek (ssalopek)" w:date="2021-09-13T17:23:00Z">
            <w:r w:rsidRPr="00A3456A">
              <w:rPr>
                <w:rFonts w:ascii="Times New Roman" w:hAnsi="Times New Roman" w:cs="Times New Roman"/>
                <w:noProof/>
                <w:webHidden/>
                <w:sz w:val="24"/>
                <w:szCs w:val="24"/>
                <w:rPrChange w:id="199" w:author="Stjepan Salopek (ssalopek)" w:date="2021-09-13T17:23:00Z">
                  <w:rPr>
                    <w:noProof/>
                    <w:webHidden/>
                  </w:rPr>
                </w:rPrChange>
              </w:rPr>
              <w:t>10</w:t>
            </w:r>
            <w:r w:rsidRPr="00A3456A">
              <w:rPr>
                <w:rFonts w:ascii="Times New Roman" w:hAnsi="Times New Roman" w:cs="Times New Roman"/>
                <w:noProof/>
                <w:webHidden/>
                <w:sz w:val="24"/>
                <w:szCs w:val="24"/>
                <w:rPrChange w:id="2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01" w:author="Stjepan Salopek (ssalopek)" w:date="2021-09-13T17:23:00Z">
                  <w:rPr>
                    <w:rStyle w:val="Hyperlink"/>
                    <w:noProof/>
                  </w:rPr>
                </w:rPrChange>
              </w:rPr>
              <w:fldChar w:fldCharType="end"/>
            </w:r>
          </w:ins>
        </w:p>
        <w:p w14:paraId="2021D4B2" w14:textId="2C2CBB1E" w:rsidR="00A3456A" w:rsidRPr="00A3456A" w:rsidRDefault="00A3456A">
          <w:pPr>
            <w:pStyle w:val="TOC2"/>
            <w:rPr>
              <w:ins w:id="202" w:author="Stjepan Salopek (ssalopek)" w:date="2021-09-13T17:23:00Z"/>
              <w:rFonts w:ascii="Times New Roman" w:eastAsiaTheme="minorEastAsia" w:hAnsi="Times New Roman" w:cs="Times New Roman"/>
              <w:noProof/>
              <w:sz w:val="24"/>
              <w:szCs w:val="24"/>
              <w:rPrChange w:id="203" w:author="Stjepan Salopek (ssalopek)" w:date="2021-09-13T17:23:00Z">
                <w:rPr>
                  <w:ins w:id="204" w:author="Stjepan Salopek (ssalopek)" w:date="2021-09-13T17:23:00Z"/>
                  <w:rFonts w:eastAsiaTheme="minorEastAsia"/>
                  <w:noProof/>
                </w:rPr>
              </w:rPrChange>
            </w:rPr>
          </w:pPr>
          <w:ins w:id="205" w:author="Stjepan Salopek (ssalopek)" w:date="2021-09-13T17:23:00Z">
            <w:r w:rsidRPr="00A3456A">
              <w:rPr>
                <w:rStyle w:val="Hyperlink"/>
                <w:rFonts w:ascii="Times New Roman" w:hAnsi="Times New Roman" w:cs="Times New Roman"/>
                <w:noProof/>
                <w:sz w:val="24"/>
                <w:szCs w:val="24"/>
                <w:rPrChange w:id="20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0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08"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0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1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11"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12" w:author="Stjepan Salopek (ssalopek)" w:date="2021-09-13T17:23:00Z">
                  <w:rPr>
                    <w:noProof/>
                    <w:webHidden/>
                  </w:rPr>
                </w:rPrChange>
              </w:rPr>
              <w:tab/>
            </w:r>
            <w:r w:rsidRPr="00A3456A">
              <w:rPr>
                <w:rFonts w:ascii="Times New Roman" w:hAnsi="Times New Roman" w:cs="Times New Roman"/>
                <w:noProof/>
                <w:webHidden/>
                <w:sz w:val="24"/>
                <w:szCs w:val="24"/>
                <w:rPrChange w:id="21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14" w:author="Stjepan Salopek (ssalopek)" w:date="2021-09-13T17:23:00Z">
                  <w:rPr>
                    <w:noProof/>
                    <w:webHidden/>
                  </w:rPr>
                </w:rPrChange>
              </w:rPr>
              <w:instrText xml:space="preserve"> PAGEREF _Toc82446251 \h </w:instrText>
            </w:r>
          </w:ins>
          <w:r w:rsidRPr="00A3456A">
            <w:rPr>
              <w:rFonts w:ascii="Times New Roman" w:hAnsi="Times New Roman" w:cs="Times New Roman"/>
              <w:noProof/>
              <w:webHidden/>
              <w:sz w:val="24"/>
              <w:szCs w:val="24"/>
              <w:rPrChange w:id="21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16" w:author="Stjepan Salopek (ssalopek)" w:date="2021-09-13T17:23:00Z">
                <w:rPr>
                  <w:noProof/>
                  <w:webHidden/>
                </w:rPr>
              </w:rPrChange>
            </w:rPr>
            <w:fldChar w:fldCharType="separate"/>
          </w:r>
          <w:ins w:id="217" w:author="Stjepan Salopek (ssalopek)" w:date="2021-09-13T17:23:00Z">
            <w:r w:rsidRPr="00A3456A">
              <w:rPr>
                <w:rFonts w:ascii="Times New Roman" w:hAnsi="Times New Roman" w:cs="Times New Roman"/>
                <w:noProof/>
                <w:webHidden/>
                <w:sz w:val="24"/>
                <w:szCs w:val="24"/>
                <w:rPrChange w:id="218" w:author="Stjepan Salopek (ssalopek)" w:date="2021-09-13T17:23:00Z">
                  <w:rPr>
                    <w:noProof/>
                    <w:webHidden/>
                  </w:rPr>
                </w:rPrChange>
              </w:rPr>
              <w:t>10</w:t>
            </w:r>
            <w:r w:rsidRPr="00A3456A">
              <w:rPr>
                <w:rFonts w:ascii="Times New Roman" w:hAnsi="Times New Roman" w:cs="Times New Roman"/>
                <w:noProof/>
                <w:webHidden/>
                <w:sz w:val="24"/>
                <w:szCs w:val="24"/>
                <w:rPrChange w:id="21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20" w:author="Stjepan Salopek (ssalopek)" w:date="2021-09-13T17:23:00Z">
                  <w:rPr>
                    <w:rStyle w:val="Hyperlink"/>
                    <w:noProof/>
                  </w:rPr>
                </w:rPrChange>
              </w:rPr>
              <w:fldChar w:fldCharType="end"/>
            </w:r>
          </w:ins>
        </w:p>
        <w:p w14:paraId="4CE96AA8" w14:textId="0D66A934" w:rsidR="00A3456A" w:rsidRPr="00A3456A" w:rsidRDefault="00A3456A">
          <w:pPr>
            <w:pStyle w:val="TOC2"/>
            <w:rPr>
              <w:ins w:id="221" w:author="Stjepan Salopek (ssalopek)" w:date="2021-09-13T17:23:00Z"/>
              <w:rFonts w:ascii="Times New Roman" w:eastAsiaTheme="minorEastAsia" w:hAnsi="Times New Roman" w:cs="Times New Roman"/>
              <w:noProof/>
              <w:sz w:val="24"/>
              <w:szCs w:val="24"/>
              <w:rPrChange w:id="222" w:author="Stjepan Salopek (ssalopek)" w:date="2021-09-13T17:23:00Z">
                <w:rPr>
                  <w:ins w:id="223" w:author="Stjepan Salopek (ssalopek)" w:date="2021-09-13T17:23:00Z"/>
                  <w:rFonts w:eastAsiaTheme="minorEastAsia"/>
                  <w:noProof/>
                </w:rPr>
              </w:rPrChange>
            </w:rPr>
          </w:pPr>
          <w:ins w:id="224" w:author="Stjepan Salopek (ssalopek)" w:date="2021-09-13T17:23:00Z">
            <w:r w:rsidRPr="00A3456A">
              <w:rPr>
                <w:rStyle w:val="Hyperlink"/>
                <w:rFonts w:ascii="Times New Roman" w:hAnsi="Times New Roman" w:cs="Times New Roman"/>
                <w:noProof/>
                <w:sz w:val="24"/>
                <w:szCs w:val="24"/>
                <w:rPrChange w:id="22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2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7"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2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2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30"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31" w:author="Stjepan Salopek (ssalopek)" w:date="2021-09-13T17:23:00Z">
                  <w:rPr>
                    <w:noProof/>
                    <w:webHidden/>
                  </w:rPr>
                </w:rPrChange>
              </w:rPr>
              <w:tab/>
            </w:r>
            <w:r w:rsidRPr="00A3456A">
              <w:rPr>
                <w:rFonts w:ascii="Times New Roman" w:hAnsi="Times New Roman" w:cs="Times New Roman"/>
                <w:noProof/>
                <w:webHidden/>
                <w:sz w:val="24"/>
                <w:szCs w:val="24"/>
                <w:rPrChange w:id="23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33" w:author="Stjepan Salopek (ssalopek)" w:date="2021-09-13T17:23:00Z">
                  <w:rPr>
                    <w:noProof/>
                    <w:webHidden/>
                  </w:rPr>
                </w:rPrChange>
              </w:rPr>
              <w:instrText xml:space="preserve"> PAGEREF _Toc82446252 \h </w:instrText>
            </w:r>
          </w:ins>
          <w:r w:rsidRPr="00A3456A">
            <w:rPr>
              <w:rFonts w:ascii="Times New Roman" w:hAnsi="Times New Roman" w:cs="Times New Roman"/>
              <w:noProof/>
              <w:webHidden/>
              <w:sz w:val="24"/>
              <w:szCs w:val="24"/>
              <w:rPrChange w:id="23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35" w:author="Stjepan Salopek (ssalopek)" w:date="2021-09-13T17:23:00Z">
                <w:rPr>
                  <w:noProof/>
                  <w:webHidden/>
                </w:rPr>
              </w:rPrChange>
            </w:rPr>
            <w:fldChar w:fldCharType="separate"/>
          </w:r>
          <w:ins w:id="236" w:author="Stjepan Salopek (ssalopek)" w:date="2021-09-13T17:23:00Z">
            <w:r w:rsidRPr="00A3456A">
              <w:rPr>
                <w:rFonts w:ascii="Times New Roman" w:hAnsi="Times New Roman" w:cs="Times New Roman"/>
                <w:noProof/>
                <w:webHidden/>
                <w:sz w:val="24"/>
                <w:szCs w:val="24"/>
                <w:rPrChange w:id="237" w:author="Stjepan Salopek (ssalopek)" w:date="2021-09-13T17:23:00Z">
                  <w:rPr>
                    <w:noProof/>
                    <w:webHidden/>
                  </w:rPr>
                </w:rPrChange>
              </w:rPr>
              <w:t>12</w:t>
            </w:r>
            <w:r w:rsidRPr="00A3456A">
              <w:rPr>
                <w:rFonts w:ascii="Times New Roman" w:hAnsi="Times New Roman" w:cs="Times New Roman"/>
                <w:noProof/>
                <w:webHidden/>
                <w:sz w:val="24"/>
                <w:szCs w:val="24"/>
                <w:rPrChange w:id="23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39" w:author="Stjepan Salopek (ssalopek)" w:date="2021-09-13T17:23:00Z">
                  <w:rPr>
                    <w:rStyle w:val="Hyperlink"/>
                    <w:noProof/>
                  </w:rPr>
                </w:rPrChange>
              </w:rPr>
              <w:fldChar w:fldCharType="end"/>
            </w:r>
          </w:ins>
        </w:p>
        <w:p w14:paraId="31AD9F80" w14:textId="3D47D4F4" w:rsidR="00A3456A" w:rsidRPr="00A3456A" w:rsidRDefault="00A3456A">
          <w:pPr>
            <w:pStyle w:val="TOC2"/>
            <w:rPr>
              <w:ins w:id="240" w:author="Stjepan Salopek (ssalopek)" w:date="2021-09-13T17:23:00Z"/>
              <w:rFonts w:ascii="Times New Roman" w:eastAsiaTheme="minorEastAsia" w:hAnsi="Times New Roman" w:cs="Times New Roman"/>
              <w:noProof/>
              <w:sz w:val="24"/>
              <w:szCs w:val="24"/>
              <w:rPrChange w:id="241" w:author="Stjepan Salopek (ssalopek)" w:date="2021-09-13T17:23:00Z">
                <w:rPr>
                  <w:ins w:id="242" w:author="Stjepan Salopek (ssalopek)" w:date="2021-09-13T17:23:00Z"/>
                  <w:rFonts w:eastAsiaTheme="minorEastAsia"/>
                  <w:noProof/>
                </w:rPr>
              </w:rPrChange>
            </w:rPr>
          </w:pPr>
          <w:ins w:id="243" w:author="Stjepan Salopek (ssalopek)" w:date="2021-09-13T17:23:00Z">
            <w:r w:rsidRPr="00A3456A">
              <w:rPr>
                <w:rStyle w:val="Hyperlink"/>
                <w:rFonts w:ascii="Times New Roman" w:hAnsi="Times New Roman" w:cs="Times New Roman"/>
                <w:noProof/>
                <w:sz w:val="24"/>
                <w:szCs w:val="24"/>
                <w:rPrChange w:id="24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4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46"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4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4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49"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50" w:author="Stjepan Salopek (ssalopek)" w:date="2021-09-13T17:23:00Z">
                  <w:rPr>
                    <w:noProof/>
                    <w:webHidden/>
                  </w:rPr>
                </w:rPrChange>
              </w:rPr>
              <w:tab/>
            </w:r>
            <w:r w:rsidRPr="00A3456A">
              <w:rPr>
                <w:rFonts w:ascii="Times New Roman" w:hAnsi="Times New Roman" w:cs="Times New Roman"/>
                <w:noProof/>
                <w:webHidden/>
                <w:sz w:val="24"/>
                <w:szCs w:val="24"/>
                <w:rPrChange w:id="25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52" w:author="Stjepan Salopek (ssalopek)" w:date="2021-09-13T17:23:00Z">
                  <w:rPr>
                    <w:noProof/>
                    <w:webHidden/>
                  </w:rPr>
                </w:rPrChange>
              </w:rPr>
              <w:instrText xml:space="preserve"> PAGEREF _Toc82446253 \h </w:instrText>
            </w:r>
          </w:ins>
          <w:r w:rsidRPr="00A3456A">
            <w:rPr>
              <w:rFonts w:ascii="Times New Roman" w:hAnsi="Times New Roman" w:cs="Times New Roman"/>
              <w:noProof/>
              <w:webHidden/>
              <w:sz w:val="24"/>
              <w:szCs w:val="24"/>
              <w:rPrChange w:id="25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54" w:author="Stjepan Salopek (ssalopek)" w:date="2021-09-13T17:23:00Z">
                <w:rPr>
                  <w:noProof/>
                  <w:webHidden/>
                </w:rPr>
              </w:rPrChange>
            </w:rPr>
            <w:fldChar w:fldCharType="separate"/>
          </w:r>
          <w:ins w:id="255" w:author="Stjepan Salopek (ssalopek)" w:date="2021-09-13T17:23:00Z">
            <w:r w:rsidRPr="00A3456A">
              <w:rPr>
                <w:rFonts w:ascii="Times New Roman" w:hAnsi="Times New Roman" w:cs="Times New Roman"/>
                <w:noProof/>
                <w:webHidden/>
                <w:sz w:val="24"/>
                <w:szCs w:val="24"/>
                <w:rPrChange w:id="256" w:author="Stjepan Salopek (ssalopek)" w:date="2021-09-13T17:23:00Z">
                  <w:rPr>
                    <w:noProof/>
                    <w:webHidden/>
                  </w:rPr>
                </w:rPrChange>
              </w:rPr>
              <w:t>13</w:t>
            </w:r>
            <w:r w:rsidRPr="00A3456A">
              <w:rPr>
                <w:rFonts w:ascii="Times New Roman" w:hAnsi="Times New Roman" w:cs="Times New Roman"/>
                <w:noProof/>
                <w:webHidden/>
                <w:sz w:val="24"/>
                <w:szCs w:val="24"/>
                <w:rPrChange w:id="25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58" w:author="Stjepan Salopek (ssalopek)" w:date="2021-09-13T17:23:00Z">
                  <w:rPr>
                    <w:rStyle w:val="Hyperlink"/>
                    <w:noProof/>
                  </w:rPr>
                </w:rPrChange>
              </w:rPr>
              <w:fldChar w:fldCharType="end"/>
            </w:r>
          </w:ins>
        </w:p>
        <w:p w14:paraId="6CCCBDA0" w14:textId="1E3C2F39" w:rsidR="00A3456A" w:rsidRPr="00A3456A" w:rsidRDefault="00A3456A">
          <w:pPr>
            <w:pStyle w:val="TOC2"/>
            <w:rPr>
              <w:ins w:id="259" w:author="Stjepan Salopek (ssalopek)" w:date="2021-09-13T17:23:00Z"/>
              <w:rFonts w:ascii="Times New Roman" w:eastAsiaTheme="minorEastAsia" w:hAnsi="Times New Roman" w:cs="Times New Roman"/>
              <w:noProof/>
              <w:sz w:val="24"/>
              <w:szCs w:val="24"/>
              <w:rPrChange w:id="260" w:author="Stjepan Salopek (ssalopek)" w:date="2021-09-13T17:23:00Z">
                <w:rPr>
                  <w:ins w:id="261" w:author="Stjepan Salopek (ssalopek)" w:date="2021-09-13T17:23:00Z"/>
                  <w:rFonts w:eastAsiaTheme="minorEastAsia"/>
                  <w:noProof/>
                </w:rPr>
              </w:rPrChange>
            </w:rPr>
          </w:pPr>
          <w:ins w:id="262" w:author="Stjepan Salopek (ssalopek)" w:date="2021-09-13T17:23:00Z">
            <w:r w:rsidRPr="00A3456A">
              <w:rPr>
                <w:rStyle w:val="Hyperlink"/>
                <w:rFonts w:ascii="Times New Roman" w:hAnsi="Times New Roman" w:cs="Times New Roman"/>
                <w:noProof/>
                <w:sz w:val="24"/>
                <w:szCs w:val="24"/>
                <w:rPrChange w:id="26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6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65"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6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6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68"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69" w:author="Stjepan Salopek (ssalopek)" w:date="2021-09-13T17:23:00Z">
                  <w:rPr>
                    <w:noProof/>
                    <w:webHidden/>
                  </w:rPr>
                </w:rPrChange>
              </w:rPr>
              <w:tab/>
            </w:r>
            <w:r w:rsidRPr="00A3456A">
              <w:rPr>
                <w:rFonts w:ascii="Times New Roman" w:hAnsi="Times New Roman" w:cs="Times New Roman"/>
                <w:noProof/>
                <w:webHidden/>
                <w:sz w:val="24"/>
                <w:szCs w:val="24"/>
                <w:rPrChange w:id="27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71" w:author="Stjepan Salopek (ssalopek)" w:date="2021-09-13T17:23:00Z">
                  <w:rPr>
                    <w:noProof/>
                    <w:webHidden/>
                  </w:rPr>
                </w:rPrChange>
              </w:rPr>
              <w:instrText xml:space="preserve"> PAGEREF _Toc82446254 \h </w:instrText>
            </w:r>
          </w:ins>
          <w:r w:rsidRPr="00A3456A">
            <w:rPr>
              <w:rFonts w:ascii="Times New Roman" w:hAnsi="Times New Roman" w:cs="Times New Roman"/>
              <w:noProof/>
              <w:webHidden/>
              <w:sz w:val="24"/>
              <w:szCs w:val="24"/>
              <w:rPrChange w:id="27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73" w:author="Stjepan Salopek (ssalopek)" w:date="2021-09-13T17:23:00Z">
                <w:rPr>
                  <w:noProof/>
                  <w:webHidden/>
                </w:rPr>
              </w:rPrChange>
            </w:rPr>
            <w:fldChar w:fldCharType="separate"/>
          </w:r>
          <w:ins w:id="274" w:author="Stjepan Salopek (ssalopek)" w:date="2021-09-13T17:23:00Z">
            <w:r w:rsidRPr="00A3456A">
              <w:rPr>
                <w:rFonts w:ascii="Times New Roman" w:hAnsi="Times New Roman" w:cs="Times New Roman"/>
                <w:noProof/>
                <w:webHidden/>
                <w:sz w:val="24"/>
                <w:szCs w:val="24"/>
                <w:rPrChange w:id="275" w:author="Stjepan Salopek (ssalopek)" w:date="2021-09-13T17:23:00Z">
                  <w:rPr>
                    <w:noProof/>
                    <w:webHidden/>
                  </w:rPr>
                </w:rPrChange>
              </w:rPr>
              <w:t>15</w:t>
            </w:r>
            <w:r w:rsidRPr="00A3456A">
              <w:rPr>
                <w:rFonts w:ascii="Times New Roman" w:hAnsi="Times New Roman" w:cs="Times New Roman"/>
                <w:noProof/>
                <w:webHidden/>
                <w:sz w:val="24"/>
                <w:szCs w:val="24"/>
                <w:rPrChange w:id="27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77" w:author="Stjepan Salopek (ssalopek)" w:date="2021-09-13T17:23:00Z">
                  <w:rPr>
                    <w:rStyle w:val="Hyperlink"/>
                    <w:noProof/>
                  </w:rPr>
                </w:rPrChange>
              </w:rPr>
              <w:fldChar w:fldCharType="end"/>
            </w:r>
          </w:ins>
        </w:p>
        <w:p w14:paraId="059391F3" w14:textId="7F65CC17" w:rsidR="00A3456A" w:rsidRPr="00A3456A" w:rsidRDefault="00A3456A">
          <w:pPr>
            <w:pStyle w:val="TOC2"/>
            <w:rPr>
              <w:ins w:id="278" w:author="Stjepan Salopek (ssalopek)" w:date="2021-09-13T17:23:00Z"/>
              <w:rFonts w:ascii="Times New Roman" w:eastAsiaTheme="minorEastAsia" w:hAnsi="Times New Roman" w:cs="Times New Roman"/>
              <w:noProof/>
              <w:sz w:val="24"/>
              <w:szCs w:val="24"/>
              <w:rPrChange w:id="279" w:author="Stjepan Salopek (ssalopek)" w:date="2021-09-13T17:23:00Z">
                <w:rPr>
                  <w:ins w:id="280" w:author="Stjepan Salopek (ssalopek)" w:date="2021-09-13T17:23:00Z"/>
                  <w:rFonts w:eastAsiaTheme="minorEastAsia"/>
                  <w:noProof/>
                </w:rPr>
              </w:rPrChange>
            </w:rPr>
          </w:pPr>
          <w:ins w:id="281" w:author="Stjepan Salopek (ssalopek)" w:date="2021-09-13T17:23:00Z">
            <w:r w:rsidRPr="00A3456A">
              <w:rPr>
                <w:rStyle w:val="Hyperlink"/>
                <w:rFonts w:ascii="Times New Roman" w:hAnsi="Times New Roman" w:cs="Times New Roman"/>
                <w:noProof/>
                <w:sz w:val="24"/>
                <w:szCs w:val="24"/>
                <w:rPrChange w:id="28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8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84"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8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87"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288" w:author="Stjepan Salopek (ssalopek)" w:date="2021-09-13T17:23:00Z">
                  <w:rPr>
                    <w:noProof/>
                    <w:webHidden/>
                  </w:rPr>
                </w:rPrChange>
              </w:rPr>
              <w:tab/>
            </w:r>
            <w:r w:rsidRPr="00A3456A">
              <w:rPr>
                <w:rFonts w:ascii="Times New Roman" w:hAnsi="Times New Roman" w:cs="Times New Roman"/>
                <w:noProof/>
                <w:webHidden/>
                <w:sz w:val="24"/>
                <w:szCs w:val="24"/>
                <w:rPrChange w:id="28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0" w:author="Stjepan Salopek (ssalopek)" w:date="2021-09-13T17:23:00Z">
                  <w:rPr>
                    <w:noProof/>
                    <w:webHidden/>
                  </w:rPr>
                </w:rPrChange>
              </w:rPr>
              <w:instrText xml:space="preserve"> PAGEREF _Toc82446255 \h </w:instrText>
            </w:r>
          </w:ins>
          <w:r w:rsidRPr="00A3456A">
            <w:rPr>
              <w:rFonts w:ascii="Times New Roman" w:hAnsi="Times New Roman" w:cs="Times New Roman"/>
              <w:noProof/>
              <w:webHidden/>
              <w:sz w:val="24"/>
              <w:szCs w:val="24"/>
              <w:rPrChange w:id="291"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92" w:author="Stjepan Salopek (ssalopek)" w:date="2021-09-13T17:23:00Z">
                <w:rPr>
                  <w:noProof/>
                  <w:webHidden/>
                </w:rPr>
              </w:rPrChange>
            </w:rPr>
            <w:fldChar w:fldCharType="separate"/>
          </w:r>
          <w:ins w:id="293" w:author="Stjepan Salopek (ssalopek)" w:date="2021-09-13T17:23:00Z">
            <w:r w:rsidRPr="00A3456A">
              <w:rPr>
                <w:rFonts w:ascii="Times New Roman" w:hAnsi="Times New Roman" w:cs="Times New Roman"/>
                <w:noProof/>
                <w:webHidden/>
                <w:sz w:val="24"/>
                <w:szCs w:val="24"/>
                <w:rPrChange w:id="294" w:author="Stjepan Salopek (ssalopek)" w:date="2021-09-13T17:23:00Z">
                  <w:rPr>
                    <w:noProof/>
                    <w:webHidden/>
                  </w:rPr>
                </w:rPrChange>
              </w:rPr>
              <w:t>17</w:t>
            </w:r>
            <w:r w:rsidRPr="00A3456A">
              <w:rPr>
                <w:rFonts w:ascii="Times New Roman" w:hAnsi="Times New Roman" w:cs="Times New Roman"/>
                <w:noProof/>
                <w:webHidden/>
                <w:sz w:val="24"/>
                <w:szCs w:val="24"/>
                <w:rPrChange w:id="29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96" w:author="Stjepan Salopek (ssalopek)" w:date="2021-09-13T17:23:00Z">
                  <w:rPr>
                    <w:rStyle w:val="Hyperlink"/>
                    <w:noProof/>
                  </w:rPr>
                </w:rPrChange>
              </w:rPr>
              <w:fldChar w:fldCharType="end"/>
            </w:r>
          </w:ins>
        </w:p>
        <w:p w14:paraId="0952BD45" w14:textId="36C28CA6" w:rsidR="00A3456A" w:rsidRPr="00A3456A" w:rsidRDefault="00A3456A">
          <w:pPr>
            <w:pStyle w:val="TOC1"/>
            <w:spacing w:line="360" w:lineRule="auto"/>
            <w:rPr>
              <w:ins w:id="297" w:author="Stjepan Salopek (ssalopek)" w:date="2021-09-13T17:23:00Z"/>
              <w:rFonts w:ascii="Times New Roman" w:eastAsiaTheme="minorEastAsia" w:hAnsi="Times New Roman" w:cs="Times New Roman"/>
              <w:noProof/>
              <w:sz w:val="24"/>
              <w:szCs w:val="24"/>
              <w:rPrChange w:id="298" w:author="Stjepan Salopek (ssalopek)" w:date="2021-09-13T17:23:00Z">
                <w:rPr>
                  <w:ins w:id="299" w:author="Stjepan Salopek (ssalopek)" w:date="2021-09-13T17:23:00Z"/>
                  <w:rFonts w:eastAsiaTheme="minorEastAsia"/>
                  <w:noProof/>
                </w:rPr>
              </w:rPrChange>
            </w:rPr>
            <w:pPrChange w:id="300" w:author="Stjepan Salopek (ssalopek)" w:date="2021-09-13T17:24:00Z">
              <w:pPr>
                <w:pStyle w:val="TOC1"/>
              </w:pPr>
            </w:pPrChange>
          </w:pPr>
          <w:ins w:id="301" w:author="Stjepan Salopek (ssalopek)" w:date="2021-09-13T17:23:00Z">
            <w:r w:rsidRPr="00A3456A">
              <w:rPr>
                <w:rStyle w:val="Hyperlink"/>
                <w:rFonts w:ascii="Times New Roman" w:hAnsi="Times New Roman" w:cs="Times New Roman"/>
                <w:noProof/>
                <w:sz w:val="24"/>
                <w:szCs w:val="24"/>
                <w:rPrChange w:id="30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0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04"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30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0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07"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308" w:author="Stjepan Salopek (ssalopek)" w:date="2021-09-13T17:23:00Z">
                  <w:rPr>
                    <w:noProof/>
                    <w:webHidden/>
                  </w:rPr>
                </w:rPrChange>
              </w:rPr>
              <w:tab/>
            </w:r>
            <w:r w:rsidRPr="00A3456A">
              <w:rPr>
                <w:rFonts w:ascii="Times New Roman" w:hAnsi="Times New Roman" w:cs="Times New Roman"/>
                <w:noProof/>
                <w:webHidden/>
                <w:sz w:val="24"/>
                <w:szCs w:val="24"/>
                <w:rPrChange w:id="30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0" w:author="Stjepan Salopek (ssalopek)" w:date="2021-09-13T17:23:00Z">
                  <w:rPr>
                    <w:noProof/>
                    <w:webHidden/>
                  </w:rPr>
                </w:rPrChange>
              </w:rPr>
              <w:instrText xml:space="preserve"> PAGEREF _Toc82446256 \h </w:instrText>
            </w:r>
          </w:ins>
          <w:r w:rsidRPr="00A3456A">
            <w:rPr>
              <w:rFonts w:ascii="Times New Roman" w:hAnsi="Times New Roman" w:cs="Times New Roman"/>
              <w:noProof/>
              <w:webHidden/>
              <w:sz w:val="24"/>
              <w:szCs w:val="24"/>
              <w:rPrChange w:id="311"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12" w:author="Stjepan Salopek (ssalopek)" w:date="2021-09-13T17:23:00Z">
                <w:rPr>
                  <w:noProof/>
                  <w:webHidden/>
                </w:rPr>
              </w:rPrChange>
            </w:rPr>
            <w:fldChar w:fldCharType="separate"/>
          </w:r>
          <w:ins w:id="313" w:author="Stjepan Salopek (ssalopek)" w:date="2021-09-13T17:23:00Z">
            <w:r w:rsidRPr="00A3456A">
              <w:rPr>
                <w:rFonts w:ascii="Times New Roman" w:hAnsi="Times New Roman" w:cs="Times New Roman"/>
                <w:noProof/>
                <w:webHidden/>
                <w:sz w:val="24"/>
                <w:szCs w:val="24"/>
                <w:rPrChange w:id="314" w:author="Stjepan Salopek (ssalopek)" w:date="2021-09-13T17:23:00Z">
                  <w:rPr>
                    <w:noProof/>
                    <w:webHidden/>
                  </w:rPr>
                </w:rPrChange>
              </w:rPr>
              <w:t>19</w:t>
            </w:r>
            <w:r w:rsidRPr="00A3456A">
              <w:rPr>
                <w:rFonts w:ascii="Times New Roman" w:hAnsi="Times New Roman" w:cs="Times New Roman"/>
                <w:noProof/>
                <w:webHidden/>
                <w:sz w:val="24"/>
                <w:szCs w:val="24"/>
                <w:rPrChange w:id="31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16" w:author="Stjepan Salopek (ssalopek)" w:date="2021-09-13T17:23:00Z">
                  <w:rPr>
                    <w:rStyle w:val="Hyperlink"/>
                    <w:noProof/>
                  </w:rPr>
                </w:rPrChange>
              </w:rPr>
              <w:fldChar w:fldCharType="end"/>
            </w:r>
          </w:ins>
        </w:p>
        <w:p w14:paraId="4633B710" w14:textId="6EFCE5A5" w:rsidR="00A3456A" w:rsidRPr="00A3456A" w:rsidRDefault="00A3456A">
          <w:pPr>
            <w:pStyle w:val="TOC2"/>
            <w:rPr>
              <w:ins w:id="317" w:author="Stjepan Salopek (ssalopek)" w:date="2021-09-13T17:23:00Z"/>
              <w:rFonts w:ascii="Times New Roman" w:eastAsiaTheme="minorEastAsia" w:hAnsi="Times New Roman" w:cs="Times New Roman"/>
              <w:noProof/>
              <w:sz w:val="24"/>
              <w:szCs w:val="24"/>
              <w:rPrChange w:id="318" w:author="Stjepan Salopek (ssalopek)" w:date="2021-09-13T17:23:00Z">
                <w:rPr>
                  <w:ins w:id="319" w:author="Stjepan Salopek (ssalopek)" w:date="2021-09-13T17:23:00Z"/>
                  <w:rFonts w:eastAsiaTheme="minorEastAsia"/>
                  <w:noProof/>
                </w:rPr>
              </w:rPrChange>
            </w:rPr>
          </w:pPr>
          <w:ins w:id="320" w:author="Stjepan Salopek (ssalopek)" w:date="2021-09-13T17:23:00Z">
            <w:r w:rsidRPr="00A3456A">
              <w:rPr>
                <w:rStyle w:val="Hyperlink"/>
                <w:rFonts w:ascii="Times New Roman" w:hAnsi="Times New Roman" w:cs="Times New Roman"/>
                <w:noProof/>
                <w:sz w:val="24"/>
                <w:szCs w:val="24"/>
                <w:rPrChange w:id="32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23"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2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27" w:author="Stjepan Salopek (ssalopek)" w:date="2021-09-13T17:23:00Z">
                  <w:rPr>
                    <w:noProof/>
                    <w:webHidden/>
                  </w:rPr>
                </w:rPrChange>
              </w:rPr>
              <w:tab/>
            </w:r>
            <w:r w:rsidRPr="00A3456A">
              <w:rPr>
                <w:rFonts w:ascii="Times New Roman" w:hAnsi="Times New Roman" w:cs="Times New Roman"/>
                <w:noProof/>
                <w:webHidden/>
                <w:sz w:val="24"/>
                <w:szCs w:val="24"/>
                <w:rPrChange w:id="32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29" w:author="Stjepan Salopek (ssalopek)" w:date="2021-09-13T17:23:00Z">
                  <w:rPr>
                    <w:noProof/>
                    <w:webHidden/>
                  </w:rPr>
                </w:rPrChange>
              </w:rPr>
              <w:instrText xml:space="preserve"> PAGEREF _Toc82446257 \h </w:instrText>
            </w:r>
          </w:ins>
          <w:r w:rsidRPr="00A3456A">
            <w:rPr>
              <w:rFonts w:ascii="Times New Roman" w:hAnsi="Times New Roman" w:cs="Times New Roman"/>
              <w:noProof/>
              <w:webHidden/>
              <w:sz w:val="24"/>
              <w:szCs w:val="24"/>
              <w:rPrChange w:id="33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31" w:author="Stjepan Salopek (ssalopek)" w:date="2021-09-13T17:23:00Z">
                <w:rPr>
                  <w:noProof/>
                  <w:webHidden/>
                </w:rPr>
              </w:rPrChange>
            </w:rPr>
            <w:fldChar w:fldCharType="separate"/>
          </w:r>
          <w:ins w:id="332" w:author="Stjepan Salopek (ssalopek)" w:date="2021-09-13T17:23:00Z">
            <w:r w:rsidRPr="00A3456A">
              <w:rPr>
                <w:rFonts w:ascii="Times New Roman" w:hAnsi="Times New Roman" w:cs="Times New Roman"/>
                <w:noProof/>
                <w:webHidden/>
                <w:sz w:val="24"/>
                <w:szCs w:val="24"/>
                <w:rPrChange w:id="333" w:author="Stjepan Salopek (ssalopek)" w:date="2021-09-13T17:23:00Z">
                  <w:rPr>
                    <w:noProof/>
                    <w:webHidden/>
                  </w:rPr>
                </w:rPrChange>
              </w:rPr>
              <w:t>19</w:t>
            </w:r>
            <w:r w:rsidRPr="00A3456A">
              <w:rPr>
                <w:rFonts w:ascii="Times New Roman" w:hAnsi="Times New Roman" w:cs="Times New Roman"/>
                <w:noProof/>
                <w:webHidden/>
                <w:sz w:val="24"/>
                <w:szCs w:val="24"/>
                <w:rPrChange w:id="33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35" w:author="Stjepan Salopek (ssalopek)" w:date="2021-09-13T17:23:00Z">
                  <w:rPr>
                    <w:rStyle w:val="Hyperlink"/>
                    <w:noProof/>
                  </w:rPr>
                </w:rPrChange>
              </w:rPr>
              <w:fldChar w:fldCharType="end"/>
            </w:r>
          </w:ins>
        </w:p>
        <w:p w14:paraId="4902C717" w14:textId="082A8F7B" w:rsidR="00A3456A" w:rsidRPr="002F0BD6" w:rsidRDefault="00A3456A" w:rsidP="004D6649">
          <w:pPr>
            <w:pStyle w:val="TOC3"/>
            <w:rPr>
              <w:ins w:id="336" w:author="Stjepan Salopek (ssalopek)" w:date="2021-09-13T17:23:00Z"/>
              <w:rFonts w:eastAsiaTheme="minorEastAsia"/>
              <w:noProof/>
            </w:rPr>
          </w:pPr>
          <w:ins w:id="337" w:author="Stjepan Salopek (ssalopek)" w:date="2021-09-13T17:23:00Z">
            <w:r w:rsidRPr="00A3456A">
              <w:rPr>
                <w:rStyle w:val="Hyperlink"/>
                <w:rFonts w:ascii="Times New Roman" w:hAnsi="Times New Roman" w:cs="Times New Roman"/>
                <w:noProof/>
                <w:sz w:val="24"/>
                <w:szCs w:val="24"/>
                <w:rPrChange w:id="33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39" w:author="Stjepan Salopek (ssalopek)" w:date="2021-09-13T17:23:00Z">
                  <w:rPr>
                    <w:rStyle w:val="Hyperlink"/>
                    <w:noProof/>
                  </w:rPr>
                </w:rPrChange>
              </w:rPr>
              <w:instrText xml:space="preserve"> </w:instrText>
            </w:r>
            <w:r w:rsidRPr="002F0BD6">
              <w:rPr>
                <w:noProof/>
              </w:rPr>
              <w:instrText>HYPERLINK \l "_Toc82446258"</w:instrText>
            </w:r>
            <w:r w:rsidRPr="00A3456A">
              <w:rPr>
                <w:rStyle w:val="Hyperlink"/>
                <w:rFonts w:ascii="Times New Roman" w:hAnsi="Times New Roman" w:cs="Times New Roman"/>
                <w:noProof/>
                <w:sz w:val="24"/>
                <w:szCs w:val="24"/>
                <w:rPrChange w:id="34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42" w:author="Stjepan Salopek (ssalopek)" w:date="2021-09-13T17:23:00Z">
                  <w:rPr>
                    <w:rStyle w:val="Hyperlink"/>
                    <w:noProof/>
                  </w:rPr>
                </w:rPrChange>
              </w:rPr>
              <w:t>3.1.1. Python programski jezik</w:t>
            </w:r>
            <w:r w:rsidRPr="002F0BD6">
              <w:rPr>
                <w:noProof/>
                <w:webHidden/>
              </w:rPr>
              <w:tab/>
            </w:r>
            <w:r w:rsidRPr="002F0BD6">
              <w:rPr>
                <w:noProof/>
                <w:webHidden/>
              </w:rPr>
              <w:fldChar w:fldCharType="begin"/>
            </w:r>
            <w:r w:rsidRPr="002F0BD6">
              <w:rPr>
                <w:noProof/>
                <w:webHidden/>
              </w:rPr>
              <w:instrText xml:space="preserve"> PAGEREF _Toc82446258 \h </w:instrText>
            </w:r>
          </w:ins>
          <w:r w:rsidRPr="002F0BD6">
            <w:rPr>
              <w:noProof/>
              <w:webHidden/>
            </w:rPr>
          </w:r>
          <w:r w:rsidRPr="002F0BD6">
            <w:rPr>
              <w:noProof/>
              <w:webHidden/>
            </w:rPr>
            <w:fldChar w:fldCharType="separate"/>
          </w:r>
          <w:ins w:id="343"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fldChar w:fldCharType="end"/>
            </w:r>
          </w:ins>
        </w:p>
        <w:p w14:paraId="0A9C94E0" w14:textId="4C2091CE" w:rsidR="00A3456A" w:rsidRPr="002F0BD6" w:rsidRDefault="00A3456A" w:rsidP="004D6649">
          <w:pPr>
            <w:pStyle w:val="TOC3"/>
            <w:rPr>
              <w:ins w:id="345" w:author="Stjepan Salopek (ssalopek)" w:date="2021-09-13T17:23:00Z"/>
              <w:rFonts w:eastAsiaTheme="minorEastAsia"/>
              <w:noProof/>
            </w:rPr>
          </w:pPr>
          <w:ins w:id="346" w:author="Stjepan Salopek (ssalopek)" w:date="2021-09-13T17:23:00Z">
            <w:r w:rsidRPr="00A3456A">
              <w:rPr>
                <w:rStyle w:val="Hyperlink"/>
                <w:rFonts w:ascii="Times New Roman" w:hAnsi="Times New Roman" w:cs="Times New Roman"/>
                <w:noProof/>
                <w:sz w:val="24"/>
                <w:szCs w:val="24"/>
                <w:rPrChange w:id="34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8" w:author="Stjepan Salopek (ssalopek)" w:date="2021-09-13T17:23:00Z">
                  <w:rPr>
                    <w:rStyle w:val="Hyperlink"/>
                    <w:noProof/>
                  </w:rPr>
                </w:rPrChange>
              </w:rPr>
              <w:instrText xml:space="preserve"> </w:instrText>
            </w:r>
            <w:r w:rsidRPr="002F0BD6">
              <w:rPr>
                <w:noProof/>
              </w:rPr>
              <w:instrText>HYPERLINK \l "_Toc82446259"</w:instrText>
            </w:r>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1" w:author="Stjepan Salopek (ssalopek)" w:date="2021-09-13T17:23:00Z">
                  <w:rPr>
                    <w:rStyle w:val="Hyperlink"/>
                    <w:noProof/>
                  </w:rPr>
                </w:rPrChange>
              </w:rPr>
              <w:t>3.1.2. Jupyter Bilježnice</w:t>
            </w:r>
            <w:r w:rsidRPr="002F0BD6">
              <w:rPr>
                <w:noProof/>
                <w:webHidden/>
              </w:rPr>
              <w:tab/>
            </w:r>
            <w:r w:rsidRPr="002F0BD6">
              <w:rPr>
                <w:noProof/>
                <w:webHidden/>
              </w:rPr>
              <w:fldChar w:fldCharType="begin"/>
            </w:r>
            <w:r w:rsidRPr="002F0BD6">
              <w:rPr>
                <w:noProof/>
                <w:webHidden/>
              </w:rPr>
              <w:instrText xml:space="preserve"> PAGEREF _Toc82446259 \h </w:instrText>
            </w:r>
          </w:ins>
          <w:r w:rsidRPr="002F0BD6">
            <w:rPr>
              <w:noProof/>
              <w:webHidden/>
            </w:rPr>
          </w:r>
          <w:r w:rsidRPr="002F0BD6">
            <w:rPr>
              <w:noProof/>
              <w:webHidden/>
            </w:rPr>
            <w:fldChar w:fldCharType="separate"/>
          </w:r>
          <w:ins w:id="352"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53" w:author="Stjepan Salopek (ssalopek)" w:date="2021-09-13T17:23:00Z">
                  <w:rPr>
                    <w:rStyle w:val="Hyperlink"/>
                    <w:noProof/>
                  </w:rPr>
                </w:rPrChange>
              </w:rPr>
              <w:fldChar w:fldCharType="end"/>
            </w:r>
          </w:ins>
        </w:p>
        <w:p w14:paraId="34080ED9" w14:textId="5F56FD28" w:rsidR="00A3456A" w:rsidRPr="002F0BD6" w:rsidRDefault="00A3456A" w:rsidP="004D6649">
          <w:pPr>
            <w:pStyle w:val="TOC3"/>
            <w:rPr>
              <w:ins w:id="354" w:author="Stjepan Salopek (ssalopek)" w:date="2021-09-13T17:23:00Z"/>
              <w:rFonts w:eastAsiaTheme="minorEastAsia"/>
              <w:noProof/>
            </w:rPr>
          </w:pPr>
          <w:ins w:id="355" w:author="Stjepan Salopek (ssalopek)" w:date="2021-09-13T17:23:00Z">
            <w:r w:rsidRPr="00A3456A">
              <w:rPr>
                <w:rStyle w:val="Hyperlink"/>
                <w:rFonts w:ascii="Times New Roman" w:hAnsi="Times New Roman" w:cs="Times New Roman"/>
                <w:noProof/>
                <w:sz w:val="24"/>
                <w:szCs w:val="24"/>
                <w:rPrChange w:id="35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7" w:author="Stjepan Salopek (ssalopek)" w:date="2021-09-13T17:23:00Z">
                  <w:rPr>
                    <w:rStyle w:val="Hyperlink"/>
                    <w:noProof/>
                  </w:rPr>
                </w:rPrChange>
              </w:rPr>
              <w:instrText xml:space="preserve"> </w:instrText>
            </w:r>
            <w:r w:rsidRPr="002F0BD6">
              <w:rPr>
                <w:noProof/>
              </w:rPr>
              <w:instrText>HYPERLINK \l "_Toc82446260"</w:instrText>
            </w:r>
            <w:r w:rsidRPr="00A3456A">
              <w:rPr>
                <w:rStyle w:val="Hyperlink"/>
                <w:rFonts w:ascii="Times New Roman" w:hAnsi="Times New Roman" w:cs="Times New Roman"/>
                <w:noProof/>
                <w:sz w:val="24"/>
                <w:szCs w:val="24"/>
                <w:rPrChange w:id="35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0" w:author="Stjepan Salopek (ssalopek)" w:date="2021-09-13T17:23:00Z">
                  <w:rPr>
                    <w:rStyle w:val="Hyperlink"/>
                    <w:noProof/>
                  </w:rPr>
                </w:rPrChange>
              </w:rPr>
              <w:t>3.1.3. Colaboratory</w:t>
            </w:r>
            <w:r w:rsidRPr="002F0BD6">
              <w:rPr>
                <w:noProof/>
                <w:webHidden/>
              </w:rPr>
              <w:tab/>
            </w:r>
            <w:r w:rsidRPr="002F0BD6">
              <w:rPr>
                <w:noProof/>
                <w:webHidden/>
              </w:rPr>
              <w:fldChar w:fldCharType="begin"/>
            </w:r>
            <w:r w:rsidRPr="002F0BD6">
              <w:rPr>
                <w:noProof/>
                <w:webHidden/>
              </w:rPr>
              <w:instrText xml:space="preserve"> PAGEREF _Toc82446260 \h </w:instrText>
            </w:r>
          </w:ins>
          <w:r w:rsidRPr="002F0BD6">
            <w:rPr>
              <w:noProof/>
              <w:webHidden/>
            </w:rPr>
          </w:r>
          <w:r w:rsidRPr="002F0BD6">
            <w:rPr>
              <w:noProof/>
              <w:webHidden/>
            </w:rPr>
            <w:fldChar w:fldCharType="separate"/>
          </w:r>
          <w:ins w:id="361"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62" w:author="Stjepan Salopek (ssalopek)" w:date="2021-09-13T17:23:00Z">
                  <w:rPr>
                    <w:rStyle w:val="Hyperlink"/>
                    <w:noProof/>
                  </w:rPr>
                </w:rPrChange>
              </w:rPr>
              <w:fldChar w:fldCharType="end"/>
            </w:r>
          </w:ins>
        </w:p>
        <w:p w14:paraId="342E5A86" w14:textId="172A419E" w:rsidR="00A3456A" w:rsidRPr="002F0BD6" w:rsidRDefault="00A3456A" w:rsidP="004D6649">
          <w:pPr>
            <w:pStyle w:val="TOC3"/>
            <w:rPr>
              <w:ins w:id="363" w:author="Stjepan Salopek (ssalopek)" w:date="2021-09-13T17:23:00Z"/>
              <w:rFonts w:eastAsiaTheme="minorEastAsia"/>
              <w:noProof/>
            </w:rPr>
          </w:pPr>
          <w:ins w:id="364" w:author="Stjepan Salopek (ssalopek)" w:date="2021-09-13T17:23:00Z">
            <w:r w:rsidRPr="00A3456A">
              <w:rPr>
                <w:rStyle w:val="Hyperlink"/>
                <w:rFonts w:ascii="Times New Roman" w:hAnsi="Times New Roman" w:cs="Times New Roman"/>
                <w:noProof/>
                <w:sz w:val="24"/>
                <w:szCs w:val="24"/>
                <w:rPrChange w:id="36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6" w:author="Stjepan Salopek (ssalopek)" w:date="2021-09-13T17:23:00Z">
                  <w:rPr>
                    <w:rStyle w:val="Hyperlink"/>
                    <w:noProof/>
                  </w:rPr>
                </w:rPrChange>
              </w:rPr>
              <w:instrText xml:space="preserve"> </w:instrText>
            </w:r>
            <w:r w:rsidRPr="002F0BD6">
              <w:rPr>
                <w:noProof/>
              </w:rPr>
              <w:instrText>HYPERLINK \l "_Toc82446261"</w:instrText>
            </w:r>
            <w:r w:rsidRPr="00A3456A">
              <w:rPr>
                <w:rStyle w:val="Hyperlink"/>
                <w:rFonts w:ascii="Times New Roman" w:hAnsi="Times New Roman" w:cs="Times New Roman"/>
                <w:noProof/>
                <w:sz w:val="24"/>
                <w:szCs w:val="24"/>
                <w:rPrChange w:id="36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9" w:author="Stjepan Salopek (ssalopek)" w:date="2021-09-13T17:23:00Z">
                  <w:rPr>
                    <w:rStyle w:val="Hyperlink"/>
                    <w:noProof/>
                  </w:rPr>
                </w:rPrChange>
              </w:rPr>
              <w:t>3.1.4. TensorFlow</w:t>
            </w:r>
            <w:r w:rsidRPr="002F0BD6">
              <w:rPr>
                <w:noProof/>
                <w:webHidden/>
              </w:rPr>
              <w:tab/>
            </w:r>
            <w:r w:rsidRPr="002F0BD6">
              <w:rPr>
                <w:noProof/>
                <w:webHidden/>
              </w:rPr>
              <w:fldChar w:fldCharType="begin"/>
            </w:r>
            <w:r w:rsidRPr="002F0BD6">
              <w:rPr>
                <w:noProof/>
                <w:webHidden/>
              </w:rPr>
              <w:instrText xml:space="preserve"> PAGEREF _Toc82446261 \h </w:instrText>
            </w:r>
          </w:ins>
          <w:r w:rsidRPr="002F0BD6">
            <w:rPr>
              <w:noProof/>
              <w:webHidden/>
            </w:rPr>
          </w:r>
          <w:r w:rsidRPr="002F0BD6">
            <w:rPr>
              <w:noProof/>
              <w:webHidden/>
            </w:rPr>
            <w:fldChar w:fldCharType="separate"/>
          </w:r>
          <w:ins w:id="370"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71" w:author="Stjepan Salopek (ssalopek)" w:date="2021-09-13T17:23:00Z">
                  <w:rPr>
                    <w:rStyle w:val="Hyperlink"/>
                    <w:noProof/>
                  </w:rPr>
                </w:rPrChange>
              </w:rPr>
              <w:fldChar w:fldCharType="end"/>
            </w:r>
          </w:ins>
        </w:p>
        <w:p w14:paraId="7153894A" w14:textId="307FC782" w:rsidR="00A3456A" w:rsidRPr="002F0BD6" w:rsidRDefault="00A3456A" w:rsidP="004D6649">
          <w:pPr>
            <w:pStyle w:val="TOC3"/>
            <w:rPr>
              <w:ins w:id="372" w:author="Stjepan Salopek (ssalopek)" w:date="2021-09-13T17:23:00Z"/>
              <w:rFonts w:eastAsiaTheme="minorEastAsia"/>
              <w:noProof/>
            </w:rPr>
          </w:pPr>
          <w:ins w:id="373" w:author="Stjepan Salopek (ssalopek)" w:date="2021-09-13T17:23:00Z">
            <w:r w:rsidRPr="00A3456A">
              <w:rPr>
                <w:rStyle w:val="Hyperlink"/>
                <w:rFonts w:ascii="Times New Roman" w:hAnsi="Times New Roman" w:cs="Times New Roman"/>
                <w:noProof/>
                <w:sz w:val="24"/>
                <w:szCs w:val="24"/>
                <w:rPrChange w:id="37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75" w:author="Stjepan Salopek (ssalopek)" w:date="2021-09-13T17:23:00Z">
                  <w:rPr>
                    <w:rStyle w:val="Hyperlink"/>
                    <w:noProof/>
                  </w:rPr>
                </w:rPrChange>
              </w:rPr>
              <w:instrText xml:space="preserve"> </w:instrText>
            </w:r>
            <w:r w:rsidRPr="002F0BD6">
              <w:rPr>
                <w:noProof/>
              </w:rPr>
              <w:instrText>HYPERLINK \l "_Toc82446262"</w:instrText>
            </w:r>
            <w:r w:rsidRPr="00A3456A">
              <w:rPr>
                <w:rStyle w:val="Hyperlink"/>
                <w:rFonts w:ascii="Times New Roman" w:hAnsi="Times New Roman" w:cs="Times New Roman"/>
                <w:noProof/>
                <w:sz w:val="24"/>
                <w:szCs w:val="24"/>
                <w:rPrChange w:id="37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8" w:author="Stjepan Salopek (ssalopek)" w:date="2021-09-13T17:23:00Z">
                  <w:rPr>
                    <w:rStyle w:val="Hyperlink"/>
                    <w:noProof/>
                  </w:rPr>
                </w:rPrChange>
              </w:rPr>
              <w:t>3.1.5. PyTorch</w:t>
            </w:r>
            <w:r w:rsidRPr="002F0BD6">
              <w:rPr>
                <w:noProof/>
                <w:webHidden/>
              </w:rPr>
              <w:tab/>
            </w:r>
            <w:r w:rsidRPr="002F0BD6">
              <w:rPr>
                <w:noProof/>
                <w:webHidden/>
              </w:rPr>
              <w:fldChar w:fldCharType="begin"/>
            </w:r>
            <w:r w:rsidRPr="002F0BD6">
              <w:rPr>
                <w:noProof/>
                <w:webHidden/>
              </w:rPr>
              <w:instrText xml:space="preserve"> PAGEREF _Toc82446262 \h </w:instrText>
            </w:r>
          </w:ins>
          <w:r w:rsidRPr="002F0BD6">
            <w:rPr>
              <w:noProof/>
              <w:webHidden/>
            </w:rPr>
          </w:r>
          <w:r w:rsidRPr="002F0BD6">
            <w:rPr>
              <w:noProof/>
              <w:webHidden/>
            </w:rPr>
            <w:fldChar w:fldCharType="separate"/>
          </w:r>
          <w:ins w:id="379" w:author="Stjepan Salopek (ssalopek)" w:date="2021-09-13T17:23:00Z">
            <w:r w:rsidRPr="002F0BD6">
              <w:rPr>
                <w:noProof/>
                <w:webHidden/>
              </w:rPr>
              <w:t>20</w:t>
            </w:r>
            <w:r w:rsidRPr="002F0BD6">
              <w:rPr>
                <w:noProof/>
                <w:webHidden/>
              </w:rPr>
              <w:fldChar w:fldCharType="end"/>
            </w:r>
            <w:r w:rsidRPr="00A3456A">
              <w:rPr>
                <w:rStyle w:val="Hyperlink"/>
                <w:rFonts w:ascii="Times New Roman" w:hAnsi="Times New Roman" w:cs="Times New Roman"/>
                <w:noProof/>
                <w:sz w:val="24"/>
                <w:szCs w:val="24"/>
                <w:rPrChange w:id="380" w:author="Stjepan Salopek (ssalopek)" w:date="2021-09-13T17:23:00Z">
                  <w:rPr>
                    <w:rStyle w:val="Hyperlink"/>
                    <w:noProof/>
                  </w:rPr>
                </w:rPrChange>
              </w:rPr>
              <w:fldChar w:fldCharType="end"/>
            </w:r>
          </w:ins>
        </w:p>
        <w:p w14:paraId="2CC6C815" w14:textId="6BDAB1B0" w:rsidR="00A3456A" w:rsidRPr="00A3456A" w:rsidRDefault="00A3456A">
          <w:pPr>
            <w:pStyle w:val="TOC2"/>
            <w:rPr>
              <w:ins w:id="381" w:author="Stjepan Salopek (ssalopek)" w:date="2021-09-13T17:23:00Z"/>
              <w:rFonts w:ascii="Times New Roman" w:eastAsiaTheme="minorEastAsia" w:hAnsi="Times New Roman" w:cs="Times New Roman"/>
              <w:noProof/>
              <w:sz w:val="24"/>
              <w:szCs w:val="24"/>
              <w:rPrChange w:id="382" w:author="Stjepan Salopek (ssalopek)" w:date="2021-09-13T17:23:00Z">
                <w:rPr>
                  <w:ins w:id="383" w:author="Stjepan Salopek (ssalopek)" w:date="2021-09-13T17:23:00Z"/>
                  <w:rFonts w:eastAsiaTheme="minorEastAsia"/>
                  <w:noProof/>
                </w:rPr>
              </w:rPrChange>
            </w:rPr>
          </w:pPr>
          <w:ins w:id="384" w:author="Stjepan Salopek (ssalopek)" w:date="2021-09-13T17:23:00Z">
            <w:r w:rsidRPr="00A3456A">
              <w:rPr>
                <w:rStyle w:val="Hyperlink"/>
                <w:rFonts w:ascii="Times New Roman" w:hAnsi="Times New Roman" w:cs="Times New Roman"/>
                <w:noProof/>
                <w:sz w:val="24"/>
                <w:szCs w:val="24"/>
                <w:rPrChange w:id="38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87"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38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8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391" w:author="Stjepan Salopek (ssalopek)" w:date="2021-09-13T17:23:00Z">
                  <w:rPr>
                    <w:noProof/>
                    <w:webHidden/>
                  </w:rPr>
                </w:rPrChange>
              </w:rPr>
              <w:tab/>
            </w:r>
            <w:r w:rsidRPr="00A3456A">
              <w:rPr>
                <w:rFonts w:ascii="Times New Roman" w:hAnsi="Times New Roman" w:cs="Times New Roman"/>
                <w:noProof/>
                <w:webHidden/>
                <w:sz w:val="24"/>
                <w:szCs w:val="24"/>
                <w:rPrChange w:id="39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93" w:author="Stjepan Salopek (ssalopek)" w:date="2021-09-13T17:23:00Z">
                  <w:rPr>
                    <w:noProof/>
                    <w:webHidden/>
                  </w:rPr>
                </w:rPrChange>
              </w:rPr>
              <w:instrText xml:space="preserve"> PAGEREF _Toc82446263 \h </w:instrText>
            </w:r>
          </w:ins>
          <w:r w:rsidRPr="00A3456A">
            <w:rPr>
              <w:rFonts w:ascii="Times New Roman" w:hAnsi="Times New Roman" w:cs="Times New Roman"/>
              <w:noProof/>
              <w:webHidden/>
              <w:sz w:val="24"/>
              <w:szCs w:val="24"/>
              <w:rPrChange w:id="39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95" w:author="Stjepan Salopek (ssalopek)" w:date="2021-09-13T17:23:00Z">
                <w:rPr>
                  <w:noProof/>
                  <w:webHidden/>
                </w:rPr>
              </w:rPrChange>
            </w:rPr>
            <w:fldChar w:fldCharType="separate"/>
          </w:r>
          <w:ins w:id="396" w:author="Stjepan Salopek (ssalopek)" w:date="2021-09-13T17:23:00Z">
            <w:r w:rsidRPr="00A3456A">
              <w:rPr>
                <w:rFonts w:ascii="Times New Roman" w:hAnsi="Times New Roman" w:cs="Times New Roman"/>
                <w:noProof/>
                <w:webHidden/>
                <w:sz w:val="24"/>
                <w:szCs w:val="24"/>
                <w:rPrChange w:id="397" w:author="Stjepan Salopek (ssalopek)" w:date="2021-09-13T17:23:00Z">
                  <w:rPr>
                    <w:noProof/>
                    <w:webHidden/>
                  </w:rPr>
                </w:rPrChange>
              </w:rPr>
              <w:t>21</w:t>
            </w:r>
            <w:r w:rsidRPr="00A3456A">
              <w:rPr>
                <w:rFonts w:ascii="Times New Roman" w:hAnsi="Times New Roman" w:cs="Times New Roman"/>
                <w:noProof/>
                <w:webHidden/>
                <w:sz w:val="24"/>
                <w:szCs w:val="24"/>
                <w:rPrChange w:id="39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99" w:author="Stjepan Salopek (ssalopek)" w:date="2021-09-13T17:23:00Z">
                  <w:rPr>
                    <w:rStyle w:val="Hyperlink"/>
                    <w:noProof/>
                  </w:rPr>
                </w:rPrChange>
              </w:rPr>
              <w:fldChar w:fldCharType="end"/>
            </w:r>
          </w:ins>
        </w:p>
        <w:p w14:paraId="60F68C31" w14:textId="6B921989" w:rsidR="00A3456A" w:rsidRPr="002F0BD6" w:rsidRDefault="00A3456A" w:rsidP="004D6649">
          <w:pPr>
            <w:pStyle w:val="TOC3"/>
            <w:rPr>
              <w:ins w:id="400" w:author="Stjepan Salopek (ssalopek)" w:date="2021-09-13T17:23:00Z"/>
              <w:rFonts w:eastAsiaTheme="minorEastAsia"/>
              <w:noProof/>
            </w:rPr>
          </w:pPr>
          <w:ins w:id="401" w:author="Stjepan Salopek (ssalopek)" w:date="2021-09-13T17:23:00Z">
            <w:r w:rsidRPr="00A3456A">
              <w:rPr>
                <w:rStyle w:val="Hyperlink"/>
                <w:rFonts w:ascii="Times New Roman" w:hAnsi="Times New Roman" w:cs="Times New Roman"/>
                <w:noProof/>
                <w:sz w:val="24"/>
                <w:szCs w:val="24"/>
                <w:rPrChange w:id="40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3" w:author="Stjepan Salopek (ssalopek)" w:date="2021-09-13T17:23:00Z">
                  <w:rPr>
                    <w:rStyle w:val="Hyperlink"/>
                    <w:noProof/>
                  </w:rPr>
                </w:rPrChange>
              </w:rPr>
              <w:instrText xml:space="preserve"> </w:instrText>
            </w:r>
            <w:r w:rsidRPr="002F0BD6">
              <w:rPr>
                <w:noProof/>
              </w:rPr>
              <w:instrText>HYPERLINK \l "_Toc82446264"</w:instrText>
            </w:r>
            <w:r w:rsidRPr="00A3456A">
              <w:rPr>
                <w:rStyle w:val="Hyperlink"/>
                <w:rFonts w:ascii="Times New Roman" w:hAnsi="Times New Roman" w:cs="Times New Roman"/>
                <w:noProof/>
                <w:sz w:val="24"/>
                <w:szCs w:val="24"/>
                <w:rPrChange w:id="40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06" w:author="Stjepan Salopek (ssalopek)" w:date="2021-09-13T17:23:00Z">
                  <w:rPr>
                    <w:rStyle w:val="Hyperlink"/>
                    <w:noProof/>
                  </w:rPr>
                </w:rPrChange>
              </w:rPr>
              <w:t>3.2.1. Tenzori</w:t>
            </w:r>
            <w:r w:rsidRPr="002F0BD6">
              <w:rPr>
                <w:noProof/>
                <w:webHidden/>
              </w:rPr>
              <w:tab/>
            </w:r>
            <w:r w:rsidRPr="002F0BD6">
              <w:rPr>
                <w:noProof/>
                <w:webHidden/>
              </w:rPr>
              <w:fldChar w:fldCharType="begin"/>
            </w:r>
            <w:r w:rsidRPr="002F0BD6">
              <w:rPr>
                <w:noProof/>
                <w:webHidden/>
              </w:rPr>
              <w:instrText xml:space="preserve"> PAGEREF _Toc82446264 \h </w:instrText>
            </w:r>
          </w:ins>
          <w:r w:rsidRPr="002F0BD6">
            <w:rPr>
              <w:noProof/>
              <w:webHidden/>
            </w:rPr>
          </w:r>
          <w:r w:rsidRPr="002F0BD6">
            <w:rPr>
              <w:noProof/>
              <w:webHidden/>
            </w:rPr>
            <w:fldChar w:fldCharType="separate"/>
          </w:r>
          <w:ins w:id="407"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fldChar w:fldCharType="end"/>
            </w:r>
          </w:ins>
        </w:p>
        <w:p w14:paraId="6D6D2756" w14:textId="6D4F6C8D" w:rsidR="00A3456A" w:rsidRPr="002F0BD6" w:rsidRDefault="00A3456A" w:rsidP="004D6649">
          <w:pPr>
            <w:pStyle w:val="TOC3"/>
            <w:rPr>
              <w:ins w:id="409" w:author="Stjepan Salopek (ssalopek)" w:date="2021-09-13T17:23:00Z"/>
              <w:rFonts w:eastAsiaTheme="minorEastAsia"/>
              <w:noProof/>
            </w:rPr>
          </w:pPr>
          <w:ins w:id="410" w:author="Stjepan Salopek (ssalopek)" w:date="2021-09-13T17:23:00Z">
            <w:r w:rsidRPr="00A3456A">
              <w:rPr>
                <w:rStyle w:val="Hyperlink"/>
                <w:rFonts w:ascii="Times New Roman" w:hAnsi="Times New Roman" w:cs="Times New Roman"/>
                <w:noProof/>
                <w:sz w:val="24"/>
                <w:szCs w:val="24"/>
                <w:rPrChange w:id="41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12" w:author="Stjepan Salopek (ssalopek)" w:date="2021-09-13T17:23:00Z">
                  <w:rPr>
                    <w:rStyle w:val="Hyperlink"/>
                    <w:noProof/>
                  </w:rPr>
                </w:rPrChange>
              </w:rPr>
              <w:instrText xml:space="preserve"> </w:instrText>
            </w:r>
            <w:r w:rsidRPr="002F0BD6">
              <w:rPr>
                <w:noProof/>
              </w:rPr>
              <w:instrText>HYPERLINK \l "_Toc82446265"</w:instrText>
            </w:r>
            <w:r w:rsidRPr="00A3456A">
              <w:rPr>
                <w:rStyle w:val="Hyperlink"/>
                <w:rFonts w:ascii="Times New Roman" w:hAnsi="Times New Roman" w:cs="Times New Roman"/>
                <w:noProof/>
                <w:sz w:val="24"/>
                <w:szCs w:val="24"/>
                <w:rPrChange w:id="41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5" w:author="Stjepan Salopek (ssalopek)" w:date="2021-09-13T17:23:00Z">
                  <w:rPr>
                    <w:rStyle w:val="Hyperlink"/>
                    <w:noProof/>
                  </w:rPr>
                </w:rPrChange>
              </w:rPr>
              <w:t>3.2.2. Uobičajena propagacija neuronske mreže</w:t>
            </w:r>
            <w:r w:rsidRPr="002F0BD6">
              <w:rPr>
                <w:noProof/>
                <w:webHidden/>
              </w:rPr>
              <w:tab/>
            </w:r>
            <w:r w:rsidRPr="002F0BD6">
              <w:rPr>
                <w:noProof/>
                <w:webHidden/>
              </w:rPr>
              <w:fldChar w:fldCharType="begin"/>
            </w:r>
            <w:r w:rsidRPr="002F0BD6">
              <w:rPr>
                <w:noProof/>
                <w:webHidden/>
              </w:rPr>
              <w:instrText xml:space="preserve"> PAGEREF _Toc82446265 \h </w:instrText>
            </w:r>
          </w:ins>
          <w:r w:rsidRPr="002F0BD6">
            <w:rPr>
              <w:noProof/>
              <w:webHidden/>
            </w:rPr>
          </w:r>
          <w:r w:rsidRPr="002F0BD6">
            <w:rPr>
              <w:noProof/>
              <w:webHidden/>
            </w:rPr>
            <w:fldChar w:fldCharType="separate"/>
          </w:r>
          <w:ins w:id="416"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7" w:author="Stjepan Salopek (ssalopek)" w:date="2021-09-13T17:23:00Z">
                  <w:rPr>
                    <w:rStyle w:val="Hyperlink"/>
                    <w:noProof/>
                  </w:rPr>
                </w:rPrChange>
              </w:rPr>
              <w:fldChar w:fldCharType="end"/>
            </w:r>
          </w:ins>
        </w:p>
        <w:p w14:paraId="0F8B11E5" w14:textId="331BF8B9" w:rsidR="00A3456A" w:rsidRPr="002F0BD6" w:rsidRDefault="00A3456A" w:rsidP="004D6649">
          <w:pPr>
            <w:pStyle w:val="TOC3"/>
            <w:rPr>
              <w:ins w:id="418" w:author="Stjepan Salopek (ssalopek)" w:date="2021-09-13T17:23:00Z"/>
              <w:rFonts w:eastAsiaTheme="minorEastAsia"/>
              <w:noProof/>
            </w:rPr>
          </w:pPr>
          <w:ins w:id="419" w:author="Stjepan Salopek (ssalopek)" w:date="2021-09-13T17:23:00Z">
            <w:r w:rsidRPr="00A3456A">
              <w:rPr>
                <w:rStyle w:val="Hyperlink"/>
                <w:rFonts w:ascii="Times New Roman" w:hAnsi="Times New Roman" w:cs="Times New Roman"/>
                <w:noProof/>
                <w:sz w:val="24"/>
                <w:szCs w:val="24"/>
                <w:rPrChange w:id="42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1" w:author="Stjepan Salopek (ssalopek)" w:date="2021-09-13T17:23:00Z">
                  <w:rPr>
                    <w:rStyle w:val="Hyperlink"/>
                    <w:noProof/>
                  </w:rPr>
                </w:rPrChange>
              </w:rPr>
              <w:instrText xml:space="preserve"> </w:instrText>
            </w:r>
            <w:r w:rsidRPr="002F0BD6">
              <w:rPr>
                <w:noProof/>
              </w:rPr>
              <w:instrText>HYPERLINK \l "_Toc82446266"</w:instrText>
            </w:r>
            <w:r w:rsidRPr="00A3456A">
              <w:rPr>
                <w:rStyle w:val="Hyperlink"/>
                <w:rFonts w:ascii="Times New Roman" w:hAnsi="Times New Roman" w:cs="Times New Roman"/>
                <w:noProof/>
                <w:sz w:val="24"/>
                <w:szCs w:val="24"/>
                <w:rPrChange w:id="42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2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24" w:author="Stjepan Salopek (ssalopek)" w:date="2021-09-13T17:23:00Z">
                  <w:rPr>
                    <w:rStyle w:val="Hyperlink"/>
                    <w:noProof/>
                  </w:rPr>
                </w:rPrChange>
              </w:rPr>
              <w:t>3.2.3. Propagacija unazad</w:t>
            </w:r>
            <w:r w:rsidRPr="002F0BD6">
              <w:rPr>
                <w:noProof/>
                <w:webHidden/>
              </w:rPr>
              <w:tab/>
            </w:r>
            <w:r w:rsidRPr="002F0BD6">
              <w:rPr>
                <w:noProof/>
                <w:webHidden/>
              </w:rPr>
              <w:fldChar w:fldCharType="begin"/>
            </w:r>
            <w:r w:rsidRPr="002F0BD6">
              <w:rPr>
                <w:noProof/>
                <w:webHidden/>
              </w:rPr>
              <w:instrText xml:space="preserve"> PAGEREF _Toc82446266 \h </w:instrText>
            </w:r>
          </w:ins>
          <w:r w:rsidRPr="002F0BD6">
            <w:rPr>
              <w:noProof/>
              <w:webHidden/>
            </w:rPr>
          </w:r>
          <w:r w:rsidRPr="002F0BD6">
            <w:rPr>
              <w:noProof/>
              <w:webHidden/>
            </w:rPr>
            <w:fldChar w:fldCharType="separate"/>
          </w:r>
          <w:ins w:id="425" w:author="Stjepan Salopek (ssalopek)" w:date="2021-09-13T17:23:00Z">
            <w:r w:rsidRPr="002F0BD6">
              <w:rPr>
                <w:noProof/>
                <w:webHidden/>
              </w:rPr>
              <w:t>22</w:t>
            </w:r>
            <w:r w:rsidRPr="002F0BD6">
              <w:rPr>
                <w:noProof/>
                <w:webHidden/>
              </w:rPr>
              <w:fldChar w:fldCharType="end"/>
            </w:r>
            <w:r w:rsidRPr="00A3456A">
              <w:rPr>
                <w:rStyle w:val="Hyperlink"/>
                <w:rFonts w:ascii="Times New Roman" w:hAnsi="Times New Roman" w:cs="Times New Roman"/>
                <w:noProof/>
                <w:sz w:val="24"/>
                <w:szCs w:val="24"/>
                <w:rPrChange w:id="426" w:author="Stjepan Salopek (ssalopek)" w:date="2021-09-13T17:23:00Z">
                  <w:rPr>
                    <w:rStyle w:val="Hyperlink"/>
                    <w:noProof/>
                  </w:rPr>
                </w:rPrChange>
              </w:rPr>
              <w:fldChar w:fldCharType="end"/>
            </w:r>
          </w:ins>
        </w:p>
        <w:p w14:paraId="653A3736" w14:textId="737F6230" w:rsidR="00A3456A" w:rsidRPr="002F0BD6" w:rsidRDefault="00A3456A" w:rsidP="004D6649">
          <w:pPr>
            <w:pStyle w:val="TOC3"/>
            <w:rPr>
              <w:ins w:id="427" w:author="Stjepan Salopek (ssalopek)" w:date="2021-09-13T17:23:00Z"/>
              <w:rFonts w:eastAsiaTheme="minorEastAsia"/>
              <w:noProof/>
            </w:rPr>
          </w:pPr>
          <w:ins w:id="428" w:author="Stjepan Salopek (ssalopek)" w:date="2021-09-13T17:23:00Z">
            <w:r w:rsidRPr="00A3456A">
              <w:rPr>
                <w:rStyle w:val="Hyperlink"/>
                <w:rFonts w:ascii="Times New Roman" w:hAnsi="Times New Roman" w:cs="Times New Roman"/>
                <w:noProof/>
                <w:sz w:val="24"/>
                <w:szCs w:val="24"/>
                <w:rPrChange w:id="42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0" w:author="Stjepan Salopek (ssalopek)" w:date="2021-09-13T17:23:00Z">
                  <w:rPr>
                    <w:rStyle w:val="Hyperlink"/>
                    <w:noProof/>
                  </w:rPr>
                </w:rPrChange>
              </w:rPr>
              <w:instrText xml:space="preserve"> </w:instrText>
            </w:r>
            <w:r w:rsidRPr="002F0BD6">
              <w:rPr>
                <w:noProof/>
              </w:rPr>
              <w:instrText>HYPERLINK \l "_Toc82446267"</w:instrText>
            </w:r>
            <w:r w:rsidRPr="00A3456A">
              <w:rPr>
                <w:rStyle w:val="Hyperlink"/>
                <w:rFonts w:ascii="Times New Roman" w:hAnsi="Times New Roman" w:cs="Times New Roman"/>
                <w:noProof/>
                <w:sz w:val="24"/>
                <w:szCs w:val="24"/>
                <w:rPrChange w:id="4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33" w:author="Stjepan Salopek (ssalopek)" w:date="2021-09-13T17:23:00Z">
                  <w:rPr>
                    <w:rStyle w:val="Hyperlink"/>
                    <w:noProof/>
                  </w:rPr>
                </w:rPrChange>
              </w:rPr>
              <w:t>3.2.4. Stvaranje klase za strojno učenje</w:t>
            </w:r>
            <w:r w:rsidRPr="002F0BD6">
              <w:rPr>
                <w:noProof/>
                <w:webHidden/>
              </w:rPr>
              <w:tab/>
            </w:r>
            <w:r w:rsidRPr="002F0BD6">
              <w:rPr>
                <w:noProof/>
                <w:webHidden/>
              </w:rPr>
              <w:fldChar w:fldCharType="begin"/>
            </w:r>
            <w:r w:rsidRPr="002F0BD6">
              <w:rPr>
                <w:noProof/>
                <w:webHidden/>
              </w:rPr>
              <w:instrText xml:space="preserve"> PAGEREF _Toc82446267 \h </w:instrText>
            </w:r>
          </w:ins>
          <w:r w:rsidRPr="002F0BD6">
            <w:rPr>
              <w:noProof/>
              <w:webHidden/>
            </w:rPr>
          </w:r>
          <w:r w:rsidRPr="002F0BD6">
            <w:rPr>
              <w:noProof/>
              <w:webHidden/>
            </w:rPr>
            <w:fldChar w:fldCharType="separate"/>
          </w:r>
          <w:ins w:id="434" w:author="Stjepan Salopek (ssalopek)" w:date="2021-09-13T17:23:00Z">
            <w:r w:rsidRPr="002F0BD6">
              <w:rPr>
                <w:noProof/>
                <w:webHidden/>
              </w:rPr>
              <w:t>24</w:t>
            </w:r>
            <w:r w:rsidRPr="002F0BD6">
              <w:rPr>
                <w:noProof/>
                <w:webHidden/>
              </w:rPr>
              <w:fldChar w:fldCharType="end"/>
            </w:r>
            <w:r w:rsidRPr="00A3456A">
              <w:rPr>
                <w:rStyle w:val="Hyperlink"/>
                <w:rFonts w:ascii="Times New Roman" w:hAnsi="Times New Roman" w:cs="Times New Roman"/>
                <w:noProof/>
                <w:sz w:val="24"/>
                <w:szCs w:val="24"/>
                <w:rPrChange w:id="435" w:author="Stjepan Salopek (ssalopek)" w:date="2021-09-13T17:23:00Z">
                  <w:rPr>
                    <w:rStyle w:val="Hyperlink"/>
                    <w:noProof/>
                  </w:rPr>
                </w:rPrChange>
              </w:rPr>
              <w:fldChar w:fldCharType="end"/>
            </w:r>
          </w:ins>
        </w:p>
        <w:p w14:paraId="0564F53A" w14:textId="5A7EB1CF" w:rsidR="00A3456A" w:rsidRPr="002F0BD6" w:rsidRDefault="00A3456A" w:rsidP="004D6649">
          <w:pPr>
            <w:pStyle w:val="TOC3"/>
            <w:rPr>
              <w:ins w:id="436" w:author="Stjepan Salopek (ssalopek)" w:date="2021-09-13T17:23:00Z"/>
              <w:rFonts w:eastAsiaTheme="minorEastAsia"/>
              <w:noProof/>
            </w:rPr>
          </w:pPr>
          <w:ins w:id="437" w:author="Stjepan Salopek (ssalopek)" w:date="2021-09-13T17:23:00Z">
            <w:r w:rsidRPr="00A3456A">
              <w:rPr>
                <w:rStyle w:val="Hyperlink"/>
                <w:rFonts w:ascii="Times New Roman" w:hAnsi="Times New Roman" w:cs="Times New Roman"/>
                <w:noProof/>
                <w:sz w:val="24"/>
                <w:szCs w:val="24"/>
                <w:rPrChange w:id="43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9" w:author="Stjepan Salopek (ssalopek)" w:date="2021-09-13T17:23:00Z">
                  <w:rPr>
                    <w:rStyle w:val="Hyperlink"/>
                    <w:noProof/>
                  </w:rPr>
                </w:rPrChange>
              </w:rPr>
              <w:instrText xml:space="preserve"> </w:instrText>
            </w:r>
            <w:r w:rsidRPr="002F0BD6">
              <w:rPr>
                <w:noProof/>
              </w:rPr>
              <w:instrText>HYPERLINK \l "_Toc82446268"</w:instrText>
            </w:r>
            <w:r w:rsidRPr="00A3456A">
              <w:rPr>
                <w:rStyle w:val="Hyperlink"/>
                <w:rFonts w:ascii="Times New Roman" w:hAnsi="Times New Roman" w:cs="Times New Roman"/>
                <w:noProof/>
                <w:sz w:val="24"/>
                <w:szCs w:val="24"/>
                <w:rPrChange w:id="44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4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42" w:author="Stjepan Salopek (ssalopek)" w:date="2021-09-13T17:23:00Z">
                  <w:rPr>
                    <w:rStyle w:val="Hyperlink"/>
                    <w:noProof/>
                  </w:rPr>
                </w:rPrChange>
              </w:rPr>
              <w:t>3.2.5. Implementiranje klase za strojno učenje u Pythonu</w:t>
            </w:r>
            <w:r w:rsidRPr="002F0BD6">
              <w:rPr>
                <w:noProof/>
                <w:webHidden/>
              </w:rPr>
              <w:tab/>
            </w:r>
            <w:r w:rsidRPr="002F0BD6">
              <w:rPr>
                <w:noProof/>
                <w:webHidden/>
              </w:rPr>
              <w:fldChar w:fldCharType="begin"/>
            </w:r>
            <w:r w:rsidRPr="002F0BD6">
              <w:rPr>
                <w:noProof/>
                <w:webHidden/>
              </w:rPr>
              <w:instrText xml:space="preserve"> PAGEREF _Toc82446268 \h </w:instrText>
            </w:r>
          </w:ins>
          <w:r w:rsidRPr="002F0BD6">
            <w:rPr>
              <w:noProof/>
              <w:webHidden/>
            </w:rPr>
          </w:r>
          <w:r w:rsidRPr="002F0BD6">
            <w:rPr>
              <w:noProof/>
              <w:webHidden/>
            </w:rPr>
            <w:fldChar w:fldCharType="separate"/>
          </w:r>
          <w:ins w:id="443" w:author="Stjepan Salopek (ssalopek)" w:date="2021-09-13T17:23:00Z">
            <w:r w:rsidRPr="002F0BD6">
              <w:rPr>
                <w:noProof/>
                <w:webHidden/>
              </w:rPr>
              <w:t>25</w:t>
            </w:r>
            <w:r w:rsidRPr="002F0BD6">
              <w:rPr>
                <w:noProof/>
                <w:webHidden/>
              </w:rPr>
              <w:fldChar w:fldCharType="end"/>
            </w:r>
            <w:r w:rsidRPr="00A3456A">
              <w:rPr>
                <w:rStyle w:val="Hyperlink"/>
                <w:rFonts w:ascii="Times New Roman" w:hAnsi="Times New Roman" w:cs="Times New Roman"/>
                <w:noProof/>
                <w:sz w:val="24"/>
                <w:szCs w:val="24"/>
                <w:rPrChange w:id="444" w:author="Stjepan Salopek (ssalopek)" w:date="2021-09-13T17:23:00Z">
                  <w:rPr>
                    <w:rStyle w:val="Hyperlink"/>
                    <w:noProof/>
                  </w:rPr>
                </w:rPrChange>
              </w:rPr>
              <w:fldChar w:fldCharType="end"/>
            </w:r>
          </w:ins>
        </w:p>
        <w:p w14:paraId="0D20670C" w14:textId="11FEE7E5" w:rsidR="00A3456A" w:rsidRPr="00A3456A" w:rsidRDefault="00A3456A">
          <w:pPr>
            <w:pStyle w:val="TOC2"/>
            <w:rPr>
              <w:ins w:id="445" w:author="Stjepan Salopek (ssalopek)" w:date="2021-09-13T17:23:00Z"/>
              <w:rFonts w:ascii="Times New Roman" w:eastAsiaTheme="minorEastAsia" w:hAnsi="Times New Roman" w:cs="Times New Roman"/>
              <w:noProof/>
              <w:sz w:val="24"/>
              <w:szCs w:val="24"/>
              <w:rPrChange w:id="446" w:author="Stjepan Salopek (ssalopek)" w:date="2021-09-13T17:23:00Z">
                <w:rPr>
                  <w:ins w:id="447" w:author="Stjepan Salopek (ssalopek)" w:date="2021-09-13T17:23:00Z"/>
                  <w:rFonts w:eastAsiaTheme="minorEastAsia"/>
                  <w:noProof/>
                </w:rPr>
              </w:rPrChange>
            </w:rPr>
          </w:pPr>
          <w:ins w:id="448" w:author="Stjepan Salopek (ssalopek)" w:date="2021-09-13T17:23:00Z">
            <w:r w:rsidRPr="00A3456A">
              <w:rPr>
                <w:rStyle w:val="Hyperlink"/>
                <w:rFonts w:ascii="Times New Roman" w:hAnsi="Times New Roman" w:cs="Times New Roman"/>
                <w:noProof/>
                <w:sz w:val="24"/>
                <w:szCs w:val="24"/>
                <w:rPrChange w:id="449"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45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1"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45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455" w:author="Stjepan Salopek (ssalopek)" w:date="2021-09-13T17:23:00Z">
                  <w:rPr>
                    <w:noProof/>
                    <w:webHidden/>
                  </w:rPr>
                </w:rPrChange>
              </w:rPr>
              <w:tab/>
            </w:r>
            <w:r w:rsidRPr="00A3456A">
              <w:rPr>
                <w:rFonts w:ascii="Times New Roman" w:hAnsi="Times New Roman" w:cs="Times New Roman"/>
                <w:noProof/>
                <w:webHidden/>
                <w:sz w:val="24"/>
                <w:szCs w:val="24"/>
                <w:rPrChange w:id="45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57" w:author="Stjepan Salopek (ssalopek)" w:date="2021-09-13T17:23:00Z">
                  <w:rPr>
                    <w:noProof/>
                    <w:webHidden/>
                  </w:rPr>
                </w:rPrChange>
              </w:rPr>
              <w:instrText xml:space="preserve"> PAGEREF _Toc82446269 \h </w:instrText>
            </w:r>
          </w:ins>
          <w:r w:rsidRPr="00A3456A">
            <w:rPr>
              <w:rFonts w:ascii="Times New Roman" w:hAnsi="Times New Roman" w:cs="Times New Roman"/>
              <w:noProof/>
              <w:webHidden/>
              <w:sz w:val="24"/>
              <w:szCs w:val="24"/>
              <w:rPrChange w:id="45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59" w:author="Stjepan Salopek (ssalopek)" w:date="2021-09-13T17:23:00Z">
                <w:rPr>
                  <w:noProof/>
                  <w:webHidden/>
                </w:rPr>
              </w:rPrChange>
            </w:rPr>
            <w:fldChar w:fldCharType="separate"/>
          </w:r>
          <w:ins w:id="460" w:author="Stjepan Salopek (ssalopek)" w:date="2021-09-13T17:23:00Z">
            <w:r w:rsidRPr="00A3456A">
              <w:rPr>
                <w:rFonts w:ascii="Times New Roman" w:hAnsi="Times New Roman" w:cs="Times New Roman"/>
                <w:noProof/>
                <w:webHidden/>
                <w:sz w:val="24"/>
                <w:szCs w:val="24"/>
                <w:rPrChange w:id="461" w:author="Stjepan Salopek (ssalopek)" w:date="2021-09-13T17:23:00Z">
                  <w:rPr>
                    <w:noProof/>
                    <w:webHidden/>
                  </w:rPr>
                </w:rPrChange>
              </w:rPr>
              <w:t>26</w:t>
            </w:r>
            <w:r w:rsidRPr="00A3456A">
              <w:rPr>
                <w:rFonts w:ascii="Times New Roman" w:hAnsi="Times New Roman" w:cs="Times New Roman"/>
                <w:noProof/>
                <w:webHidden/>
                <w:sz w:val="24"/>
                <w:szCs w:val="24"/>
                <w:rPrChange w:id="46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3" w:author="Stjepan Salopek (ssalopek)" w:date="2021-09-13T17:23:00Z">
                  <w:rPr>
                    <w:rStyle w:val="Hyperlink"/>
                    <w:noProof/>
                  </w:rPr>
                </w:rPrChange>
              </w:rPr>
              <w:fldChar w:fldCharType="end"/>
            </w:r>
          </w:ins>
        </w:p>
        <w:p w14:paraId="2F1DFAF2" w14:textId="2A7C3886" w:rsidR="00A3456A" w:rsidRPr="00A3456A" w:rsidRDefault="00A3456A">
          <w:pPr>
            <w:pStyle w:val="TOC2"/>
            <w:rPr>
              <w:ins w:id="464" w:author="Stjepan Salopek (ssalopek)" w:date="2021-09-13T17:23:00Z"/>
              <w:rFonts w:ascii="Times New Roman" w:eastAsiaTheme="minorEastAsia" w:hAnsi="Times New Roman" w:cs="Times New Roman"/>
              <w:noProof/>
              <w:sz w:val="24"/>
              <w:szCs w:val="24"/>
              <w:rPrChange w:id="465" w:author="Stjepan Salopek (ssalopek)" w:date="2021-09-13T17:23:00Z">
                <w:rPr>
                  <w:ins w:id="466" w:author="Stjepan Salopek (ssalopek)" w:date="2021-09-13T17:23:00Z"/>
                  <w:rFonts w:eastAsiaTheme="minorEastAsia"/>
                  <w:noProof/>
                </w:rPr>
              </w:rPrChange>
            </w:rPr>
          </w:pPr>
          <w:ins w:id="467" w:author="Stjepan Salopek (ssalopek)" w:date="2021-09-13T17:23:00Z">
            <w:r w:rsidRPr="00A3456A">
              <w:rPr>
                <w:rStyle w:val="Hyperlink"/>
                <w:rFonts w:ascii="Times New Roman" w:hAnsi="Times New Roman" w:cs="Times New Roman"/>
                <w:noProof/>
                <w:sz w:val="24"/>
                <w:szCs w:val="24"/>
                <w:rPrChange w:id="46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6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0"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47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474" w:author="Stjepan Salopek (ssalopek)" w:date="2021-09-13T17:23:00Z">
                  <w:rPr>
                    <w:noProof/>
                    <w:webHidden/>
                  </w:rPr>
                </w:rPrChange>
              </w:rPr>
              <w:tab/>
            </w:r>
            <w:r w:rsidRPr="00A3456A">
              <w:rPr>
                <w:rFonts w:ascii="Times New Roman" w:hAnsi="Times New Roman" w:cs="Times New Roman"/>
                <w:noProof/>
                <w:webHidden/>
                <w:sz w:val="24"/>
                <w:szCs w:val="24"/>
                <w:rPrChange w:id="47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76" w:author="Stjepan Salopek (ssalopek)" w:date="2021-09-13T17:23:00Z">
                  <w:rPr>
                    <w:noProof/>
                    <w:webHidden/>
                  </w:rPr>
                </w:rPrChange>
              </w:rPr>
              <w:instrText xml:space="preserve"> PAGEREF _Toc82446270 \h </w:instrText>
            </w:r>
          </w:ins>
          <w:r w:rsidRPr="00A3456A">
            <w:rPr>
              <w:rFonts w:ascii="Times New Roman" w:hAnsi="Times New Roman" w:cs="Times New Roman"/>
              <w:noProof/>
              <w:webHidden/>
              <w:sz w:val="24"/>
              <w:szCs w:val="24"/>
              <w:rPrChange w:id="47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78" w:author="Stjepan Salopek (ssalopek)" w:date="2021-09-13T17:23:00Z">
                <w:rPr>
                  <w:noProof/>
                  <w:webHidden/>
                </w:rPr>
              </w:rPrChange>
            </w:rPr>
            <w:fldChar w:fldCharType="separate"/>
          </w:r>
          <w:ins w:id="479" w:author="Stjepan Salopek (ssalopek)" w:date="2021-09-13T17:23:00Z">
            <w:r w:rsidRPr="00A3456A">
              <w:rPr>
                <w:rFonts w:ascii="Times New Roman" w:hAnsi="Times New Roman" w:cs="Times New Roman"/>
                <w:noProof/>
                <w:webHidden/>
                <w:sz w:val="24"/>
                <w:szCs w:val="24"/>
                <w:rPrChange w:id="480" w:author="Stjepan Salopek (ssalopek)" w:date="2021-09-13T17:23:00Z">
                  <w:rPr>
                    <w:noProof/>
                    <w:webHidden/>
                  </w:rPr>
                </w:rPrChange>
              </w:rPr>
              <w:t>27</w:t>
            </w:r>
            <w:r w:rsidRPr="00A3456A">
              <w:rPr>
                <w:rFonts w:ascii="Times New Roman" w:hAnsi="Times New Roman" w:cs="Times New Roman"/>
                <w:noProof/>
                <w:webHidden/>
                <w:sz w:val="24"/>
                <w:szCs w:val="24"/>
                <w:rPrChange w:id="48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2" w:author="Stjepan Salopek (ssalopek)" w:date="2021-09-13T17:23:00Z">
                  <w:rPr>
                    <w:rStyle w:val="Hyperlink"/>
                    <w:noProof/>
                  </w:rPr>
                </w:rPrChange>
              </w:rPr>
              <w:fldChar w:fldCharType="end"/>
            </w:r>
          </w:ins>
        </w:p>
        <w:p w14:paraId="2C30E99C" w14:textId="7527174F" w:rsidR="00A3456A" w:rsidRPr="00A3456A" w:rsidRDefault="00A3456A">
          <w:pPr>
            <w:pStyle w:val="TOC1"/>
            <w:spacing w:line="360" w:lineRule="auto"/>
            <w:rPr>
              <w:ins w:id="483" w:author="Stjepan Salopek (ssalopek)" w:date="2021-09-13T17:23:00Z"/>
              <w:rFonts w:ascii="Times New Roman" w:eastAsiaTheme="minorEastAsia" w:hAnsi="Times New Roman" w:cs="Times New Roman"/>
              <w:noProof/>
              <w:sz w:val="24"/>
              <w:szCs w:val="24"/>
              <w:rPrChange w:id="484" w:author="Stjepan Salopek (ssalopek)" w:date="2021-09-13T17:23:00Z">
                <w:rPr>
                  <w:ins w:id="485" w:author="Stjepan Salopek (ssalopek)" w:date="2021-09-13T17:23:00Z"/>
                  <w:rFonts w:eastAsiaTheme="minorEastAsia"/>
                  <w:noProof/>
                </w:rPr>
              </w:rPrChange>
            </w:rPr>
            <w:pPrChange w:id="486" w:author="Stjepan Salopek (ssalopek)" w:date="2021-09-13T17:24:00Z">
              <w:pPr>
                <w:pStyle w:val="TOC1"/>
              </w:pPr>
            </w:pPrChange>
          </w:pPr>
          <w:ins w:id="487" w:author="Stjepan Salopek (ssalopek)" w:date="2021-09-13T17:23:00Z">
            <w:r w:rsidRPr="00A3456A">
              <w:rPr>
                <w:rStyle w:val="Hyperlink"/>
                <w:rFonts w:ascii="Times New Roman" w:hAnsi="Times New Roman" w:cs="Times New Roman"/>
                <w:noProof/>
                <w:sz w:val="24"/>
                <w:szCs w:val="24"/>
                <w:rPrChange w:id="48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8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0"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3"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494" w:author="Stjepan Salopek (ssalopek)" w:date="2021-09-13T17:23:00Z">
                  <w:rPr>
                    <w:noProof/>
                    <w:webHidden/>
                  </w:rPr>
                </w:rPrChange>
              </w:rPr>
              <w:tab/>
            </w:r>
            <w:r w:rsidRPr="00A3456A">
              <w:rPr>
                <w:rFonts w:ascii="Times New Roman" w:hAnsi="Times New Roman" w:cs="Times New Roman"/>
                <w:noProof/>
                <w:webHidden/>
                <w:sz w:val="24"/>
                <w:szCs w:val="24"/>
                <w:rPrChange w:id="49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96" w:author="Stjepan Salopek (ssalopek)" w:date="2021-09-13T17:23:00Z">
                  <w:rPr>
                    <w:noProof/>
                    <w:webHidden/>
                  </w:rPr>
                </w:rPrChange>
              </w:rPr>
              <w:instrText xml:space="preserve"> PAGEREF _Toc82446271 \h </w:instrText>
            </w:r>
          </w:ins>
          <w:r w:rsidRPr="00A3456A">
            <w:rPr>
              <w:rFonts w:ascii="Times New Roman" w:hAnsi="Times New Roman" w:cs="Times New Roman"/>
              <w:noProof/>
              <w:webHidden/>
              <w:sz w:val="24"/>
              <w:szCs w:val="24"/>
              <w:rPrChange w:id="49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98" w:author="Stjepan Salopek (ssalopek)" w:date="2021-09-13T17:23:00Z">
                <w:rPr>
                  <w:noProof/>
                  <w:webHidden/>
                </w:rPr>
              </w:rPrChange>
            </w:rPr>
            <w:fldChar w:fldCharType="separate"/>
          </w:r>
          <w:ins w:id="499" w:author="Stjepan Salopek (ssalopek)" w:date="2021-09-13T17:23:00Z">
            <w:r w:rsidRPr="00A3456A">
              <w:rPr>
                <w:rFonts w:ascii="Times New Roman" w:hAnsi="Times New Roman" w:cs="Times New Roman"/>
                <w:noProof/>
                <w:webHidden/>
                <w:sz w:val="24"/>
                <w:szCs w:val="24"/>
                <w:rPrChange w:id="500" w:author="Stjepan Salopek (ssalopek)" w:date="2021-09-13T17:23:00Z">
                  <w:rPr>
                    <w:noProof/>
                    <w:webHidden/>
                  </w:rPr>
                </w:rPrChange>
              </w:rPr>
              <w:t>28</w:t>
            </w:r>
            <w:r w:rsidRPr="00A3456A">
              <w:rPr>
                <w:rFonts w:ascii="Times New Roman" w:hAnsi="Times New Roman" w:cs="Times New Roman"/>
                <w:noProof/>
                <w:webHidden/>
                <w:sz w:val="24"/>
                <w:szCs w:val="24"/>
                <w:rPrChange w:id="50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2" w:author="Stjepan Salopek (ssalopek)" w:date="2021-09-13T17:23:00Z">
                  <w:rPr>
                    <w:rStyle w:val="Hyperlink"/>
                    <w:noProof/>
                  </w:rPr>
                </w:rPrChange>
              </w:rPr>
              <w:fldChar w:fldCharType="end"/>
            </w:r>
          </w:ins>
        </w:p>
        <w:p w14:paraId="6B7EDB63" w14:textId="6B52C607" w:rsidR="00A3456A" w:rsidRPr="00A3456A" w:rsidRDefault="00A3456A">
          <w:pPr>
            <w:pStyle w:val="TOC2"/>
            <w:rPr>
              <w:ins w:id="503" w:author="Stjepan Salopek (ssalopek)" w:date="2021-09-13T17:23:00Z"/>
              <w:rFonts w:ascii="Times New Roman" w:eastAsiaTheme="minorEastAsia" w:hAnsi="Times New Roman" w:cs="Times New Roman"/>
              <w:noProof/>
              <w:sz w:val="24"/>
              <w:szCs w:val="24"/>
              <w:rPrChange w:id="504" w:author="Stjepan Salopek (ssalopek)" w:date="2021-09-13T17:23:00Z">
                <w:rPr>
                  <w:ins w:id="505" w:author="Stjepan Salopek (ssalopek)" w:date="2021-09-13T17:23:00Z"/>
                  <w:rFonts w:eastAsiaTheme="minorEastAsia"/>
                  <w:noProof/>
                </w:rPr>
              </w:rPrChange>
            </w:rPr>
          </w:pPr>
          <w:ins w:id="506" w:author="Stjepan Salopek (ssalopek)" w:date="2021-09-13T17:23:00Z">
            <w:r w:rsidRPr="00A3456A">
              <w:rPr>
                <w:rStyle w:val="Hyperlink"/>
                <w:rFonts w:ascii="Times New Roman" w:hAnsi="Times New Roman" w:cs="Times New Roman"/>
                <w:noProof/>
                <w:sz w:val="24"/>
                <w:szCs w:val="24"/>
                <w:rPrChange w:id="50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0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09"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51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513" w:author="Stjepan Salopek (ssalopek)" w:date="2021-09-13T17:23:00Z">
                  <w:rPr>
                    <w:noProof/>
                    <w:webHidden/>
                  </w:rPr>
                </w:rPrChange>
              </w:rPr>
              <w:tab/>
            </w:r>
            <w:r w:rsidRPr="00A3456A">
              <w:rPr>
                <w:rFonts w:ascii="Times New Roman" w:hAnsi="Times New Roman" w:cs="Times New Roman"/>
                <w:noProof/>
                <w:webHidden/>
                <w:sz w:val="24"/>
                <w:szCs w:val="24"/>
                <w:rPrChange w:id="51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15" w:author="Stjepan Salopek (ssalopek)" w:date="2021-09-13T17:23:00Z">
                  <w:rPr>
                    <w:noProof/>
                    <w:webHidden/>
                  </w:rPr>
                </w:rPrChange>
              </w:rPr>
              <w:instrText xml:space="preserve"> PAGEREF _Toc82446272 \h </w:instrText>
            </w:r>
          </w:ins>
          <w:r w:rsidRPr="00A3456A">
            <w:rPr>
              <w:rFonts w:ascii="Times New Roman" w:hAnsi="Times New Roman" w:cs="Times New Roman"/>
              <w:noProof/>
              <w:webHidden/>
              <w:sz w:val="24"/>
              <w:szCs w:val="24"/>
              <w:rPrChange w:id="51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17" w:author="Stjepan Salopek (ssalopek)" w:date="2021-09-13T17:23:00Z">
                <w:rPr>
                  <w:noProof/>
                  <w:webHidden/>
                </w:rPr>
              </w:rPrChange>
            </w:rPr>
            <w:fldChar w:fldCharType="separate"/>
          </w:r>
          <w:ins w:id="518" w:author="Stjepan Salopek (ssalopek)" w:date="2021-09-13T17:23:00Z">
            <w:r w:rsidRPr="00A3456A">
              <w:rPr>
                <w:rFonts w:ascii="Times New Roman" w:hAnsi="Times New Roman" w:cs="Times New Roman"/>
                <w:noProof/>
                <w:webHidden/>
                <w:sz w:val="24"/>
                <w:szCs w:val="24"/>
                <w:rPrChange w:id="519" w:author="Stjepan Salopek (ssalopek)" w:date="2021-09-13T17:23:00Z">
                  <w:rPr>
                    <w:noProof/>
                    <w:webHidden/>
                  </w:rPr>
                </w:rPrChange>
              </w:rPr>
              <w:t>28</w:t>
            </w:r>
            <w:r w:rsidRPr="00A3456A">
              <w:rPr>
                <w:rFonts w:ascii="Times New Roman" w:hAnsi="Times New Roman" w:cs="Times New Roman"/>
                <w:noProof/>
                <w:webHidden/>
                <w:sz w:val="24"/>
                <w:szCs w:val="24"/>
                <w:rPrChange w:id="52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1" w:author="Stjepan Salopek (ssalopek)" w:date="2021-09-13T17:23:00Z">
                  <w:rPr>
                    <w:rStyle w:val="Hyperlink"/>
                    <w:noProof/>
                  </w:rPr>
                </w:rPrChange>
              </w:rPr>
              <w:fldChar w:fldCharType="end"/>
            </w:r>
          </w:ins>
        </w:p>
        <w:p w14:paraId="7CB35D5F" w14:textId="1C0BE5EF" w:rsidR="00A3456A" w:rsidRPr="00A3456A" w:rsidRDefault="00A3456A">
          <w:pPr>
            <w:pStyle w:val="TOC2"/>
            <w:rPr>
              <w:ins w:id="522" w:author="Stjepan Salopek (ssalopek)" w:date="2021-09-13T17:23:00Z"/>
              <w:rFonts w:ascii="Times New Roman" w:eastAsiaTheme="minorEastAsia" w:hAnsi="Times New Roman" w:cs="Times New Roman"/>
              <w:noProof/>
              <w:sz w:val="24"/>
              <w:szCs w:val="24"/>
              <w:rPrChange w:id="523" w:author="Stjepan Salopek (ssalopek)" w:date="2021-09-13T17:23:00Z">
                <w:rPr>
                  <w:ins w:id="524" w:author="Stjepan Salopek (ssalopek)" w:date="2021-09-13T17:23:00Z"/>
                  <w:rFonts w:eastAsiaTheme="minorEastAsia"/>
                  <w:noProof/>
                </w:rPr>
              </w:rPrChange>
            </w:rPr>
          </w:pPr>
          <w:ins w:id="525" w:author="Stjepan Salopek (ssalopek)" w:date="2021-09-13T17:23:00Z">
            <w:r w:rsidRPr="00A3456A">
              <w:rPr>
                <w:rStyle w:val="Hyperlink"/>
                <w:rFonts w:ascii="Times New Roman" w:hAnsi="Times New Roman" w:cs="Times New Roman"/>
                <w:noProof/>
                <w:sz w:val="24"/>
                <w:szCs w:val="24"/>
                <w:rPrChange w:id="52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2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28"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52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1"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532" w:author="Stjepan Salopek (ssalopek)" w:date="2021-09-13T17:23:00Z">
                  <w:rPr>
                    <w:noProof/>
                    <w:webHidden/>
                  </w:rPr>
                </w:rPrChange>
              </w:rPr>
              <w:tab/>
            </w:r>
            <w:r w:rsidRPr="00A3456A">
              <w:rPr>
                <w:rFonts w:ascii="Times New Roman" w:hAnsi="Times New Roman" w:cs="Times New Roman"/>
                <w:noProof/>
                <w:webHidden/>
                <w:sz w:val="24"/>
                <w:szCs w:val="24"/>
                <w:rPrChange w:id="53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34" w:author="Stjepan Salopek (ssalopek)" w:date="2021-09-13T17:23:00Z">
                  <w:rPr>
                    <w:noProof/>
                    <w:webHidden/>
                  </w:rPr>
                </w:rPrChange>
              </w:rPr>
              <w:instrText xml:space="preserve"> PAGEREF _Toc82446273 \h </w:instrText>
            </w:r>
          </w:ins>
          <w:r w:rsidRPr="00A3456A">
            <w:rPr>
              <w:rFonts w:ascii="Times New Roman" w:hAnsi="Times New Roman" w:cs="Times New Roman"/>
              <w:noProof/>
              <w:webHidden/>
              <w:sz w:val="24"/>
              <w:szCs w:val="24"/>
              <w:rPrChange w:id="53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36" w:author="Stjepan Salopek (ssalopek)" w:date="2021-09-13T17:23:00Z">
                <w:rPr>
                  <w:noProof/>
                  <w:webHidden/>
                </w:rPr>
              </w:rPrChange>
            </w:rPr>
            <w:fldChar w:fldCharType="separate"/>
          </w:r>
          <w:ins w:id="537" w:author="Stjepan Salopek (ssalopek)" w:date="2021-09-13T17:23:00Z">
            <w:r w:rsidRPr="00A3456A">
              <w:rPr>
                <w:rFonts w:ascii="Times New Roman" w:hAnsi="Times New Roman" w:cs="Times New Roman"/>
                <w:noProof/>
                <w:webHidden/>
                <w:sz w:val="24"/>
                <w:szCs w:val="24"/>
                <w:rPrChange w:id="538" w:author="Stjepan Salopek (ssalopek)" w:date="2021-09-13T17:23:00Z">
                  <w:rPr>
                    <w:noProof/>
                    <w:webHidden/>
                  </w:rPr>
                </w:rPrChange>
              </w:rPr>
              <w:t>28</w:t>
            </w:r>
            <w:r w:rsidRPr="00A3456A">
              <w:rPr>
                <w:rFonts w:ascii="Times New Roman" w:hAnsi="Times New Roman" w:cs="Times New Roman"/>
                <w:noProof/>
                <w:webHidden/>
                <w:sz w:val="24"/>
                <w:szCs w:val="24"/>
                <w:rPrChange w:id="53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40" w:author="Stjepan Salopek (ssalopek)" w:date="2021-09-13T17:23:00Z">
                  <w:rPr>
                    <w:rStyle w:val="Hyperlink"/>
                    <w:noProof/>
                  </w:rPr>
                </w:rPrChange>
              </w:rPr>
              <w:fldChar w:fldCharType="end"/>
            </w:r>
          </w:ins>
        </w:p>
        <w:p w14:paraId="081201D2" w14:textId="4DC366BB" w:rsidR="00A3456A" w:rsidRPr="00A3456A" w:rsidRDefault="00A3456A">
          <w:pPr>
            <w:pStyle w:val="TOC2"/>
            <w:rPr>
              <w:ins w:id="541" w:author="Stjepan Salopek (ssalopek)" w:date="2021-09-13T17:23:00Z"/>
              <w:rFonts w:ascii="Times New Roman" w:eastAsiaTheme="minorEastAsia" w:hAnsi="Times New Roman" w:cs="Times New Roman"/>
              <w:noProof/>
              <w:sz w:val="24"/>
              <w:szCs w:val="24"/>
              <w:rPrChange w:id="542" w:author="Stjepan Salopek (ssalopek)" w:date="2021-09-13T17:23:00Z">
                <w:rPr>
                  <w:ins w:id="543" w:author="Stjepan Salopek (ssalopek)" w:date="2021-09-13T17:23:00Z"/>
                  <w:rFonts w:eastAsiaTheme="minorEastAsia"/>
                  <w:noProof/>
                </w:rPr>
              </w:rPrChange>
            </w:rPr>
          </w:pPr>
          <w:ins w:id="544" w:author="Stjepan Salopek (ssalopek)" w:date="2021-09-13T17:23:00Z">
            <w:r w:rsidRPr="00A3456A">
              <w:rPr>
                <w:rStyle w:val="Hyperlink"/>
                <w:rFonts w:ascii="Times New Roman" w:hAnsi="Times New Roman" w:cs="Times New Roman"/>
                <w:noProof/>
                <w:sz w:val="24"/>
                <w:szCs w:val="24"/>
                <w:rPrChange w:id="54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4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47"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4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50" w:author="Stjepan Salopek (ssalopek)" w:date="2021-09-13T17:23:00Z">
                  <w:rPr>
                    <w:rStyle w:val="Hyperlink"/>
                    <w:noProof/>
                  </w:rPr>
                </w:rPrChange>
              </w:rPr>
              <w:t>4.3. Preuzimanje podatkovnog skupa</w:t>
            </w:r>
            <w:r w:rsidRPr="00A3456A">
              <w:rPr>
                <w:rFonts w:ascii="Times New Roman" w:hAnsi="Times New Roman" w:cs="Times New Roman"/>
                <w:noProof/>
                <w:webHidden/>
                <w:sz w:val="24"/>
                <w:szCs w:val="24"/>
                <w:rPrChange w:id="551" w:author="Stjepan Salopek (ssalopek)" w:date="2021-09-13T17:23:00Z">
                  <w:rPr>
                    <w:noProof/>
                    <w:webHidden/>
                  </w:rPr>
                </w:rPrChange>
              </w:rPr>
              <w:tab/>
            </w:r>
            <w:r w:rsidRPr="00A3456A">
              <w:rPr>
                <w:rFonts w:ascii="Times New Roman" w:hAnsi="Times New Roman" w:cs="Times New Roman"/>
                <w:noProof/>
                <w:webHidden/>
                <w:sz w:val="24"/>
                <w:szCs w:val="24"/>
                <w:rPrChange w:id="55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53" w:author="Stjepan Salopek (ssalopek)" w:date="2021-09-13T17:23:00Z">
                  <w:rPr>
                    <w:noProof/>
                    <w:webHidden/>
                  </w:rPr>
                </w:rPrChange>
              </w:rPr>
              <w:instrText xml:space="preserve"> PAGEREF _Toc82446274 \h </w:instrText>
            </w:r>
          </w:ins>
          <w:r w:rsidRPr="00A3456A">
            <w:rPr>
              <w:rFonts w:ascii="Times New Roman" w:hAnsi="Times New Roman" w:cs="Times New Roman"/>
              <w:noProof/>
              <w:webHidden/>
              <w:sz w:val="24"/>
              <w:szCs w:val="24"/>
              <w:rPrChange w:id="55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55" w:author="Stjepan Salopek (ssalopek)" w:date="2021-09-13T17:23:00Z">
                <w:rPr>
                  <w:noProof/>
                  <w:webHidden/>
                </w:rPr>
              </w:rPrChange>
            </w:rPr>
            <w:fldChar w:fldCharType="separate"/>
          </w:r>
          <w:ins w:id="556" w:author="Stjepan Salopek (ssalopek)" w:date="2021-09-13T17:23:00Z">
            <w:r w:rsidRPr="00A3456A">
              <w:rPr>
                <w:rFonts w:ascii="Times New Roman" w:hAnsi="Times New Roman" w:cs="Times New Roman"/>
                <w:noProof/>
                <w:webHidden/>
                <w:sz w:val="24"/>
                <w:szCs w:val="24"/>
                <w:rPrChange w:id="557" w:author="Stjepan Salopek (ssalopek)" w:date="2021-09-13T17:23:00Z">
                  <w:rPr>
                    <w:noProof/>
                    <w:webHidden/>
                  </w:rPr>
                </w:rPrChange>
              </w:rPr>
              <w:t>29</w:t>
            </w:r>
            <w:r w:rsidRPr="00A3456A">
              <w:rPr>
                <w:rFonts w:ascii="Times New Roman" w:hAnsi="Times New Roman" w:cs="Times New Roman"/>
                <w:noProof/>
                <w:webHidden/>
                <w:sz w:val="24"/>
                <w:szCs w:val="24"/>
                <w:rPrChange w:id="55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59" w:author="Stjepan Salopek (ssalopek)" w:date="2021-09-13T17:23:00Z">
                  <w:rPr>
                    <w:rStyle w:val="Hyperlink"/>
                    <w:noProof/>
                  </w:rPr>
                </w:rPrChange>
              </w:rPr>
              <w:fldChar w:fldCharType="end"/>
            </w:r>
          </w:ins>
        </w:p>
        <w:p w14:paraId="35DC95F4" w14:textId="3C41FEB4" w:rsidR="00A3456A" w:rsidRPr="00A3456A" w:rsidRDefault="00A3456A">
          <w:pPr>
            <w:pStyle w:val="TOC2"/>
            <w:rPr>
              <w:ins w:id="560" w:author="Stjepan Salopek (ssalopek)" w:date="2021-09-13T17:23:00Z"/>
              <w:rFonts w:ascii="Times New Roman" w:eastAsiaTheme="minorEastAsia" w:hAnsi="Times New Roman" w:cs="Times New Roman"/>
              <w:noProof/>
              <w:sz w:val="24"/>
              <w:szCs w:val="24"/>
              <w:rPrChange w:id="561" w:author="Stjepan Salopek (ssalopek)" w:date="2021-09-13T17:23:00Z">
                <w:rPr>
                  <w:ins w:id="562" w:author="Stjepan Salopek (ssalopek)" w:date="2021-09-13T17:23:00Z"/>
                  <w:rFonts w:eastAsiaTheme="minorEastAsia"/>
                  <w:noProof/>
                </w:rPr>
              </w:rPrChange>
            </w:rPr>
          </w:pPr>
          <w:ins w:id="563" w:author="Stjepan Salopek (ssalopek)" w:date="2021-09-13T17:23:00Z">
            <w:r w:rsidRPr="00A3456A">
              <w:rPr>
                <w:rStyle w:val="Hyperlink"/>
                <w:rFonts w:ascii="Times New Roman" w:hAnsi="Times New Roman" w:cs="Times New Roman"/>
                <w:noProof/>
                <w:sz w:val="24"/>
                <w:szCs w:val="24"/>
                <w:rPrChange w:id="56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6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66"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56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6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570" w:author="Stjepan Salopek (ssalopek)" w:date="2021-09-13T17:23:00Z">
                  <w:rPr>
                    <w:noProof/>
                    <w:webHidden/>
                  </w:rPr>
                </w:rPrChange>
              </w:rPr>
              <w:tab/>
            </w:r>
            <w:r w:rsidRPr="00A3456A">
              <w:rPr>
                <w:rFonts w:ascii="Times New Roman" w:hAnsi="Times New Roman" w:cs="Times New Roman"/>
                <w:noProof/>
                <w:webHidden/>
                <w:sz w:val="24"/>
                <w:szCs w:val="24"/>
                <w:rPrChange w:id="57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72" w:author="Stjepan Salopek (ssalopek)" w:date="2021-09-13T17:23:00Z">
                  <w:rPr>
                    <w:noProof/>
                    <w:webHidden/>
                  </w:rPr>
                </w:rPrChange>
              </w:rPr>
              <w:instrText xml:space="preserve"> PAGEREF _Toc82446276 \h </w:instrText>
            </w:r>
          </w:ins>
          <w:r w:rsidRPr="00A3456A">
            <w:rPr>
              <w:rFonts w:ascii="Times New Roman" w:hAnsi="Times New Roman" w:cs="Times New Roman"/>
              <w:noProof/>
              <w:webHidden/>
              <w:sz w:val="24"/>
              <w:szCs w:val="24"/>
              <w:rPrChange w:id="57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74" w:author="Stjepan Salopek (ssalopek)" w:date="2021-09-13T17:23:00Z">
                <w:rPr>
                  <w:noProof/>
                  <w:webHidden/>
                </w:rPr>
              </w:rPrChange>
            </w:rPr>
            <w:fldChar w:fldCharType="separate"/>
          </w:r>
          <w:ins w:id="575" w:author="Stjepan Salopek (ssalopek)" w:date="2021-09-13T17:23:00Z">
            <w:r w:rsidRPr="00A3456A">
              <w:rPr>
                <w:rFonts w:ascii="Times New Roman" w:hAnsi="Times New Roman" w:cs="Times New Roman"/>
                <w:noProof/>
                <w:webHidden/>
                <w:sz w:val="24"/>
                <w:szCs w:val="24"/>
                <w:rPrChange w:id="576" w:author="Stjepan Salopek (ssalopek)" w:date="2021-09-13T17:23:00Z">
                  <w:rPr>
                    <w:noProof/>
                    <w:webHidden/>
                  </w:rPr>
                </w:rPrChange>
              </w:rPr>
              <w:t>29</w:t>
            </w:r>
            <w:r w:rsidRPr="00A3456A">
              <w:rPr>
                <w:rFonts w:ascii="Times New Roman" w:hAnsi="Times New Roman" w:cs="Times New Roman"/>
                <w:noProof/>
                <w:webHidden/>
                <w:sz w:val="24"/>
                <w:szCs w:val="24"/>
                <w:rPrChange w:id="57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78" w:author="Stjepan Salopek (ssalopek)" w:date="2021-09-13T17:23:00Z">
                  <w:rPr>
                    <w:rStyle w:val="Hyperlink"/>
                    <w:noProof/>
                  </w:rPr>
                </w:rPrChange>
              </w:rPr>
              <w:fldChar w:fldCharType="end"/>
            </w:r>
          </w:ins>
        </w:p>
        <w:p w14:paraId="6A71821D" w14:textId="2F2FC08B" w:rsidR="00A3456A" w:rsidRPr="002F0BD6" w:rsidRDefault="00A3456A" w:rsidP="004D6649">
          <w:pPr>
            <w:pStyle w:val="TOC3"/>
            <w:rPr>
              <w:ins w:id="579" w:author="Stjepan Salopek (ssalopek)" w:date="2021-09-13T17:23:00Z"/>
              <w:rFonts w:eastAsiaTheme="minorEastAsia"/>
              <w:noProof/>
            </w:rPr>
          </w:pPr>
          <w:ins w:id="580" w:author="Stjepan Salopek (ssalopek)" w:date="2021-09-13T17:23:00Z">
            <w:r w:rsidRPr="00A3456A">
              <w:rPr>
                <w:rStyle w:val="Hyperlink"/>
                <w:rFonts w:ascii="Times New Roman" w:hAnsi="Times New Roman" w:cs="Times New Roman"/>
                <w:noProof/>
                <w:sz w:val="24"/>
                <w:szCs w:val="24"/>
                <w:rPrChange w:id="58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82" w:author="Stjepan Salopek (ssalopek)" w:date="2021-09-13T17:23:00Z">
                  <w:rPr>
                    <w:rStyle w:val="Hyperlink"/>
                    <w:noProof/>
                  </w:rPr>
                </w:rPrChange>
              </w:rPr>
              <w:instrText xml:space="preserve"> </w:instrText>
            </w:r>
            <w:r w:rsidRPr="002F0BD6">
              <w:rPr>
                <w:noProof/>
              </w:rPr>
              <w:instrText>HYPERLINK \l "_Toc82446277"</w:instrText>
            </w:r>
            <w:r w:rsidRPr="00A3456A">
              <w:rPr>
                <w:rStyle w:val="Hyperlink"/>
                <w:rFonts w:ascii="Times New Roman" w:hAnsi="Times New Roman" w:cs="Times New Roman"/>
                <w:noProof/>
                <w:sz w:val="24"/>
                <w:szCs w:val="24"/>
                <w:rPrChange w:id="58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8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5" w:author="Stjepan Salopek (ssalopek)" w:date="2021-09-13T17:23:00Z">
                  <w:rPr>
                    <w:rStyle w:val="Hyperlink"/>
                    <w:noProof/>
                  </w:rPr>
                </w:rPrChange>
              </w:rPr>
              <w:t>4.4.1. Funkcija za obradu slike</w:t>
            </w:r>
            <w:r w:rsidRPr="002F0BD6">
              <w:rPr>
                <w:noProof/>
                <w:webHidden/>
              </w:rPr>
              <w:tab/>
            </w:r>
            <w:r w:rsidRPr="002F0BD6">
              <w:rPr>
                <w:noProof/>
                <w:webHidden/>
              </w:rPr>
              <w:fldChar w:fldCharType="begin"/>
            </w:r>
            <w:r w:rsidRPr="002F0BD6">
              <w:rPr>
                <w:noProof/>
                <w:webHidden/>
              </w:rPr>
              <w:instrText xml:space="preserve"> PAGEREF _Toc82446277 \h </w:instrText>
            </w:r>
          </w:ins>
          <w:r w:rsidRPr="002F0BD6">
            <w:rPr>
              <w:noProof/>
              <w:webHidden/>
            </w:rPr>
          </w:r>
          <w:r w:rsidRPr="002F0BD6">
            <w:rPr>
              <w:noProof/>
              <w:webHidden/>
            </w:rPr>
            <w:fldChar w:fldCharType="separate"/>
          </w:r>
          <w:ins w:id="586" w:author="Stjepan Salopek (ssalopek)" w:date="2021-09-13T17:23:00Z">
            <w:r w:rsidRPr="002F0BD6">
              <w:rPr>
                <w:noProof/>
                <w:webHidden/>
              </w:rPr>
              <w:t>29</w:t>
            </w:r>
            <w:r w:rsidRPr="002F0BD6">
              <w:rPr>
                <w:noProof/>
                <w:webHidden/>
              </w:rPr>
              <w:fldChar w:fldCharType="end"/>
            </w:r>
            <w:r w:rsidRPr="00A3456A">
              <w:rPr>
                <w:rStyle w:val="Hyperlink"/>
                <w:rFonts w:ascii="Times New Roman" w:hAnsi="Times New Roman" w:cs="Times New Roman"/>
                <w:noProof/>
                <w:sz w:val="24"/>
                <w:szCs w:val="24"/>
                <w:rPrChange w:id="587" w:author="Stjepan Salopek (ssalopek)" w:date="2021-09-13T17:23:00Z">
                  <w:rPr>
                    <w:rStyle w:val="Hyperlink"/>
                    <w:noProof/>
                  </w:rPr>
                </w:rPrChange>
              </w:rPr>
              <w:fldChar w:fldCharType="end"/>
            </w:r>
          </w:ins>
        </w:p>
        <w:p w14:paraId="1F996F86" w14:textId="6FA7384E" w:rsidR="00A3456A" w:rsidRPr="002F0BD6" w:rsidRDefault="00A3456A" w:rsidP="004D6649">
          <w:pPr>
            <w:pStyle w:val="TOC3"/>
            <w:rPr>
              <w:ins w:id="588" w:author="Stjepan Salopek (ssalopek)" w:date="2021-09-13T17:23:00Z"/>
              <w:rFonts w:eastAsiaTheme="minorEastAsia"/>
              <w:noProof/>
            </w:rPr>
          </w:pPr>
          <w:ins w:id="589" w:author="Stjepan Salopek (ssalopek)" w:date="2021-09-13T17:23:00Z">
            <w:r w:rsidRPr="00A3456A">
              <w:rPr>
                <w:rStyle w:val="Hyperlink"/>
                <w:rFonts w:ascii="Times New Roman" w:hAnsi="Times New Roman" w:cs="Times New Roman"/>
                <w:noProof/>
                <w:sz w:val="24"/>
                <w:szCs w:val="24"/>
                <w:rPrChange w:id="5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91" w:author="Stjepan Salopek (ssalopek)" w:date="2021-09-13T17:23:00Z">
                  <w:rPr>
                    <w:rStyle w:val="Hyperlink"/>
                    <w:noProof/>
                  </w:rPr>
                </w:rPrChange>
              </w:rPr>
              <w:instrText xml:space="preserve"> </w:instrText>
            </w:r>
            <w:r w:rsidRPr="002F0BD6">
              <w:rPr>
                <w:noProof/>
              </w:rPr>
              <w:instrText>HYPERLINK \l "_Toc82446278"</w:instrText>
            </w:r>
            <w:r w:rsidRPr="00A3456A">
              <w:rPr>
                <w:rStyle w:val="Hyperlink"/>
                <w:rFonts w:ascii="Times New Roman" w:hAnsi="Times New Roman" w:cs="Times New Roman"/>
                <w:noProof/>
                <w:sz w:val="24"/>
                <w:szCs w:val="24"/>
                <w:rPrChange w:id="59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9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94" w:author="Stjepan Salopek (ssalopek)" w:date="2021-09-13T17:23:00Z">
                  <w:rPr>
                    <w:rStyle w:val="Hyperlink"/>
                    <w:noProof/>
                  </w:rPr>
                </w:rPrChange>
              </w:rPr>
              <w:t>4.4.2. Filtriranje i konačna obrada</w:t>
            </w:r>
            <w:r w:rsidRPr="002F0BD6">
              <w:rPr>
                <w:noProof/>
                <w:webHidden/>
              </w:rPr>
              <w:tab/>
            </w:r>
            <w:r w:rsidRPr="002F0BD6">
              <w:rPr>
                <w:noProof/>
                <w:webHidden/>
              </w:rPr>
              <w:fldChar w:fldCharType="begin"/>
            </w:r>
            <w:r w:rsidRPr="002F0BD6">
              <w:rPr>
                <w:noProof/>
                <w:webHidden/>
              </w:rPr>
              <w:instrText xml:space="preserve"> PAGEREF _Toc82446278 \h </w:instrText>
            </w:r>
          </w:ins>
          <w:r w:rsidRPr="002F0BD6">
            <w:rPr>
              <w:noProof/>
              <w:webHidden/>
            </w:rPr>
          </w:r>
          <w:r w:rsidRPr="002F0BD6">
            <w:rPr>
              <w:noProof/>
              <w:webHidden/>
            </w:rPr>
            <w:fldChar w:fldCharType="separate"/>
          </w:r>
          <w:ins w:id="595" w:author="Stjepan Salopek (ssalopek)" w:date="2021-09-13T17:23:00Z">
            <w:r w:rsidRPr="002F0BD6">
              <w:rPr>
                <w:noProof/>
                <w:webHidden/>
              </w:rPr>
              <w:t>31</w:t>
            </w:r>
            <w:r w:rsidRPr="002F0BD6">
              <w:rPr>
                <w:noProof/>
                <w:webHidden/>
              </w:rPr>
              <w:fldChar w:fldCharType="end"/>
            </w:r>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fldChar w:fldCharType="end"/>
            </w:r>
          </w:ins>
        </w:p>
        <w:p w14:paraId="5C582B1D" w14:textId="726104E7" w:rsidR="00A3456A" w:rsidRPr="00A3456A" w:rsidRDefault="00A3456A">
          <w:pPr>
            <w:pStyle w:val="TOC2"/>
            <w:rPr>
              <w:ins w:id="597" w:author="Stjepan Salopek (ssalopek)" w:date="2021-09-13T17:23:00Z"/>
              <w:rFonts w:ascii="Times New Roman" w:eastAsiaTheme="minorEastAsia" w:hAnsi="Times New Roman" w:cs="Times New Roman"/>
              <w:noProof/>
              <w:sz w:val="24"/>
              <w:szCs w:val="24"/>
              <w:rPrChange w:id="598" w:author="Stjepan Salopek (ssalopek)" w:date="2021-09-13T17:23:00Z">
                <w:rPr>
                  <w:ins w:id="599" w:author="Stjepan Salopek (ssalopek)" w:date="2021-09-13T17:23:00Z"/>
                  <w:rFonts w:eastAsiaTheme="minorEastAsia"/>
                  <w:noProof/>
                </w:rPr>
              </w:rPrChange>
            </w:rPr>
          </w:pPr>
          <w:ins w:id="600" w:author="Stjepan Salopek (ssalopek)" w:date="2021-09-13T17:23:00Z">
            <w:r w:rsidRPr="00A3456A">
              <w:rPr>
                <w:rStyle w:val="Hyperlink"/>
                <w:rFonts w:ascii="Times New Roman" w:hAnsi="Times New Roman" w:cs="Times New Roman"/>
                <w:noProof/>
                <w:sz w:val="24"/>
                <w:szCs w:val="24"/>
                <w:rPrChange w:id="60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0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03"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60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6"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607" w:author="Stjepan Salopek (ssalopek)" w:date="2021-09-13T17:23:00Z">
                  <w:rPr>
                    <w:noProof/>
                    <w:webHidden/>
                  </w:rPr>
                </w:rPrChange>
              </w:rPr>
              <w:tab/>
            </w:r>
            <w:r w:rsidRPr="00A3456A">
              <w:rPr>
                <w:rFonts w:ascii="Times New Roman" w:hAnsi="Times New Roman" w:cs="Times New Roman"/>
                <w:noProof/>
                <w:webHidden/>
                <w:sz w:val="24"/>
                <w:szCs w:val="24"/>
                <w:rPrChange w:id="60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09" w:author="Stjepan Salopek (ssalopek)" w:date="2021-09-13T17:23:00Z">
                  <w:rPr>
                    <w:noProof/>
                    <w:webHidden/>
                  </w:rPr>
                </w:rPrChange>
              </w:rPr>
              <w:instrText xml:space="preserve"> PAGEREF _Toc82446279 \h </w:instrText>
            </w:r>
          </w:ins>
          <w:r w:rsidRPr="00A3456A">
            <w:rPr>
              <w:rFonts w:ascii="Times New Roman" w:hAnsi="Times New Roman" w:cs="Times New Roman"/>
              <w:noProof/>
              <w:webHidden/>
              <w:sz w:val="24"/>
              <w:szCs w:val="24"/>
              <w:rPrChange w:id="61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11" w:author="Stjepan Salopek (ssalopek)" w:date="2021-09-13T17:23:00Z">
                <w:rPr>
                  <w:noProof/>
                  <w:webHidden/>
                </w:rPr>
              </w:rPrChange>
            </w:rPr>
            <w:fldChar w:fldCharType="separate"/>
          </w:r>
          <w:ins w:id="612" w:author="Stjepan Salopek (ssalopek)" w:date="2021-09-13T17:23:00Z">
            <w:r w:rsidRPr="00A3456A">
              <w:rPr>
                <w:rFonts w:ascii="Times New Roman" w:hAnsi="Times New Roman" w:cs="Times New Roman"/>
                <w:noProof/>
                <w:webHidden/>
                <w:sz w:val="24"/>
                <w:szCs w:val="24"/>
                <w:rPrChange w:id="613" w:author="Stjepan Salopek (ssalopek)" w:date="2021-09-13T17:23:00Z">
                  <w:rPr>
                    <w:noProof/>
                    <w:webHidden/>
                  </w:rPr>
                </w:rPrChange>
              </w:rPr>
              <w:t>32</w:t>
            </w:r>
            <w:r w:rsidRPr="00A3456A">
              <w:rPr>
                <w:rFonts w:ascii="Times New Roman" w:hAnsi="Times New Roman" w:cs="Times New Roman"/>
                <w:noProof/>
                <w:webHidden/>
                <w:sz w:val="24"/>
                <w:szCs w:val="24"/>
                <w:rPrChange w:id="61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15" w:author="Stjepan Salopek (ssalopek)" w:date="2021-09-13T17:23:00Z">
                  <w:rPr>
                    <w:rStyle w:val="Hyperlink"/>
                    <w:noProof/>
                  </w:rPr>
                </w:rPrChange>
              </w:rPr>
              <w:fldChar w:fldCharType="end"/>
            </w:r>
          </w:ins>
        </w:p>
        <w:p w14:paraId="3D7AE3A8" w14:textId="759C7DC1" w:rsidR="00A3456A" w:rsidRPr="002F0BD6" w:rsidRDefault="00A3456A" w:rsidP="004D6649">
          <w:pPr>
            <w:pStyle w:val="TOC3"/>
            <w:rPr>
              <w:ins w:id="616" w:author="Stjepan Salopek (ssalopek)" w:date="2021-09-13T17:23:00Z"/>
              <w:rFonts w:eastAsiaTheme="minorEastAsia"/>
              <w:noProof/>
            </w:rPr>
          </w:pPr>
          <w:ins w:id="617" w:author="Stjepan Salopek (ssalopek)" w:date="2021-09-13T17:23:00Z">
            <w:r w:rsidRPr="00A3456A">
              <w:rPr>
                <w:rStyle w:val="Hyperlink"/>
                <w:rFonts w:ascii="Times New Roman" w:hAnsi="Times New Roman" w:cs="Times New Roman"/>
                <w:noProof/>
                <w:sz w:val="24"/>
                <w:szCs w:val="24"/>
                <w:rPrChange w:id="61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19" w:author="Stjepan Salopek (ssalopek)" w:date="2021-09-13T17:23:00Z">
                  <w:rPr>
                    <w:rStyle w:val="Hyperlink"/>
                    <w:noProof/>
                  </w:rPr>
                </w:rPrChange>
              </w:rPr>
              <w:instrText xml:space="preserve"> </w:instrText>
            </w:r>
            <w:r w:rsidRPr="002F0BD6">
              <w:rPr>
                <w:noProof/>
              </w:rPr>
              <w:instrText>HYPERLINK \l "_Toc82446280"</w:instrText>
            </w:r>
            <w:r w:rsidRPr="00A3456A">
              <w:rPr>
                <w:rStyle w:val="Hyperlink"/>
                <w:rFonts w:ascii="Times New Roman" w:hAnsi="Times New Roman" w:cs="Times New Roman"/>
                <w:noProof/>
                <w:sz w:val="24"/>
                <w:szCs w:val="24"/>
                <w:rPrChange w:id="62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2" w:author="Stjepan Salopek (ssalopek)" w:date="2021-09-13T17:23:00Z">
                  <w:rPr>
                    <w:rStyle w:val="Hyperlink"/>
                    <w:noProof/>
                  </w:rPr>
                </w:rPrChange>
              </w:rPr>
              <w:t>4.5.1. RecognitionNet</w:t>
            </w:r>
            <w:r w:rsidRPr="002F0BD6">
              <w:rPr>
                <w:noProof/>
                <w:webHidden/>
              </w:rPr>
              <w:tab/>
            </w:r>
            <w:r w:rsidRPr="002F0BD6">
              <w:rPr>
                <w:noProof/>
                <w:webHidden/>
              </w:rPr>
              <w:fldChar w:fldCharType="begin"/>
            </w:r>
            <w:r w:rsidRPr="002F0BD6">
              <w:rPr>
                <w:noProof/>
                <w:webHidden/>
              </w:rPr>
              <w:instrText xml:space="preserve"> PAGEREF _Toc82446280 \h </w:instrText>
            </w:r>
          </w:ins>
          <w:r w:rsidRPr="002F0BD6">
            <w:rPr>
              <w:noProof/>
              <w:webHidden/>
            </w:rPr>
          </w:r>
          <w:r w:rsidRPr="002F0BD6">
            <w:rPr>
              <w:noProof/>
              <w:webHidden/>
            </w:rPr>
            <w:fldChar w:fldCharType="separate"/>
          </w:r>
          <w:ins w:id="623" w:author="Stjepan Salopek (ssalopek)" w:date="2021-09-13T17:23:00Z">
            <w:r w:rsidRPr="002F0BD6">
              <w:rPr>
                <w:noProof/>
                <w:webHidden/>
              </w:rPr>
              <w:t>32</w:t>
            </w:r>
            <w:r w:rsidRPr="002F0BD6">
              <w:rPr>
                <w:noProof/>
                <w:webHidden/>
              </w:rPr>
              <w:fldChar w:fldCharType="end"/>
            </w:r>
            <w:r w:rsidRPr="00A3456A">
              <w:rPr>
                <w:rStyle w:val="Hyperlink"/>
                <w:rFonts w:ascii="Times New Roman" w:hAnsi="Times New Roman" w:cs="Times New Roman"/>
                <w:noProof/>
                <w:sz w:val="24"/>
                <w:szCs w:val="24"/>
                <w:rPrChange w:id="624" w:author="Stjepan Salopek (ssalopek)" w:date="2021-09-13T17:23:00Z">
                  <w:rPr>
                    <w:rStyle w:val="Hyperlink"/>
                    <w:noProof/>
                  </w:rPr>
                </w:rPrChange>
              </w:rPr>
              <w:fldChar w:fldCharType="end"/>
            </w:r>
          </w:ins>
        </w:p>
        <w:p w14:paraId="2E7C81FE" w14:textId="4346F40D" w:rsidR="00A3456A" w:rsidRPr="002F0BD6" w:rsidRDefault="00A3456A" w:rsidP="004D6649">
          <w:pPr>
            <w:pStyle w:val="TOC3"/>
            <w:rPr>
              <w:ins w:id="625" w:author="Stjepan Salopek (ssalopek)" w:date="2021-09-13T17:23:00Z"/>
              <w:rFonts w:eastAsiaTheme="minorEastAsia"/>
              <w:noProof/>
            </w:rPr>
          </w:pPr>
          <w:ins w:id="626" w:author="Stjepan Salopek (ssalopek)" w:date="2021-09-13T17:23:00Z">
            <w:r w:rsidRPr="00A3456A">
              <w:rPr>
                <w:rStyle w:val="Hyperlink"/>
                <w:rFonts w:ascii="Times New Roman" w:hAnsi="Times New Roman" w:cs="Times New Roman"/>
                <w:noProof/>
                <w:sz w:val="24"/>
                <w:szCs w:val="24"/>
                <w:rPrChange w:id="62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28" w:author="Stjepan Salopek (ssalopek)" w:date="2021-09-13T17:23:00Z">
                  <w:rPr>
                    <w:rStyle w:val="Hyperlink"/>
                    <w:noProof/>
                  </w:rPr>
                </w:rPrChange>
              </w:rPr>
              <w:instrText xml:space="preserve"> </w:instrText>
            </w:r>
            <w:r w:rsidRPr="002F0BD6">
              <w:rPr>
                <w:noProof/>
              </w:rPr>
              <w:instrText>HYPERLINK \l "_Toc82446281"</w:instrText>
            </w:r>
            <w:r w:rsidRPr="00A3456A">
              <w:rPr>
                <w:rStyle w:val="Hyperlink"/>
                <w:rFonts w:ascii="Times New Roman" w:hAnsi="Times New Roman" w:cs="Times New Roman"/>
                <w:noProof/>
                <w:sz w:val="24"/>
                <w:szCs w:val="24"/>
                <w:rPrChange w:id="62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3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31" w:author="Stjepan Salopek (ssalopek)" w:date="2021-09-13T17:23:00Z">
                  <w:rPr>
                    <w:rStyle w:val="Hyperlink"/>
                    <w:noProof/>
                  </w:rPr>
                </w:rPrChange>
              </w:rPr>
              <w:t>4.5.2. ConvolutionalNet</w:t>
            </w:r>
            <w:r w:rsidRPr="002F0BD6">
              <w:rPr>
                <w:noProof/>
                <w:webHidden/>
              </w:rPr>
              <w:tab/>
            </w:r>
            <w:r w:rsidRPr="002F0BD6">
              <w:rPr>
                <w:noProof/>
                <w:webHidden/>
              </w:rPr>
              <w:fldChar w:fldCharType="begin"/>
            </w:r>
            <w:r w:rsidRPr="002F0BD6">
              <w:rPr>
                <w:noProof/>
                <w:webHidden/>
              </w:rPr>
              <w:instrText xml:space="preserve"> PAGEREF _Toc82446281 \h </w:instrText>
            </w:r>
          </w:ins>
          <w:r w:rsidRPr="002F0BD6">
            <w:rPr>
              <w:noProof/>
              <w:webHidden/>
            </w:rPr>
          </w:r>
          <w:r w:rsidRPr="002F0BD6">
            <w:rPr>
              <w:noProof/>
              <w:webHidden/>
            </w:rPr>
            <w:fldChar w:fldCharType="separate"/>
          </w:r>
          <w:ins w:id="632" w:author="Stjepan Salopek (ssalopek)" w:date="2021-09-13T17:23:00Z">
            <w:r w:rsidRPr="002F0BD6">
              <w:rPr>
                <w:noProof/>
                <w:webHidden/>
              </w:rPr>
              <w:t>33</w:t>
            </w:r>
            <w:r w:rsidRPr="002F0BD6">
              <w:rPr>
                <w:noProof/>
                <w:webHidden/>
              </w:rPr>
              <w:fldChar w:fldCharType="end"/>
            </w:r>
            <w:r w:rsidRPr="00A3456A">
              <w:rPr>
                <w:rStyle w:val="Hyperlink"/>
                <w:rFonts w:ascii="Times New Roman" w:hAnsi="Times New Roman" w:cs="Times New Roman"/>
                <w:noProof/>
                <w:sz w:val="24"/>
                <w:szCs w:val="24"/>
                <w:rPrChange w:id="633" w:author="Stjepan Salopek (ssalopek)" w:date="2021-09-13T17:23:00Z">
                  <w:rPr>
                    <w:rStyle w:val="Hyperlink"/>
                    <w:noProof/>
                  </w:rPr>
                </w:rPrChange>
              </w:rPr>
              <w:fldChar w:fldCharType="end"/>
            </w:r>
          </w:ins>
        </w:p>
        <w:p w14:paraId="7993BE91" w14:textId="5F7CE7EE" w:rsidR="00A3456A" w:rsidRPr="00A3456A" w:rsidRDefault="00A3456A">
          <w:pPr>
            <w:pStyle w:val="TOC2"/>
            <w:rPr>
              <w:ins w:id="634" w:author="Stjepan Salopek (ssalopek)" w:date="2021-09-13T17:23:00Z"/>
              <w:rFonts w:ascii="Times New Roman" w:eastAsiaTheme="minorEastAsia" w:hAnsi="Times New Roman" w:cs="Times New Roman"/>
              <w:noProof/>
              <w:sz w:val="24"/>
              <w:szCs w:val="24"/>
              <w:rPrChange w:id="635" w:author="Stjepan Salopek (ssalopek)" w:date="2021-09-13T17:23:00Z">
                <w:rPr>
                  <w:ins w:id="636" w:author="Stjepan Salopek (ssalopek)" w:date="2021-09-13T17:23:00Z"/>
                  <w:rFonts w:eastAsiaTheme="minorEastAsia"/>
                  <w:noProof/>
                </w:rPr>
              </w:rPrChange>
            </w:rPr>
          </w:pPr>
          <w:ins w:id="637" w:author="Stjepan Salopek (ssalopek)" w:date="2021-09-13T17:23:00Z">
            <w:r w:rsidRPr="00A3456A">
              <w:rPr>
                <w:rStyle w:val="Hyperlink"/>
                <w:rFonts w:ascii="Times New Roman" w:hAnsi="Times New Roman" w:cs="Times New Roman"/>
                <w:noProof/>
                <w:sz w:val="24"/>
                <w:szCs w:val="24"/>
                <w:rPrChange w:id="63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40"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64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4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43" w:author="Stjepan Salopek (ssalopek)" w:date="2021-09-13T17:23:00Z">
                  <w:rPr>
                    <w:rStyle w:val="Hyperlink"/>
                    <w:noProof/>
                  </w:rPr>
                </w:rPrChange>
              </w:rPr>
              <w:t>4.6. Učitavanje podataka</w:t>
            </w:r>
            <w:r w:rsidRPr="00A3456A">
              <w:rPr>
                <w:rFonts w:ascii="Times New Roman" w:hAnsi="Times New Roman" w:cs="Times New Roman"/>
                <w:noProof/>
                <w:webHidden/>
                <w:sz w:val="24"/>
                <w:szCs w:val="24"/>
                <w:rPrChange w:id="644" w:author="Stjepan Salopek (ssalopek)" w:date="2021-09-13T17:23:00Z">
                  <w:rPr>
                    <w:noProof/>
                    <w:webHidden/>
                  </w:rPr>
                </w:rPrChange>
              </w:rPr>
              <w:tab/>
            </w:r>
            <w:r w:rsidRPr="00A3456A">
              <w:rPr>
                <w:rFonts w:ascii="Times New Roman" w:hAnsi="Times New Roman" w:cs="Times New Roman"/>
                <w:noProof/>
                <w:webHidden/>
                <w:sz w:val="24"/>
                <w:szCs w:val="24"/>
                <w:rPrChange w:id="64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46" w:author="Stjepan Salopek (ssalopek)" w:date="2021-09-13T17:23:00Z">
                  <w:rPr>
                    <w:noProof/>
                    <w:webHidden/>
                  </w:rPr>
                </w:rPrChange>
              </w:rPr>
              <w:instrText xml:space="preserve"> PAGEREF _Toc82446282 \h </w:instrText>
            </w:r>
          </w:ins>
          <w:r w:rsidRPr="00A3456A">
            <w:rPr>
              <w:rFonts w:ascii="Times New Roman" w:hAnsi="Times New Roman" w:cs="Times New Roman"/>
              <w:noProof/>
              <w:webHidden/>
              <w:sz w:val="24"/>
              <w:szCs w:val="24"/>
              <w:rPrChange w:id="64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48" w:author="Stjepan Salopek (ssalopek)" w:date="2021-09-13T17:23:00Z">
                <w:rPr>
                  <w:noProof/>
                  <w:webHidden/>
                </w:rPr>
              </w:rPrChange>
            </w:rPr>
            <w:fldChar w:fldCharType="separate"/>
          </w:r>
          <w:ins w:id="649" w:author="Stjepan Salopek (ssalopek)" w:date="2021-09-13T17:23:00Z">
            <w:r w:rsidRPr="00A3456A">
              <w:rPr>
                <w:rFonts w:ascii="Times New Roman" w:hAnsi="Times New Roman" w:cs="Times New Roman"/>
                <w:noProof/>
                <w:webHidden/>
                <w:sz w:val="24"/>
                <w:szCs w:val="24"/>
                <w:rPrChange w:id="650" w:author="Stjepan Salopek (ssalopek)" w:date="2021-09-13T17:23:00Z">
                  <w:rPr>
                    <w:noProof/>
                    <w:webHidden/>
                  </w:rPr>
                </w:rPrChange>
              </w:rPr>
              <w:t>34</w:t>
            </w:r>
            <w:r w:rsidRPr="00A3456A">
              <w:rPr>
                <w:rFonts w:ascii="Times New Roman" w:hAnsi="Times New Roman" w:cs="Times New Roman"/>
                <w:noProof/>
                <w:webHidden/>
                <w:sz w:val="24"/>
                <w:szCs w:val="24"/>
                <w:rPrChange w:id="65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52" w:author="Stjepan Salopek (ssalopek)" w:date="2021-09-13T17:23:00Z">
                  <w:rPr>
                    <w:rStyle w:val="Hyperlink"/>
                    <w:noProof/>
                  </w:rPr>
                </w:rPrChange>
              </w:rPr>
              <w:fldChar w:fldCharType="end"/>
            </w:r>
          </w:ins>
        </w:p>
        <w:p w14:paraId="3402C3F4" w14:textId="0B37CA95" w:rsidR="00A3456A" w:rsidRPr="00A3456A" w:rsidRDefault="00A3456A">
          <w:pPr>
            <w:pStyle w:val="TOC2"/>
            <w:rPr>
              <w:ins w:id="653" w:author="Stjepan Salopek (ssalopek)" w:date="2021-09-13T17:23:00Z"/>
              <w:rFonts w:ascii="Times New Roman" w:eastAsiaTheme="minorEastAsia" w:hAnsi="Times New Roman" w:cs="Times New Roman"/>
              <w:noProof/>
              <w:sz w:val="24"/>
              <w:szCs w:val="24"/>
              <w:rPrChange w:id="654" w:author="Stjepan Salopek (ssalopek)" w:date="2021-09-13T17:23:00Z">
                <w:rPr>
                  <w:ins w:id="655" w:author="Stjepan Salopek (ssalopek)" w:date="2021-09-13T17:23:00Z"/>
                  <w:rFonts w:eastAsiaTheme="minorEastAsia"/>
                  <w:noProof/>
                </w:rPr>
              </w:rPrChange>
            </w:rPr>
          </w:pPr>
          <w:ins w:id="656" w:author="Stjepan Salopek (ssalopek)" w:date="2021-09-13T17:23:00Z">
            <w:r w:rsidRPr="00A3456A">
              <w:rPr>
                <w:rStyle w:val="Hyperlink"/>
                <w:rFonts w:ascii="Times New Roman" w:hAnsi="Times New Roman" w:cs="Times New Roman"/>
                <w:noProof/>
                <w:sz w:val="24"/>
                <w:szCs w:val="24"/>
                <w:rPrChange w:id="65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5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59"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66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6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62"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663" w:author="Stjepan Salopek (ssalopek)" w:date="2021-09-13T17:23:00Z">
                  <w:rPr>
                    <w:noProof/>
                    <w:webHidden/>
                  </w:rPr>
                </w:rPrChange>
              </w:rPr>
              <w:tab/>
            </w:r>
            <w:r w:rsidRPr="00A3456A">
              <w:rPr>
                <w:rFonts w:ascii="Times New Roman" w:hAnsi="Times New Roman" w:cs="Times New Roman"/>
                <w:noProof/>
                <w:webHidden/>
                <w:sz w:val="24"/>
                <w:szCs w:val="24"/>
                <w:rPrChange w:id="66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5" w:author="Stjepan Salopek (ssalopek)" w:date="2021-09-13T17:23:00Z">
                  <w:rPr>
                    <w:noProof/>
                    <w:webHidden/>
                  </w:rPr>
                </w:rPrChange>
              </w:rPr>
              <w:instrText xml:space="preserve"> PAGEREF _Toc82446283 \h </w:instrText>
            </w:r>
          </w:ins>
          <w:r w:rsidRPr="00A3456A">
            <w:rPr>
              <w:rFonts w:ascii="Times New Roman" w:hAnsi="Times New Roman" w:cs="Times New Roman"/>
              <w:noProof/>
              <w:webHidden/>
              <w:sz w:val="24"/>
              <w:szCs w:val="24"/>
              <w:rPrChange w:id="66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67" w:author="Stjepan Salopek (ssalopek)" w:date="2021-09-13T17:23:00Z">
                <w:rPr>
                  <w:noProof/>
                  <w:webHidden/>
                </w:rPr>
              </w:rPrChange>
            </w:rPr>
            <w:fldChar w:fldCharType="separate"/>
          </w:r>
          <w:ins w:id="668" w:author="Stjepan Salopek (ssalopek)" w:date="2021-09-13T17:23:00Z">
            <w:r w:rsidRPr="00A3456A">
              <w:rPr>
                <w:rFonts w:ascii="Times New Roman" w:hAnsi="Times New Roman" w:cs="Times New Roman"/>
                <w:noProof/>
                <w:webHidden/>
                <w:sz w:val="24"/>
                <w:szCs w:val="24"/>
                <w:rPrChange w:id="669" w:author="Stjepan Salopek (ssalopek)" w:date="2021-09-13T17:23:00Z">
                  <w:rPr>
                    <w:noProof/>
                    <w:webHidden/>
                  </w:rPr>
                </w:rPrChange>
              </w:rPr>
              <w:t>34</w:t>
            </w:r>
            <w:r w:rsidRPr="00A3456A">
              <w:rPr>
                <w:rFonts w:ascii="Times New Roman" w:hAnsi="Times New Roman" w:cs="Times New Roman"/>
                <w:noProof/>
                <w:webHidden/>
                <w:sz w:val="24"/>
                <w:szCs w:val="24"/>
                <w:rPrChange w:id="67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71" w:author="Stjepan Salopek (ssalopek)" w:date="2021-09-13T17:23:00Z">
                  <w:rPr>
                    <w:rStyle w:val="Hyperlink"/>
                    <w:noProof/>
                  </w:rPr>
                </w:rPrChange>
              </w:rPr>
              <w:fldChar w:fldCharType="end"/>
            </w:r>
          </w:ins>
        </w:p>
        <w:p w14:paraId="6924241B" w14:textId="37F1412A" w:rsidR="00A3456A" w:rsidRPr="00A3456A" w:rsidRDefault="00A3456A">
          <w:pPr>
            <w:pStyle w:val="TOC2"/>
            <w:rPr>
              <w:ins w:id="672" w:author="Stjepan Salopek (ssalopek)" w:date="2021-09-13T17:23:00Z"/>
              <w:rFonts w:ascii="Times New Roman" w:eastAsiaTheme="minorEastAsia" w:hAnsi="Times New Roman" w:cs="Times New Roman"/>
              <w:noProof/>
              <w:sz w:val="24"/>
              <w:szCs w:val="24"/>
              <w:rPrChange w:id="673" w:author="Stjepan Salopek (ssalopek)" w:date="2021-09-13T17:23:00Z">
                <w:rPr>
                  <w:ins w:id="674" w:author="Stjepan Salopek (ssalopek)" w:date="2021-09-13T17:23:00Z"/>
                  <w:rFonts w:eastAsiaTheme="minorEastAsia"/>
                  <w:noProof/>
                </w:rPr>
              </w:rPrChange>
            </w:rPr>
          </w:pPr>
          <w:ins w:id="675" w:author="Stjepan Salopek (ssalopek)" w:date="2021-09-13T17:23:00Z">
            <w:r w:rsidRPr="00A3456A">
              <w:rPr>
                <w:rStyle w:val="Hyperlink"/>
                <w:rFonts w:ascii="Times New Roman" w:hAnsi="Times New Roman" w:cs="Times New Roman"/>
                <w:noProof/>
                <w:sz w:val="24"/>
                <w:szCs w:val="24"/>
                <w:rPrChange w:id="67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7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78"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67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8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81"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682" w:author="Stjepan Salopek (ssalopek)" w:date="2021-09-13T17:23:00Z">
                  <w:rPr>
                    <w:noProof/>
                    <w:webHidden/>
                  </w:rPr>
                </w:rPrChange>
              </w:rPr>
              <w:tab/>
            </w:r>
            <w:r w:rsidRPr="00A3456A">
              <w:rPr>
                <w:rFonts w:ascii="Times New Roman" w:hAnsi="Times New Roman" w:cs="Times New Roman"/>
                <w:noProof/>
                <w:webHidden/>
                <w:sz w:val="24"/>
                <w:szCs w:val="24"/>
                <w:rPrChange w:id="68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84" w:author="Stjepan Salopek (ssalopek)" w:date="2021-09-13T17:23:00Z">
                  <w:rPr>
                    <w:noProof/>
                    <w:webHidden/>
                  </w:rPr>
                </w:rPrChange>
              </w:rPr>
              <w:instrText xml:space="preserve"> PAGEREF _Toc82446284 \h </w:instrText>
            </w:r>
          </w:ins>
          <w:r w:rsidRPr="00A3456A">
            <w:rPr>
              <w:rFonts w:ascii="Times New Roman" w:hAnsi="Times New Roman" w:cs="Times New Roman"/>
              <w:noProof/>
              <w:webHidden/>
              <w:sz w:val="24"/>
              <w:szCs w:val="24"/>
              <w:rPrChange w:id="68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86" w:author="Stjepan Salopek (ssalopek)" w:date="2021-09-13T17:23:00Z">
                <w:rPr>
                  <w:noProof/>
                  <w:webHidden/>
                </w:rPr>
              </w:rPrChange>
            </w:rPr>
            <w:fldChar w:fldCharType="separate"/>
          </w:r>
          <w:ins w:id="687" w:author="Stjepan Salopek (ssalopek)" w:date="2021-09-13T17:23:00Z">
            <w:r w:rsidRPr="00A3456A">
              <w:rPr>
                <w:rFonts w:ascii="Times New Roman" w:hAnsi="Times New Roman" w:cs="Times New Roman"/>
                <w:noProof/>
                <w:webHidden/>
                <w:sz w:val="24"/>
                <w:szCs w:val="24"/>
                <w:rPrChange w:id="688" w:author="Stjepan Salopek (ssalopek)" w:date="2021-09-13T17:23:00Z">
                  <w:rPr>
                    <w:noProof/>
                    <w:webHidden/>
                  </w:rPr>
                </w:rPrChange>
              </w:rPr>
              <w:t>36</w:t>
            </w:r>
            <w:r w:rsidRPr="00A3456A">
              <w:rPr>
                <w:rFonts w:ascii="Times New Roman" w:hAnsi="Times New Roman" w:cs="Times New Roman"/>
                <w:noProof/>
                <w:webHidden/>
                <w:sz w:val="24"/>
                <w:szCs w:val="24"/>
                <w:rPrChange w:id="68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90" w:author="Stjepan Salopek (ssalopek)" w:date="2021-09-13T17:23:00Z">
                  <w:rPr>
                    <w:rStyle w:val="Hyperlink"/>
                    <w:noProof/>
                  </w:rPr>
                </w:rPrChange>
              </w:rPr>
              <w:fldChar w:fldCharType="end"/>
            </w:r>
          </w:ins>
        </w:p>
        <w:p w14:paraId="2A8A100E" w14:textId="0B462162" w:rsidR="00A3456A" w:rsidRPr="00A3456A" w:rsidRDefault="00A3456A">
          <w:pPr>
            <w:pStyle w:val="TOC2"/>
            <w:rPr>
              <w:ins w:id="691" w:author="Stjepan Salopek (ssalopek)" w:date="2021-09-13T17:23:00Z"/>
              <w:rFonts w:ascii="Times New Roman" w:eastAsiaTheme="minorEastAsia" w:hAnsi="Times New Roman" w:cs="Times New Roman"/>
              <w:noProof/>
              <w:sz w:val="24"/>
              <w:szCs w:val="24"/>
              <w:rPrChange w:id="692" w:author="Stjepan Salopek (ssalopek)" w:date="2021-09-13T17:23:00Z">
                <w:rPr>
                  <w:ins w:id="693" w:author="Stjepan Salopek (ssalopek)" w:date="2021-09-13T17:23:00Z"/>
                  <w:rFonts w:eastAsiaTheme="minorEastAsia"/>
                  <w:noProof/>
                </w:rPr>
              </w:rPrChange>
            </w:rPr>
          </w:pPr>
          <w:ins w:id="694" w:author="Stjepan Salopek (ssalopek)" w:date="2021-09-13T17:23:00Z">
            <w:r w:rsidRPr="00A3456A">
              <w:rPr>
                <w:rStyle w:val="Hyperlink"/>
                <w:rFonts w:ascii="Times New Roman" w:hAnsi="Times New Roman" w:cs="Times New Roman"/>
                <w:noProof/>
                <w:sz w:val="24"/>
                <w:szCs w:val="24"/>
                <w:rPrChange w:id="69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9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97"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69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9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0"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701" w:author="Stjepan Salopek (ssalopek)" w:date="2021-09-13T17:23:00Z">
                  <w:rPr>
                    <w:noProof/>
                    <w:webHidden/>
                  </w:rPr>
                </w:rPrChange>
              </w:rPr>
              <w:tab/>
            </w:r>
            <w:r w:rsidRPr="00A3456A">
              <w:rPr>
                <w:rFonts w:ascii="Times New Roman" w:hAnsi="Times New Roman" w:cs="Times New Roman"/>
                <w:noProof/>
                <w:webHidden/>
                <w:sz w:val="24"/>
                <w:szCs w:val="24"/>
                <w:rPrChange w:id="70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03" w:author="Stjepan Salopek (ssalopek)" w:date="2021-09-13T17:23:00Z">
                  <w:rPr>
                    <w:noProof/>
                    <w:webHidden/>
                  </w:rPr>
                </w:rPrChange>
              </w:rPr>
              <w:instrText xml:space="preserve"> PAGEREF _Toc82446285 \h </w:instrText>
            </w:r>
          </w:ins>
          <w:r w:rsidRPr="00A3456A">
            <w:rPr>
              <w:rFonts w:ascii="Times New Roman" w:hAnsi="Times New Roman" w:cs="Times New Roman"/>
              <w:noProof/>
              <w:webHidden/>
              <w:sz w:val="24"/>
              <w:szCs w:val="24"/>
              <w:rPrChange w:id="70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05" w:author="Stjepan Salopek (ssalopek)" w:date="2021-09-13T17:23:00Z">
                <w:rPr>
                  <w:noProof/>
                  <w:webHidden/>
                </w:rPr>
              </w:rPrChange>
            </w:rPr>
            <w:fldChar w:fldCharType="separate"/>
          </w:r>
          <w:ins w:id="706" w:author="Stjepan Salopek (ssalopek)" w:date="2021-09-13T17:23:00Z">
            <w:r w:rsidRPr="00A3456A">
              <w:rPr>
                <w:rFonts w:ascii="Times New Roman" w:hAnsi="Times New Roman" w:cs="Times New Roman"/>
                <w:noProof/>
                <w:webHidden/>
                <w:sz w:val="24"/>
                <w:szCs w:val="24"/>
                <w:rPrChange w:id="707" w:author="Stjepan Salopek (ssalopek)" w:date="2021-09-13T17:23:00Z">
                  <w:rPr>
                    <w:noProof/>
                    <w:webHidden/>
                  </w:rPr>
                </w:rPrChange>
              </w:rPr>
              <w:t>37</w:t>
            </w:r>
            <w:r w:rsidRPr="00A3456A">
              <w:rPr>
                <w:rFonts w:ascii="Times New Roman" w:hAnsi="Times New Roman" w:cs="Times New Roman"/>
                <w:noProof/>
                <w:webHidden/>
                <w:sz w:val="24"/>
                <w:szCs w:val="24"/>
                <w:rPrChange w:id="70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09" w:author="Stjepan Salopek (ssalopek)" w:date="2021-09-13T17:23:00Z">
                  <w:rPr>
                    <w:rStyle w:val="Hyperlink"/>
                    <w:noProof/>
                  </w:rPr>
                </w:rPrChange>
              </w:rPr>
              <w:fldChar w:fldCharType="end"/>
            </w:r>
          </w:ins>
        </w:p>
        <w:p w14:paraId="0D96A050" w14:textId="2C9086F7" w:rsidR="00A3456A" w:rsidRPr="00A3456A" w:rsidRDefault="00A3456A">
          <w:pPr>
            <w:pStyle w:val="TOC2"/>
            <w:rPr>
              <w:ins w:id="710" w:author="Stjepan Salopek (ssalopek)" w:date="2021-09-13T17:23:00Z"/>
              <w:rFonts w:ascii="Times New Roman" w:eastAsiaTheme="minorEastAsia" w:hAnsi="Times New Roman" w:cs="Times New Roman"/>
              <w:noProof/>
              <w:sz w:val="24"/>
              <w:szCs w:val="24"/>
              <w:rPrChange w:id="711" w:author="Stjepan Salopek (ssalopek)" w:date="2021-09-13T17:23:00Z">
                <w:rPr>
                  <w:ins w:id="712" w:author="Stjepan Salopek (ssalopek)" w:date="2021-09-13T17:23:00Z"/>
                  <w:rFonts w:eastAsiaTheme="minorEastAsia"/>
                  <w:noProof/>
                </w:rPr>
              </w:rPrChange>
            </w:rPr>
          </w:pPr>
          <w:ins w:id="713" w:author="Stjepan Salopek (ssalopek)" w:date="2021-09-13T17:23:00Z">
            <w:r w:rsidRPr="00A3456A">
              <w:rPr>
                <w:rStyle w:val="Hyperlink"/>
                <w:rFonts w:ascii="Times New Roman" w:hAnsi="Times New Roman" w:cs="Times New Roman"/>
                <w:noProof/>
                <w:sz w:val="24"/>
                <w:szCs w:val="24"/>
                <w:rPrChange w:id="71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16"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71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1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19"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720" w:author="Stjepan Salopek (ssalopek)" w:date="2021-09-13T17:23:00Z">
                  <w:rPr>
                    <w:noProof/>
                    <w:webHidden/>
                  </w:rPr>
                </w:rPrChange>
              </w:rPr>
              <w:tab/>
            </w:r>
            <w:r w:rsidRPr="00A3456A">
              <w:rPr>
                <w:rFonts w:ascii="Times New Roman" w:hAnsi="Times New Roman" w:cs="Times New Roman"/>
                <w:noProof/>
                <w:webHidden/>
                <w:sz w:val="24"/>
                <w:szCs w:val="24"/>
                <w:rPrChange w:id="72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22" w:author="Stjepan Salopek (ssalopek)" w:date="2021-09-13T17:23:00Z">
                  <w:rPr>
                    <w:noProof/>
                    <w:webHidden/>
                  </w:rPr>
                </w:rPrChange>
              </w:rPr>
              <w:instrText xml:space="preserve"> PAGEREF _Toc82446286 \h </w:instrText>
            </w:r>
          </w:ins>
          <w:r w:rsidRPr="00A3456A">
            <w:rPr>
              <w:rFonts w:ascii="Times New Roman" w:hAnsi="Times New Roman" w:cs="Times New Roman"/>
              <w:noProof/>
              <w:webHidden/>
              <w:sz w:val="24"/>
              <w:szCs w:val="24"/>
              <w:rPrChange w:id="72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24" w:author="Stjepan Salopek (ssalopek)" w:date="2021-09-13T17:23:00Z">
                <w:rPr>
                  <w:noProof/>
                  <w:webHidden/>
                </w:rPr>
              </w:rPrChange>
            </w:rPr>
            <w:fldChar w:fldCharType="separate"/>
          </w:r>
          <w:ins w:id="725" w:author="Stjepan Salopek (ssalopek)" w:date="2021-09-13T17:23:00Z">
            <w:r w:rsidRPr="00A3456A">
              <w:rPr>
                <w:rFonts w:ascii="Times New Roman" w:hAnsi="Times New Roman" w:cs="Times New Roman"/>
                <w:noProof/>
                <w:webHidden/>
                <w:sz w:val="24"/>
                <w:szCs w:val="24"/>
                <w:rPrChange w:id="726" w:author="Stjepan Salopek (ssalopek)" w:date="2021-09-13T17:23:00Z">
                  <w:rPr>
                    <w:noProof/>
                    <w:webHidden/>
                  </w:rPr>
                </w:rPrChange>
              </w:rPr>
              <w:t>38</w:t>
            </w:r>
            <w:r w:rsidRPr="00A3456A">
              <w:rPr>
                <w:rFonts w:ascii="Times New Roman" w:hAnsi="Times New Roman" w:cs="Times New Roman"/>
                <w:noProof/>
                <w:webHidden/>
                <w:sz w:val="24"/>
                <w:szCs w:val="24"/>
                <w:rPrChange w:id="72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28" w:author="Stjepan Salopek (ssalopek)" w:date="2021-09-13T17:23:00Z">
                  <w:rPr>
                    <w:rStyle w:val="Hyperlink"/>
                    <w:noProof/>
                  </w:rPr>
                </w:rPrChange>
              </w:rPr>
              <w:fldChar w:fldCharType="end"/>
            </w:r>
          </w:ins>
        </w:p>
        <w:p w14:paraId="6690CB84" w14:textId="667FCA0C" w:rsidR="00A3456A" w:rsidRPr="002F0BD6" w:rsidRDefault="00A3456A" w:rsidP="004D6649">
          <w:pPr>
            <w:pStyle w:val="TOC3"/>
            <w:rPr>
              <w:ins w:id="729" w:author="Stjepan Salopek (ssalopek)" w:date="2021-09-13T17:23:00Z"/>
              <w:rFonts w:eastAsiaTheme="minorEastAsia"/>
              <w:noProof/>
            </w:rPr>
          </w:pPr>
          <w:ins w:id="730" w:author="Stjepan Salopek (ssalopek)" w:date="2021-09-13T17:23:00Z">
            <w:r w:rsidRPr="00A3456A">
              <w:rPr>
                <w:rStyle w:val="Hyperlink"/>
                <w:rFonts w:ascii="Times New Roman" w:hAnsi="Times New Roman" w:cs="Times New Roman"/>
                <w:noProof/>
                <w:sz w:val="24"/>
                <w:szCs w:val="24"/>
                <w:rPrChange w:id="73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32" w:author="Stjepan Salopek (ssalopek)" w:date="2021-09-13T17:23:00Z">
                  <w:rPr>
                    <w:rStyle w:val="Hyperlink"/>
                    <w:noProof/>
                  </w:rPr>
                </w:rPrChange>
              </w:rPr>
              <w:instrText xml:space="preserve"> </w:instrText>
            </w:r>
            <w:r w:rsidRPr="002F0BD6">
              <w:rPr>
                <w:noProof/>
              </w:rPr>
              <w:instrText>HYPERLINK \l "_Toc82446287"</w:instrText>
            </w:r>
            <w:r w:rsidRPr="00A3456A">
              <w:rPr>
                <w:rStyle w:val="Hyperlink"/>
                <w:rFonts w:ascii="Times New Roman" w:hAnsi="Times New Roman" w:cs="Times New Roman"/>
                <w:noProof/>
                <w:sz w:val="24"/>
                <w:szCs w:val="24"/>
                <w:rPrChange w:id="7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5" w:author="Stjepan Salopek (ssalopek)" w:date="2021-09-13T17:23:00Z">
                  <w:rPr>
                    <w:rStyle w:val="Hyperlink"/>
                    <w:noProof/>
                  </w:rPr>
                </w:rPrChange>
              </w:rPr>
              <w:t>4.10.1. Matplotlib</w:t>
            </w:r>
            <w:r w:rsidRPr="002F0BD6">
              <w:rPr>
                <w:noProof/>
                <w:webHidden/>
              </w:rPr>
              <w:tab/>
            </w:r>
            <w:r w:rsidRPr="002F0BD6">
              <w:rPr>
                <w:noProof/>
                <w:webHidden/>
              </w:rPr>
              <w:fldChar w:fldCharType="begin"/>
            </w:r>
            <w:r w:rsidRPr="002F0BD6">
              <w:rPr>
                <w:noProof/>
                <w:webHidden/>
              </w:rPr>
              <w:instrText xml:space="preserve"> PAGEREF _Toc82446287 \h </w:instrText>
            </w:r>
          </w:ins>
          <w:r w:rsidRPr="002F0BD6">
            <w:rPr>
              <w:noProof/>
              <w:webHidden/>
            </w:rPr>
          </w:r>
          <w:r w:rsidRPr="002F0BD6">
            <w:rPr>
              <w:noProof/>
              <w:webHidden/>
            </w:rPr>
            <w:fldChar w:fldCharType="separate"/>
          </w:r>
          <w:ins w:id="736"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fldChar w:fldCharType="end"/>
            </w:r>
          </w:ins>
        </w:p>
        <w:p w14:paraId="5BDC7878" w14:textId="0D7E5AD7" w:rsidR="00A3456A" w:rsidRPr="002F0BD6" w:rsidRDefault="00A3456A" w:rsidP="004D6649">
          <w:pPr>
            <w:pStyle w:val="TOC3"/>
            <w:rPr>
              <w:ins w:id="738" w:author="Stjepan Salopek (ssalopek)" w:date="2021-09-13T17:23:00Z"/>
              <w:rFonts w:eastAsiaTheme="minorEastAsia"/>
              <w:noProof/>
            </w:rPr>
          </w:pPr>
          <w:ins w:id="739" w:author="Stjepan Salopek (ssalopek)" w:date="2021-09-13T17:23:00Z">
            <w:r w:rsidRPr="00A3456A">
              <w:rPr>
                <w:rStyle w:val="Hyperlink"/>
                <w:rFonts w:ascii="Times New Roman" w:hAnsi="Times New Roman" w:cs="Times New Roman"/>
                <w:noProof/>
                <w:sz w:val="24"/>
                <w:szCs w:val="24"/>
                <w:rPrChange w:id="7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1" w:author="Stjepan Salopek (ssalopek)" w:date="2021-09-13T17:23:00Z">
                  <w:rPr>
                    <w:rStyle w:val="Hyperlink"/>
                    <w:noProof/>
                  </w:rPr>
                </w:rPrChange>
              </w:rPr>
              <w:instrText xml:space="preserve"> </w:instrText>
            </w:r>
            <w:r w:rsidRPr="002F0BD6">
              <w:rPr>
                <w:noProof/>
              </w:rPr>
              <w:instrText>HYPERLINK \l "_Toc82446288"</w:instrText>
            </w:r>
            <w:r w:rsidRPr="00A3456A">
              <w:rPr>
                <w:rStyle w:val="Hyperlink"/>
                <w:rFonts w:ascii="Times New Roman" w:hAnsi="Times New Roman" w:cs="Times New Roman"/>
                <w:noProof/>
                <w:sz w:val="24"/>
                <w:szCs w:val="24"/>
                <w:rPrChange w:id="7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t>4.10.2. TensorBoard</w:t>
            </w:r>
            <w:r w:rsidRPr="002F0BD6">
              <w:rPr>
                <w:noProof/>
                <w:webHidden/>
              </w:rPr>
              <w:tab/>
            </w:r>
            <w:r w:rsidRPr="002F0BD6">
              <w:rPr>
                <w:noProof/>
                <w:webHidden/>
              </w:rPr>
              <w:fldChar w:fldCharType="begin"/>
            </w:r>
            <w:r w:rsidRPr="002F0BD6">
              <w:rPr>
                <w:noProof/>
                <w:webHidden/>
              </w:rPr>
              <w:instrText xml:space="preserve"> PAGEREF _Toc82446288 \h </w:instrText>
            </w:r>
          </w:ins>
          <w:r w:rsidRPr="002F0BD6">
            <w:rPr>
              <w:noProof/>
              <w:webHidden/>
            </w:rPr>
          </w:r>
          <w:r w:rsidRPr="002F0BD6">
            <w:rPr>
              <w:noProof/>
              <w:webHidden/>
            </w:rPr>
            <w:fldChar w:fldCharType="separate"/>
          </w:r>
          <w:ins w:id="745"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fldChar w:fldCharType="end"/>
            </w:r>
          </w:ins>
        </w:p>
        <w:p w14:paraId="3406748D" w14:textId="7B7AC86D" w:rsidR="00A3456A" w:rsidRPr="00A3456A" w:rsidRDefault="00A3456A">
          <w:pPr>
            <w:pStyle w:val="TOC2"/>
            <w:rPr>
              <w:ins w:id="747" w:author="Stjepan Salopek (ssalopek)" w:date="2021-09-13T17:23:00Z"/>
              <w:rFonts w:ascii="Times New Roman" w:eastAsiaTheme="minorEastAsia" w:hAnsi="Times New Roman" w:cs="Times New Roman"/>
              <w:noProof/>
              <w:sz w:val="24"/>
              <w:szCs w:val="24"/>
              <w:rPrChange w:id="748" w:author="Stjepan Salopek (ssalopek)" w:date="2021-09-13T17:23:00Z">
                <w:rPr>
                  <w:ins w:id="749" w:author="Stjepan Salopek (ssalopek)" w:date="2021-09-13T17:23:00Z"/>
                  <w:rFonts w:eastAsiaTheme="minorEastAsia"/>
                  <w:noProof/>
                </w:rPr>
              </w:rPrChange>
            </w:rPr>
          </w:pPr>
          <w:ins w:id="750" w:author="Stjepan Salopek (ssalopek)" w:date="2021-09-13T17:23:00Z">
            <w:r w:rsidRPr="00A3456A">
              <w:rPr>
                <w:rStyle w:val="Hyperlink"/>
                <w:rFonts w:ascii="Times New Roman" w:hAnsi="Times New Roman" w:cs="Times New Roman"/>
                <w:noProof/>
                <w:sz w:val="24"/>
                <w:szCs w:val="24"/>
                <w:rPrChange w:id="75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5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53"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75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5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6"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757" w:author="Stjepan Salopek (ssalopek)" w:date="2021-09-13T17:23:00Z">
                  <w:rPr>
                    <w:noProof/>
                    <w:webHidden/>
                  </w:rPr>
                </w:rPrChange>
              </w:rPr>
              <w:tab/>
            </w:r>
            <w:r w:rsidRPr="00A3456A">
              <w:rPr>
                <w:rFonts w:ascii="Times New Roman" w:hAnsi="Times New Roman" w:cs="Times New Roman"/>
                <w:noProof/>
                <w:webHidden/>
                <w:sz w:val="24"/>
                <w:szCs w:val="24"/>
                <w:rPrChange w:id="75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59" w:author="Stjepan Salopek (ssalopek)" w:date="2021-09-13T17:23:00Z">
                  <w:rPr>
                    <w:noProof/>
                    <w:webHidden/>
                  </w:rPr>
                </w:rPrChange>
              </w:rPr>
              <w:instrText xml:space="preserve"> PAGEREF _Toc82446289 \h </w:instrText>
            </w:r>
          </w:ins>
          <w:r w:rsidRPr="00A3456A">
            <w:rPr>
              <w:rFonts w:ascii="Times New Roman" w:hAnsi="Times New Roman" w:cs="Times New Roman"/>
              <w:noProof/>
              <w:webHidden/>
              <w:sz w:val="24"/>
              <w:szCs w:val="24"/>
              <w:rPrChange w:id="76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61" w:author="Stjepan Salopek (ssalopek)" w:date="2021-09-13T17:23:00Z">
                <w:rPr>
                  <w:noProof/>
                  <w:webHidden/>
                </w:rPr>
              </w:rPrChange>
            </w:rPr>
            <w:fldChar w:fldCharType="separate"/>
          </w:r>
          <w:ins w:id="762" w:author="Stjepan Salopek (ssalopek)" w:date="2021-09-13T17:23:00Z">
            <w:r w:rsidRPr="00A3456A">
              <w:rPr>
                <w:rFonts w:ascii="Times New Roman" w:hAnsi="Times New Roman" w:cs="Times New Roman"/>
                <w:noProof/>
                <w:webHidden/>
                <w:sz w:val="24"/>
                <w:szCs w:val="24"/>
                <w:rPrChange w:id="763" w:author="Stjepan Salopek (ssalopek)" w:date="2021-09-13T17:23:00Z">
                  <w:rPr>
                    <w:noProof/>
                    <w:webHidden/>
                  </w:rPr>
                </w:rPrChange>
              </w:rPr>
              <w:t>40</w:t>
            </w:r>
            <w:r w:rsidRPr="00A3456A">
              <w:rPr>
                <w:rFonts w:ascii="Times New Roman" w:hAnsi="Times New Roman" w:cs="Times New Roman"/>
                <w:noProof/>
                <w:webHidden/>
                <w:sz w:val="24"/>
                <w:szCs w:val="24"/>
                <w:rPrChange w:id="76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65" w:author="Stjepan Salopek (ssalopek)" w:date="2021-09-13T17:23:00Z">
                  <w:rPr>
                    <w:rStyle w:val="Hyperlink"/>
                    <w:noProof/>
                  </w:rPr>
                </w:rPrChange>
              </w:rPr>
              <w:fldChar w:fldCharType="end"/>
            </w:r>
          </w:ins>
        </w:p>
        <w:p w14:paraId="76B220B5" w14:textId="546FC719" w:rsidR="00A3456A" w:rsidRPr="00A3456A" w:rsidRDefault="00A3456A">
          <w:pPr>
            <w:pStyle w:val="TOC1"/>
            <w:spacing w:line="360" w:lineRule="auto"/>
            <w:rPr>
              <w:ins w:id="766" w:author="Stjepan Salopek (ssalopek)" w:date="2021-09-13T17:23:00Z"/>
              <w:rFonts w:ascii="Times New Roman" w:eastAsiaTheme="minorEastAsia" w:hAnsi="Times New Roman" w:cs="Times New Roman"/>
              <w:noProof/>
              <w:sz w:val="24"/>
              <w:szCs w:val="24"/>
              <w:rPrChange w:id="767" w:author="Stjepan Salopek (ssalopek)" w:date="2021-09-13T17:23:00Z">
                <w:rPr>
                  <w:ins w:id="768" w:author="Stjepan Salopek (ssalopek)" w:date="2021-09-13T17:23:00Z"/>
                  <w:rFonts w:eastAsiaTheme="minorEastAsia"/>
                  <w:noProof/>
                </w:rPr>
              </w:rPrChange>
            </w:rPr>
            <w:pPrChange w:id="769" w:author="Stjepan Salopek (ssalopek)" w:date="2021-09-13T17:24:00Z">
              <w:pPr>
                <w:pStyle w:val="TOC1"/>
              </w:pPr>
            </w:pPrChange>
          </w:pPr>
          <w:ins w:id="770" w:author="Stjepan Salopek (ssalopek)" w:date="2021-09-13T17:23:00Z">
            <w:r w:rsidRPr="00A3456A">
              <w:rPr>
                <w:rStyle w:val="Hyperlink"/>
                <w:rFonts w:ascii="Times New Roman" w:hAnsi="Times New Roman" w:cs="Times New Roman"/>
                <w:noProof/>
                <w:sz w:val="24"/>
                <w:szCs w:val="24"/>
                <w:rPrChange w:id="77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7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73"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77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7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76"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777" w:author="Stjepan Salopek (ssalopek)" w:date="2021-09-13T17:23:00Z">
                  <w:rPr>
                    <w:noProof/>
                    <w:webHidden/>
                  </w:rPr>
                </w:rPrChange>
              </w:rPr>
              <w:tab/>
            </w:r>
            <w:r w:rsidRPr="00A3456A">
              <w:rPr>
                <w:rFonts w:ascii="Times New Roman" w:hAnsi="Times New Roman" w:cs="Times New Roman"/>
                <w:noProof/>
                <w:webHidden/>
                <w:sz w:val="24"/>
                <w:szCs w:val="24"/>
                <w:rPrChange w:id="77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79" w:author="Stjepan Salopek (ssalopek)" w:date="2021-09-13T17:23:00Z">
                  <w:rPr>
                    <w:noProof/>
                    <w:webHidden/>
                  </w:rPr>
                </w:rPrChange>
              </w:rPr>
              <w:instrText xml:space="preserve"> PAGEREF _Toc82446290 \h </w:instrText>
            </w:r>
          </w:ins>
          <w:r w:rsidRPr="00A3456A">
            <w:rPr>
              <w:rFonts w:ascii="Times New Roman" w:hAnsi="Times New Roman" w:cs="Times New Roman"/>
              <w:noProof/>
              <w:webHidden/>
              <w:sz w:val="24"/>
              <w:szCs w:val="24"/>
              <w:rPrChange w:id="78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1" w:author="Stjepan Salopek (ssalopek)" w:date="2021-09-13T17:23:00Z">
                <w:rPr>
                  <w:noProof/>
                  <w:webHidden/>
                </w:rPr>
              </w:rPrChange>
            </w:rPr>
            <w:fldChar w:fldCharType="separate"/>
          </w:r>
          <w:ins w:id="782" w:author="Stjepan Salopek (ssalopek)" w:date="2021-09-13T17:23:00Z">
            <w:r w:rsidRPr="00A3456A">
              <w:rPr>
                <w:rFonts w:ascii="Times New Roman" w:hAnsi="Times New Roman" w:cs="Times New Roman"/>
                <w:noProof/>
                <w:webHidden/>
                <w:sz w:val="24"/>
                <w:szCs w:val="24"/>
                <w:rPrChange w:id="783" w:author="Stjepan Salopek (ssalopek)" w:date="2021-09-13T17:23:00Z">
                  <w:rPr>
                    <w:noProof/>
                    <w:webHidden/>
                  </w:rPr>
                </w:rPrChange>
              </w:rPr>
              <w:t>41</w:t>
            </w:r>
            <w:r w:rsidRPr="00A3456A">
              <w:rPr>
                <w:rFonts w:ascii="Times New Roman" w:hAnsi="Times New Roman" w:cs="Times New Roman"/>
                <w:noProof/>
                <w:webHidden/>
                <w:sz w:val="24"/>
                <w:szCs w:val="24"/>
                <w:rPrChange w:id="78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85" w:author="Stjepan Salopek (ssalopek)" w:date="2021-09-13T17:23:00Z">
                  <w:rPr>
                    <w:rStyle w:val="Hyperlink"/>
                    <w:noProof/>
                  </w:rPr>
                </w:rPrChange>
              </w:rPr>
              <w:fldChar w:fldCharType="end"/>
            </w:r>
          </w:ins>
        </w:p>
        <w:p w14:paraId="2A9DB7A4" w14:textId="0303F8E6" w:rsidR="00A3456A" w:rsidRPr="00A3456A" w:rsidRDefault="00A3456A">
          <w:pPr>
            <w:pStyle w:val="TOC1"/>
            <w:spacing w:line="360" w:lineRule="auto"/>
            <w:rPr>
              <w:ins w:id="786" w:author="Stjepan Salopek (ssalopek)" w:date="2021-09-13T17:23:00Z"/>
              <w:rFonts w:ascii="Times New Roman" w:eastAsiaTheme="minorEastAsia" w:hAnsi="Times New Roman" w:cs="Times New Roman"/>
              <w:noProof/>
              <w:sz w:val="24"/>
              <w:szCs w:val="24"/>
              <w:rPrChange w:id="787" w:author="Stjepan Salopek (ssalopek)" w:date="2021-09-13T17:23:00Z">
                <w:rPr>
                  <w:ins w:id="788" w:author="Stjepan Salopek (ssalopek)" w:date="2021-09-13T17:23:00Z"/>
                  <w:rFonts w:eastAsiaTheme="minorEastAsia"/>
                  <w:noProof/>
                </w:rPr>
              </w:rPrChange>
            </w:rPr>
            <w:pPrChange w:id="789" w:author="Stjepan Salopek (ssalopek)" w:date="2021-09-13T17:24:00Z">
              <w:pPr>
                <w:pStyle w:val="TOC1"/>
              </w:pPr>
            </w:pPrChange>
          </w:pPr>
          <w:ins w:id="790" w:author="Stjepan Salopek (ssalopek)" w:date="2021-09-13T17:23:00Z">
            <w:r w:rsidRPr="00A3456A">
              <w:rPr>
                <w:rStyle w:val="Hyperlink"/>
                <w:rFonts w:ascii="Times New Roman" w:hAnsi="Times New Roman" w:cs="Times New Roman"/>
                <w:noProof/>
                <w:sz w:val="24"/>
                <w:szCs w:val="24"/>
                <w:rPrChange w:id="79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9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93"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79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9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96"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797" w:author="Stjepan Salopek (ssalopek)" w:date="2021-09-13T17:23:00Z">
                  <w:rPr>
                    <w:noProof/>
                    <w:webHidden/>
                  </w:rPr>
                </w:rPrChange>
              </w:rPr>
              <w:tab/>
            </w:r>
            <w:r w:rsidRPr="00A3456A">
              <w:rPr>
                <w:rFonts w:ascii="Times New Roman" w:hAnsi="Times New Roman" w:cs="Times New Roman"/>
                <w:noProof/>
                <w:webHidden/>
                <w:sz w:val="24"/>
                <w:szCs w:val="24"/>
                <w:rPrChange w:id="79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99" w:author="Stjepan Salopek (ssalopek)" w:date="2021-09-13T17:23:00Z">
                  <w:rPr>
                    <w:noProof/>
                    <w:webHidden/>
                  </w:rPr>
                </w:rPrChange>
              </w:rPr>
              <w:instrText xml:space="preserve"> PAGEREF _Toc82446291 \h </w:instrText>
            </w:r>
          </w:ins>
          <w:r w:rsidRPr="00A3456A">
            <w:rPr>
              <w:rFonts w:ascii="Times New Roman" w:hAnsi="Times New Roman" w:cs="Times New Roman"/>
              <w:noProof/>
              <w:webHidden/>
              <w:sz w:val="24"/>
              <w:szCs w:val="24"/>
              <w:rPrChange w:id="80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1" w:author="Stjepan Salopek (ssalopek)" w:date="2021-09-13T17:23:00Z">
                <w:rPr>
                  <w:noProof/>
                  <w:webHidden/>
                </w:rPr>
              </w:rPrChange>
            </w:rPr>
            <w:fldChar w:fldCharType="separate"/>
          </w:r>
          <w:ins w:id="802" w:author="Stjepan Salopek (ssalopek)" w:date="2021-09-13T17:23:00Z">
            <w:r w:rsidRPr="00A3456A">
              <w:rPr>
                <w:rFonts w:ascii="Times New Roman" w:hAnsi="Times New Roman" w:cs="Times New Roman"/>
                <w:noProof/>
                <w:webHidden/>
                <w:sz w:val="24"/>
                <w:szCs w:val="24"/>
                <w:rPrChange w:id="803" w:author="Stjepan Salopek (ssalopek)" w:date="2021-09-13T17:23:00Z">
                  <w:rPr>
                    <w:noProof/>
                    <w:webHidden/>
                  </w:rPr>
                </w:rPrChange>
              </w:rPr>
              <w:t>42</w:t>
            </w:r>
            <w:r w:rsidRPr="00A3456A">
              <w:rPr>
                <w:rFonts w:ascii="Times New Roman" w:hAnsi="Times New Roman" w:cs="Times New Roman"/>
                <w:noProof/>
                <w:webHidden/>
                <w:sz w:val="24"/>
                <w:szCs w:val="24"/>
                <w:rPrChange w:id="80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05"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806" w:author="Stjepan Salopek (ssalopek)" w:date="2021-09-09T15:17:00Z"/>
              <w:rFonts w:ascii="Times New Roman" w:eastAsiaTheme="minorEastAsia" w:hAnsi="Times New Roman" w:cs="Times New Roman"/>
              <w:noProof/>
              <w:sz w:val="24"/>
              <w:szCs w:val="24"/>
              <w:rPrChange w:id="807" w:author="Stjepan Salopek (ssalopek)" w:date="2021-09-09T15:26:00Z">
                <w:rPr>
                  <w:del w:id="808" w:author="Stjepan Salopek (ssalopek)" w:date="2021-09-09T15:17:00Z"/>
                  <w:rFonts w:eastAsiaTheme="minorEastAsia"/>
                  <w:noProof/>
                </w:rPr>
              </w:rPrChange>
            </w:rPr>
            <w:pPrChange w:id="809" w:author="Stjepan Salopek (ssalopek)" w:date="2021-09-09T15:26:00Z">
              <w:pPr>
                <w:pStyle w:val="TOC1"/>
              </w:pPr>
            </w:pPrChange>
          </w:pPr>
          <w:del w:id="810" w:author="Stjepan Salopek (ssalopek)" w:date="2021-09-09T15:17:00Z">
            <w:r w:rsidRPr="008064B8" w:rsidDel="00C040F9">
              <w:rPr>
                <w:rPrChange w:id="811"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812"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813" w:author="Stjepan Salopek (ssalopek)" w:date="2021-09-09T15:17:00Z"/>
              <w:rFonts w:ascii="Times New Roman" w:eastAsiaTheme="minorEastAsia" w:hAnsi="Times New Roman" w:cs="Times New Roman"/>
              <w:noProof/>
              <w:sz w:val="24"/>
              <w:szCs w:val="24"/>
              <w:rPrChange w:id="814" w:author="Stjepan Salopek (ssalopek)" w:date="2021-09-09T15:26:00Z">
                <w:rPr>
                  <w:del w:id="815" w:author="Stjepan Salopek (ssalopek)" w:date="2021-09-09T15:17:00Z"/>
                  <w:rFonts w:eastAsiaTheme="minorEastAsia"/>
                  <w:noProof/>
                </w:rPr>
              </w:rPrChange>
            </w:rPr>
            <w:pPrChange w:id="816" w:author="Stjepan Salopek (ssalopek)" w:date="2021-09-09T15:26:00Z">
              <w:pPr>
                <w:pStyle w:val="TOC1"/>
              </w:pPr>
            </w:pPrChange>
          </w:pPr>
          <w:del w:id="817" w:author="Stjepan Salopek (ssalopek)" w:date="2021-09-09T15:17:00Z">
            <w:r w:rsidRPr="008064B8" w:rsidDel="00C040F9">
              <w:rPr>
                <w:rPrChange w:id="818"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819"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820" w:author="Stjepan Salopek (ssalopek)" w:date="2021-09-09T15:17:00Z"/>
              <w:rFonts w:ascii="Times New Roman" w:eastAsiaTheme="minorEastAsia" w:hAnsi="Times New Roman" w:cs="Times New Roman"/>
              <w:noProof/>
              <w:sz w:val="24"/>
              <w:szCs w:val="24"/>
              <w:rPrChange w:id="821" w:author="Stjepan Salopek (ssalopek)" w:date="2021-09-09T15:26:00Z">
                <w:rPr>
                  <w:del w:id="822" w:author="Stjepan Salopek (ssalopek)" w:date="2021-09-09T15:17:00Z"/>
                  <w:rFonts w:eastAsiaTheme="minorEastAsia"/>
                  <w:noProof/>
                </w:rPr>
              </w:rPrChange>
            </w:rPr>
            <w:pPrChange w:id="823" w:author="Stjepan Salopek (ssalopek)" w:date="2021-09-09T15:26:00Z">
              <w:pPr>
                <w:pStyle w:val="TOC1"/>
              </w:pPr>
            </w:pPrChange>
          </w:pPr>
          <w:del w:id="824" w:author="Stjepan Salopek (ssalopek)" w:date="2021-09-09T15:17:00Z">
            <w:r w:rsidRPr="008064B8" w:rsidDel="00C040F9">
              <w:rPr>
                <w:rPrChange w:id="825"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826"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827" w:author="Stjepan Salopek (ssalopek)" w:date="2021-09-09T15:17:00Z"/>
              <w:rFonts w:ascii="Times New Roman" w:eastAsiaTheme="minorEastAsia" w:hAnsi="Times New Roman" w:cs="Times New Roman"/>
              <w:noProof/>
              <w:sz w:val="24"/>
              <w:szCs w:val="24"/>
              <w:rPrChange w:id="828" w:author="Stjepan Salopek (ssalopek)" w:date="2021-09-09T15:26:00Z">
                <w:rPr>
                  <w:del w:id="829" w:author="Stjepan Salopek (ssalopek)" w:date="2021-09-09T15:17:00Z"/>
                  <w:rFonts w:eastAsiaTheme="minorEastAsia"/>
                  <w:noProof/>
                </w:rPr>
              </w:rPrChange>
            </w:rPr>
            <w:pPrChange w:id="830" w:author="Stjepan Salopek (ssalopek)" w:date="2021-09-09T15:26:00Z">
              <w:pPr>
                <w:pStyle w:val="TOC1"/>
              </w:pPr>
            </w:pPrChange>
          </w:pPr>
          <w:del w:id="831" w:author="Stjepan Salopek (ssalopek)" w:date="2021-09-09T15:17:00Z">
            <w:r w:rsidRPr="008064B8" w:rsidDel="00C040F9">
              <w:rPr>
                <w:rPrChange w:id="832"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833"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834" w:author="Stjepan Salopek (ssalopek)" w:date="2021-09-09T15:17:00Z"/>
              <w:rFonts w:ascii="Times New Roman" w:eastAsiaTheme="minorEastAsia" w:hAnsi="Times New Roman" w:cs="Times New Roman"/>
              <w:noProof/>
              <w:sz w:val="24"/>
              <w:szCs w:val="24"/>
              <w:rPrChange w:id="835" w:author="Stjepan Salopek (ssalopek)" w:date="2021-09-09T15:26:00Z">
                <w:rPr>
                  <w:del w:id="836" w:author="Stjepan Salopek (ssalopek)" w:date="2021-09-09T15:17:00Z"/>
                  <w:rFonts w:eastAsiaTheme="minorEastAsia"/>
                  <w:noProof/>
                </w:rPr>
              </w:rPrChange>
            </w:rPr>
            <w:pPrChange w:id="837" w:author="Stjepan Salopek (ssalopek)" w:date="2021-09-09T15:26:00Z">
              <w:pPr>
                <w:pStyle w:val="TOC1"/>
              </w:pPr>
            </w:pPrChange>
          </w:pPr>
          <w:del w:id="838" w:author="Stjepan Salopek (ssalopek)" w:date="2021-09-09T15:17:00Z">
            <w:r w:rsidRPr="008064B8" w:rsidDel="00C040F9">
              <w:rPr>
                <w:rPrChange w:id="839"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840"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841" w:author="Stjepan Salopek (ssalopek)" w:date="2021-09-09T15:17:00Z"/>
              <w:rFonts w:ascii="Times New Roman" w:eastAsiaTheme="minorEastAsia" w:hAnsi="Times New Roman" w:cs="Times New Roman"/>
              <w:noProof/>
              <w:sz w:val="24"/>
              <w:szCs w:val="24"/>
              <w:rPrChange w:id="842" w:author="Stjepan Salopek (ssalopek)" w:date="2021-09-09T15:26:00Z">
                <w:rPr>
                  <w:del w:id="843" w:author="Stjepan Salopek (ssalopek)" w:date="2021-09-09T15:17:00Z"/>
                  <w:rFonts w:eastAsiaTheme="minorEastAsia"/>
                  <w:noProof/>
                </w:rPr>
              </w:rPrChange>
            </w:rPr>
            <w:pPrChange w:id="844" w:author="Stjepan Salopek (ssalopek)" w:date="2021-09-09T15:26:00Z">
              <w:pPr>
                <w:pStyle w:val="TOC1"/>
              </w:pPr>
            </w:pPrChange>
          </w:pPr>
          <w:del w:id="845" w:author="Stjepan Salopek (ssalopek)" w:date="2021-09-09T15:17:00Z">
            <w:r w:rsidRPr="008064B8" w:rsidDel="00C040F9">
              <w:rPr>
                <w:rPrChange w:id="846"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847"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848" w:author="Stjepan Salopek (ssalopek)" w:date="2021-09-09T15:17:00Z"/>
              <w:rFonts w:ascii="Times New Roman" w:eastAsiaTheme="minorEastAsia" w:hAnsi="Times New Roman" w:cs="Times New Roman"/>
              <w:noProof/>
              <w:sz w:val="24"/>
              <w:szCs w:val="24"/>
              <w:rPrChange w:id="849" w:author="Stjepan Salopek (ssalopek)" w:date="2021-09-09T15:26:00Z">
                <w:rPr>
                  <w:del w:id="850" w:author="Stjepan Salopek (ssalopek)" w:date="2021-09-09T15:17:00Z"/>
                  <w:rFonts w:eastAsiaTheme="minorEastAsia"/>
                  <w:noProof/>
                </w:rPr>
              </w:rPrChange>
            </w:rPr>
            <w:pPrChange w:id="851" w:author="Stjepan Salopek (ssalopek)" w:date="2021-09-09T15:26:00Z">
              <w:pPr>
                <w:pStyle w:val="TOC1"/>
              </w:pPr>
            </w:pPrChange>
          </w:pPr>
          <w:del w:id="852" w:author="Stjepan Salopek (ssalopek)" w:date="2021-09-09T15:17:00Z">
            <w:r w:rsidRPr="008064B8" w:rsidDel="00C040F9">
              <w:rPr>
                <w:rPrChange w:id="853"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854"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855" w:author="Stjepan Salopek (ssalopek)" w:date="2021-09-09T15:17:00Z"/>
              <w:rFonts w:ascii="Times New Roman" w:eastAsiaTheme="minorEastAsia" w:hAnsi="Times New Roman" w:cs="Times New Roman"/>
              <w:noProof/>
              <w:sz w:val="24"/>
              <w:szCs w:val="24"/>
            </w:rPr>
          </w:pPr>
          <w:del w:id="856" w:author="Stjepan Salopek (ssalopek)" w:date="2021-09-09T15:17:00Z">
            <w:r w:rsidRPr="008064B8" w:rsidDel="00C040F9">
              <w:rPr>
                <w:rPrChange w:id="857"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858" w:author="Stjepan Salopek (ssalopek)" w:date="2021-09-09T15:17:00Z"/>
              <w:rFonts w:ascii="Times New Roman" w:eastAsiaTheme="minorEastAsia" w:hAnsi="Times New Roman" w:cs="Times New Roman"/>
              <w:noProof/>
              <w:sz w:val="24"/>
              <w:szCs w:val="24"/>
            </w:rPr>
          </w:pPr>
          <w:del w:id="859" w:author="Stjepan Salopek (ssalopek)" w:date="2021-09-09T15:17:00Z">
            <w:r w:rsidRPr="008064B8" w:rsidDel="00C040F9">
              <w:rPr>
                <w:rPrChange w:id="860"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861" w:author="Stjepan Salopek (ssalopek)" w:date="2021-09-09T15:17:00Z"/>
              <w:rFonts w:ascii="Times New Roman" w:eastAsiaTheme="minorEastAsia" w:hAnsi="Times New Roman" w:cs="Times New Roman"/>
              <w:noProof/>
              <w:sz w:val="24"/>
              <w:szCs w:val="24"/>
            </w:rPr>
          </w:pPr>
          <w:del w:id="862" w:author="Stjepan Salopek (ssalopek)" w:date="2021-09-09T15:17:00Z">
            <w:r w:rsidRPr="008064B8" w:rsidDel="00C040F9">
              <w:rPr>
                <w:rPrChange w:id="863"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864" w:author="Stjepan Salopek (ssalopek)" w:date="2021-09-09T15:17:00Z"/>
              <w:rFonts w:ascii="Times New Roman" w:eastAsiaTheme="minorEastAsia" w:hAnsi="Times New Roman" w:cs="Times New Roman"/>
              <w:noProof/>
              <w:sz w:val="24"/>
              <w:szCs w:val="24"/>
            </w:rPr>
          </w:pPr>
          <w:del w:id="865" w:author="Stjepan Salopek (ssalopek)" w:date="2021-09-09T15:17:00Z">
            <w:r w:rsidRPr="008064B8" w:rsidDel="00C040F9">
              <w:rPr>
                <w:rPrChange w:id="866"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867" w:author="Stjepan Salopek (ssalopek)" w:date="2021-09-09T15:17:00Z"/>
              <w:rFonts w:ascii="Times New Roman" w:eastAsiaTheme="minorEastAsia" w:hAnsi="Times New Roman" w:cs="Times New Roman"/>
              <w:noProof/>
              <w:sz w:val="24"/>
              <w:szCs w:val="24"/>
            </w:rPr>
          </w:pPr>
          <w:del w:id="868" w:author="Stjepan Salopek (ssalopek)" w:date="2021-09-09T15:17:00Z">
            <w:r w:rsidRPr="008064B8" w:rsidDel="00C040F9">
              <w:rPr>
                <w:rPrChange w:id="869"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870" w:author="Stjepan Salopek (ssalopek)" w:date="2021-09-09T15:17:00Z"/>
              <w:rFonts w:ascii="Times New Roman" w:eastAsiaTheme="minorEastAsia" w:hAnsi="Times New Roman" w:cs="Times New Roman"/>
              <w:noProof/>
              <w:sz w:val="24"/>
              <w:szCs w:val="24"/>
            </w:rPr>
          </w:pPr>
          <w:del w:id="871" w:author="Stjepan Salopek (ssalopek)" w:date="2021-09-09T15:17:00Z">
            <w:r w:rsidRPr="008064B8" w:rsidDel="00C040F9">
              <w:rPr>
                <w:rPrChange w:id="872"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873" w:author="Stjepan Salopek (ssalopek)" w:date="2021-09-09T15:17:00Z"/>
              <w:rFonts w:ascii="Times New Roman" w:eastAsiaTheme="minorEastAsia" w:hAnsi="Times New Roman" w:cs="Times New Roman"/>
              <w:noProof/>
              <w:sz w:val="24"/>
              <w:szCs w:val="24"/>
              <w:rPrChange w:id="874" w:author="Stjepan Salopek (ssalopek)" w:date="2021-09-09T15:26:00Z">
                <w:rPr>
                  <w:del w:id="875" w:author="Stjepan Salopek (ssalopek)" w:date="2021-09-09T15:17:00Z"/>
                  <w:rFonts w:eastAsiaTheme="minorEastAsia"/>
                  <w:noProof/>
                </w:rPr>
              </w:rPrChange>
            </w:rPr>
            <w:pPrChange w:id="876" w:author="Stjepan Salopek (ssalopek)" w:date="2021-09-09T15:26:00Z">
              <w:pPr>
                <w:pStyle w:val="TOC1"/>
              </w:pPr>
            </w:pPrChange>
          </w:pPr>
          <w:del w:id="877" w:author="Stjepan Salopek (ssalopek)" w:date="2021-09-09T15:17:00Z">
            <w:r w:rsidRPr="008064B8" w:rsidDel="00C040F9">
              <w:rPr>
                <w:rPrChange w:id="878"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879"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880" w:author="Stjepan Salopek (ssalopek)" w:date="2021-09-09T15:17:00Z"/>
              <w:rFonts w:ascii="Times New Roman" w:eastAsiaTheme="minorEastAsia" w:hAnsi="Times New Roman" w:cs="Times New Roman"/>
              <w:noProof/>
              <w:sz w:val="24"/>
              <w:szCs w:val="24"/>
            </w:rPr>
          </w:pPr>
          <w:del w:id="881" w:author="Stjepan Salopek (ssalopek)" w:date="2021-09-09T15:17:00Z">
            <w:r w:rsidRPr="008064B8" w:rsidDel="00C040F9">
              <w:rPr>
                <w:rPrChange w:id="882"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rPr>
              <w:del w:id="883" w:author="Stjepan Salopek (ssalopek)" w:date="2021-09-09T15:17:00Z"/>
              <w:rFonts w:ascii="Times New Roman" w:eastAsiaTheme="minorEastAsia" w:hAnsi="Times New Roman" w:cs="Times New Roman"/>
              <w:noProof/>
              <w:sz w:val="24"/>
              <w:szCs w:val="24"/>
              <w:rPrChange w:id="884" w:author="Stjepan Salopek (ssalopek)" w:date="2021-09-09T15:26:00Z">
                <w:rPr>
                  <w:del w:id="885" w:author="Stjepan Salopek (ssalopek)" w:date="2021-09-09T15:17:00Z"/>
                  <w:rFonts w:eastAsiaTheme="minorEastAsia"/>
                  <w:noProof/>
                </w:rPr>
              </w:rPrChange>
            </w:rPr>
          </w:pPr>
          <w:del w:id="886" w:author="Stjepan Salopek (ssalopek)" w:date="2021-09-09T15:17:00Z">
            <w:r w:rsidRPr="008064B8" w:rsidDel="00C040F9">
              <w:rPr>
                <w:rPrChange w:id="887"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888" w:author="Stjepan Salopek (ssalopek)" w:date="2021-09-09T15:26:00Z">
                  <w:rPr>
                    <w:noProof/>
                    <w:webHidden/>
                  </w:rPr>
                </w:rPrChange>
              </w:rPr>
              <w:tab/>
              <w:delText>16</w:delText>
            </w:r>
          </w:del>
        </w:p>
        <w:p w14:paraId="4AF2FAEC" w14:textId="7C4BEAD7" w:rsidR="00395B9F" w:rsidRPr="008064B8" w:rsidDel="00C040F9" w:rsidRDefault="00395B9F">
          <w:pPr>
            <w:pStyle w:val="TOC3"/>
            <w:rPr>
              <w:del w:id="889" w:author="Stjepan Salopek (ssalopek)" w:date="2021-09-09T15:17:00Z"/>
              <w:rFonts w:ascii="Times New Roman" w:eastAsiaTheme="minorEastAsia" w:hAnsi="Times New Roman" w:cs="Times New Roman"/>
              <w:noProof/>
              <w:sz w:val="24"/>
              <w:szCs w:val="24"/>
              <w:rPrChange w:id="890" w:author="Stjepan Salopek (ssalopek)" w:date="2021-09-09T15:26:00Z">
                <w:rPr>
                  <w:del w:id="891" w:author="Stjepan Salopek (ssalopek)" w:date="2021-09-09T15:17:00Z"/>
                  <w:rFonts w:eastAsiaTheme="minorEastAsia"/>
                  <w:noProof/>
                </w:rPr>
              </w:rPrChange>
            </w:rPr>
          </w:pPr>
          <w:del w:id="892" w:author="Stjepan Salopek (ssalopek)" w:date="2021-09-09T15:17:00Z">
            <w:r w:rsidRPr="008064B8" w:rsidDel="00C040F9">
              <w:rPr>
                <w:rPrChange w:id="893"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894" w:author="Stjepan Salopek (ssalopek)" w:date="2021-09-09T15:26:00Z">
                  <w:rPr>
                    <w:noProof/>
                    <w:webHidden/>
                  </w:rPr>
                </w:rPrChange>
              </w:rPr>
              <w:tab/>
              <w:delText>16</w:delText>
            </w:r>
          </w:del>
        </w:p>
        <w:p w14:paraId="66911AF4" w14:textId="5CC62A11" w:rsidR="00395B9F" w:rsidRPr="008064B8" w:rsidDel="00C040F9" w:rsidRDefault="00395B9F">
          <w:pPr>
            <w:pStyle w:val="TOC3"/>
            <w:rPr>
              <w:del w:id="895" w:author="Stjepan Salopek (ssalopek)" w:date="2021-09-09T15:17:00Z"/>
              <w:rFonts w:ascii="Times New Roman" w:eastAsiaTheme="minorEastAsia" w:hAnsi="Times New Roman" w:cs="Times New Roman"/>
              <w:noProof/>
              <w:sz w:val="24"/>
              <w:szCs w:val="24"/>
              <w:rPrChange w:id="896" w:author="Stjepan Salopek (ssalopek)" w:date="2021-09-09T15:26:00Z">
                <w:rPr>
                  <w:del w:id="897" w:author="Stjepan Salopek (ssalopek)" w:date="2021-09-09T15:17:00Z"/>
                  <w:rFonts w:eastAsiaTheme="minorEastAsia"/>
                  <w:noProof/>
                </w:rPr>
              </w:rPrChange>
            </w:rPr>
          </w:pPr>
          <w:del w:id="898" w:author="Stjepan Salopek (ssalopek)" w:date="2021-09-09T15:17:00Z">
            <w:r w:rsidRPr="008064B8" w:rsidDel="00C040F9">
              <w:rPr>
                <w:rPrChange w:id="899"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900" w:author="Stjepan Salopek (ssalopek)" w:date="2021-09-09T15:26:00Z">
                  <w:rPr>
                    <w:noProof/>
                    <w:webHidden/>
                  </w:rPr>
                </w:rPrChange>
              </w:rPr>
              <w:tab/>
              <w:delText>16</w:delText>
            </w:r>
          </w:del>
        </w:p>
        <w:p w14:paraId="67C40012" w14:textId="356BB282" w:rsidR="00395B9F" w:rsidRPr="008064B8" w:rsidDel="00C040F9" w:rsidRDefault="00395B9F">
          <w:pPr>
            <w:pStyle w:val="TOC3"/>
            <w:rPr>
              <w:del w:id="901" w:author="Stjepan Salopek (ssalopek)" w:date="2021-09-09T15:17:00Z"/>
              <w:rFonts w:ascii="Times New Roman" w:eastAsiaTheme="minorEastAsia" w:hAnsi="Times New Roman" w:cs="Times New Roman"/>
              <w:noProof/>
              <w:sz w:val="24"/>
              <w:szCs w:val="24"/>
              <w:rPrChange w:id="902" w:author="Stjepan Salopek (ssalopek)" w:date="2021-09-09T15:26:00Z">
                <w:rPr>
                  <w:del w:id="903" w:author="Stjepan Salopek (ssalopek)" w:date="2021-09-09T15:17:00Z"/>
                  <w:rFonts w:eastAsiaTheme="minorEastAsia"/>
                  <w:noProof/>
                </w:rPr>
              </w:rPrChange>
            </w:rPr>
          </w:pPr>
          <w:del w:id="904" w:author="Stjepan Salopek (ssalopek)" w:date="2021-09-09T15:17:00Z">
            <w:r w:rsidRPr="008064B8" w:rsidDel="00C040F9">
              <w:rPr>
                <w:rPrChange w:id="905"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906" w:author="Stjepan Salopek (ssalopek)" w:date="2021-09-09T15:26:00Z">
                  <w:rPr>
                    <w:noProof/>
                    <w:webHidden/>
                  </w:rPr>
                </w:rPrChange>
              </w:rPr>
              <w:tab/>
              <w:delText>16</w:delText>
            </w:r>
          </w:del>
        </w:p>
        <w:p w14:paraId="65438EEC" w14:textId="252D9A34" w:rsidR="00395B9F" w:rsidRPr="008064B8" w:rsidDel="00C040F9" w:rsidRDefault="00395B9F">
          <w:pPr>
            <w:pStyle w:val="TOC3"/>
            <w:rPr>
              <w:del w:id="907" w:author="Stjepan Salopek (ssalopek)" w:date="2021-09-09T15:17:00Z"/>
              <w:rFonts w:ascii="Times New Roman" w:eastAsiaTheme="minorEastAsia" w:hAnsi="Times New Roman" w:cs="Times New Roman"/>
              <w:noProof/>
              <w:sz w:val="24"/>
              <w:szCs w:val="24"/>
              <w:rPrChange w:id="908" w:author="Stjepan Salopek (ssalopek)" w:date="2021-09-09T15:26:00Z">
                <w:rPr>
                  <w:del w:id="909" w:author="Stjepan Salopek (ssalopek)" w:date="2021-09-09T15:17:00Z"/>
                  <w:rFonts w:eastAsiaTheme="minorEastAsia"/>
                  <w:noProof/>
                </w:rPr>
              </w:rPrChange>
            </w:rPr>
          </w:pPr>
          <w:del w:id="910" w:author="Stjepan Salopek (ssalopek)" w:date="2021-09-09T15:17:00Z">
            <w:r w:rsidRPr="008064B8" w:rsidDel="00C040F9">
              <w:rPr>
                <w:rPrChange w:id="911"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912"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913" w:author="Stjepan Salopek (ssalopek)" w:date="2021-09-09T15:17:00Z"/>
              <w:rFonts w:ascii="Times New Roman" w:eastAsiaTheme="minorEastAsia" w:hAnsi="Times New Roman" w:cs="Times New Roman"/>
              <w:noProof/>
              <w:sz w:val="24"/>
              <w:szCs w:val="24"/>
            </w:rPr>
          </w:pPr>
          <w:del w:id="914" w:author="Stjepan Salopek (ssalopek)" w:date="2021-09-09T15:17:00Z">
            <w:r w:rsidRPr="008064B8" w:rsidDel="00C040F9">
              <w:rPr>
                <w:rPrChange w:id="915"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rPr>
              <w:del w:id="916" w:author="Stjepan Salopek (ssalopek)" w:date="2021-09-09T15:17:00Z"/>
              <w:rFonts w:ascii="Times New Roman" w:eastAsiaTheme="minorEastAsia" w:hAnsi="Times New Roman" w:cs="Times New Roman"/>
              <w:noProof/>
              <w:sz w:val="24"/>
              <w:szCs w:val="24"/>
              <w:rPrChange w:id="917" w:author="Stjepan Salopek (ssalopek)" w:date="2021-09-09T15:26:00Z">
                <w:rPr>
                  <w:del w:id="918" w:author="Stjepan Salopek (ssalopek)" w:date="2021-09-09T15:17:00Z"/>
                  <w:rFonts w:eastAsiaTheme="minorEastAsia"/>
                  <w:noProof/>
                </w:rPr>
              </w:rPrChange>
            </w:rPr>
          </w:pPr>
          <w:del w:id="919" w:author="Stjepan Salopek (ssalopek)" w:date="2021-09-09T15:17:00Z">
            <w:r w:rsidRPr="008064B8" w:rsidDel="00C040F9">
              <w:rPr>
                <w:rPrChange w:id="920"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921" w:author="Stjepan Salopek (ssalopek)" w:date="2021-09-09T15:26:00Z">
                  <w:rPr>
                    <w:noProof/>
                    <w:webHidden/>
                  </w:rPr>
                </w:rPrChange>
              </w:rPr>
              <w:tab/>
              <w:delText>18</w:delText>
            </w:r>
          </w:del>
        </w:p>
        <w:p w14:paraId="46406877" w14:textId="71E00E92" w:rsidR="00395B9F" w:rsidRPr="008064B8" w:rsidDel="00C040F9" w:rsidRDefault="00395B9F">
          <w:pPr>
            <w:pStyle w:val="TOC3"/>
            <w:rPr>
              <w:del w:id="922" w:author="Stjepan Salopek (ssalopek)" w:date="2021-09-09T15:17:00Z"/>
              <w:rFonts w:ascii="Times New Roman" w:eastAsiaTheme="minorEastAsia" w:hAnsi="Times New Roman" w:cs="Times New Roman"/>
              <w:noProof/>
              <w:sz w:val="24"/>
              <w:szCs w:val="24"/>
              <w:rPrChange w:id="923" w:author="Stjepan Salopek (ssalopek)" w:date="2021-09-09T15:26:00Z">
                <w:rPr>
                  <w:del w:id="924" w:author="Stjepan Salopek (ssalopek)" w:date="2021-09-09T15:17:00Z"/>
                  <w:rFonts w:eastAsiaTheme="minorEastAsia"/>
                  <w:noProof/>
                </w:rPr>
              </w:rPrChange>
            </w:rPr>
          </w:pPr>
          <w:del w:id="925" w:author="Stjepan Salopek (ssalopek)" w:date="2021-09-09T15:17:00Z">
            <w:r w:rsidRPr="008064B8" w:rsidDel="00C040F9">
              <w:rPr>
                <w:rPrChange w:id="926"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927" w:author="Stjepan Salopek (ssalopek)" w:date="2021-09-09T15:26:00Z">
                  <w:rPr>
                    <w:noProof/>
                    <w:webHidden/>
                  </w:rPr>
                </w:rPrChange>
              </w:rPr>
              <w:tab/>
              <w:delText>18</w:delText>
            </w:r>
          </w:del>
        </w:p>
        <w:p w14:paraId="2FF46B62" w14:textId="5D907561" w:rsidR="00395B9F" w:rsidRPr="008064B8" w:rsidDel="00C040F9" w:rsidRDefault="00395B9F">
          <w:pPr>
            <w:pStyle w:val="TOC3"/>
            <w:rPr>
              <w:del w:id="928" w:author="Stjepan Salopek (ssalopek)" w:date="2021-09-09T15:17:00Z"/>
              <w:rFonts w:ascii="Times New Roman" w:eastAsiaTheme="minorEastAsia" w:hAnsi="Times New Roman" w:cs="Times New Roman"/>
              <w:noProof/>
              <w:sz w:val="24"/>
              <w:szCs w:val="24"/>
              <w:rPrChange w:id="929" w:author="Stjepan Salopek (ssalopek)" w:date="2021-09-09T15:26:00Z">
                <w:rPr>
                  <w:del w:id="930" w:author="Stjepan Salopek (ssalopek)" w:date="2021-09-09T15:17:00Z"/>
                  <w:rFonts w:eastAsiaTheme="minorEastAsia"/>
                  <w:noProof/>
                </w:rPr>
              </w:rPrChange>
            </w:rPr>
          </w:pPr>
          <w:del w:id="931" w:author="Stjepan Salopek (ssalopek)" w:date="2021-09-09T15:17:00Z">
            <w:r w:rsidRPr="008064B8" w:rsidDel="00C040F9">
              <w:rPr>
                <w:rPrChange w:id="932"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933" w:author="Stjepan Salopek (ssalopek)" w:date="2021-09-09T15:26:00Z">
                  <w:rPr>
                    <w:noProof/>
                    <w:webHidden/>
                  </w:rPr>
                </w:rPrChange>
              </w:rPr>
              <w:tab/>
              <w:delText>19</w:delText>
            </w:r>
          </w:del>
        </w:p>
        <w:p w14:paraId="4EC85363" w14:textId="5A9C23F4" w:rsidR="00395B9F" w:rsidRPr="008064B8" w:rsidDel="00C040F9" w:rsidRDefault="00395B9F">
          <w:pPr>
            <w:pStyle w:val="TOC3"/>
            <w:rPr>
              <w:del w:id="934" w:author="Stjepan Salopek (ssalopek)" w:date="2021-09-09T15:17:00Z"/>
              <w:rFonts w:ascii="Times New Roman" w:eastAsiaTheme="minorEastAsia" w:hAnsi="Times New Roman" w:cs="Times New Roman"/>
              <w:noProof/>
              <w:sz w:val="24"/>
              <w:szCs w:val="24"/>
              <w:rPrChange w:id="935" w:author="Stjepan Salopek (ssalopek)" w:date="2021-09-09T15:26:00Z">
                <w:rPr>
                  <w:del w:id="936" w:author="Stjepan Salopek (ssalopek)" w:date="2021-09-09T15:17:00Z"/>
                  <w:rFonts w:eastAsiaTheme="minorEastAsia"/>
                  <w:noProof/>
                </w:rPr>
              </w:rPrChange>
            </w:rPr>
          </w:pPr>
          <w:del w:id="937" w:author="Stjepan Salopek (ssalopek)" w:date="2021-09-09T15:17:00Z">
            <w:r w:rsidRPr="008064B8" w:rsidDel="00C040F9">
              <w:rPr>
                <w:rPrChange w:id="938"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939" w:author="Stjepan Salopek (ssalopek)" w:date="2021-09-09T15:26:00Z">
                  <w:rPr>
                    <w:noProof/>
                    <w:webHidden/>
                  </w:rPr>
                </w:rPrChange>
              </w:rPr>
              <w:tab/>
              <w:delText>20</w:delText>
            </w:r>
          </w:del>
        </w:p>
        <w:p w14:paraId="7633CD0F" w14:textId="20C3EFEC" w:rsidR="00395B9F" w:rsidRPr="008064B8" w:rsidDel="00C040F9" w:rsidRDefault="00395B9F">
          <w:pPr>
            <w:pStyle w:val="TOC3"/>
            <w:rPr>
              <w:del w:id="940" w:author="Stjepan Salopek (ssalopek)" w:date="2021-09-09T15:17:00Z"/>
              <w:rFonts w:ascii="Times New Roman" w:eastAsiaTheme="minorEastAsia" w:hAnsi="Times New Roman" w:cs="Times New Roman"/>
              <w:noProof/>
              <w:sz w:val="24"/>
              <w:szCs w:val="24"/>
              <w:rPrChange w:id="941" w:author="Stjepan Salopek (ssalopek)" w:date="2021-09-09T15:26:00Z">
                <w:rPr>
                  <w:del w:id="942" w:author="Stjepan Salopek (ssalopek)" w:date="2021-09-09T15:17:00Z"/>
                  <w:rFonts w:eastAsiaTheme="minorEastAsia"/>
                  <w:noProof/>
                </w:rPr>
              </w:rPrChange>
            </w:rPr>
          </w:pPr>
          <w:del w:id="943" w:author="Stjepan Salopek (ssalopek)" w:date="2021-09-09T15:17:00Z">
            <w:r w:rsidRPr="008064B8" w:rsidDel="00C040F9">
              <w:rPr>
                <w:rPrChange w:id="944"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945"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946" w:author="Stjepan Salopek (ssalopek)" w:date="2021-09-09T15:17:00Z"/>
              <w:rFonts w:ascii="Times New Roman" w:eastAsiaTheme="minorEastAsia" w:hAnsi="Times New Roman" w:cs="Times New Roman"/>
              <w:noProof/>
              <w:sz w:val="24"/>
              <w:szCs w:val="24"/>
            </w:rPr>
          </w:pPr>
          <w:del w:id="947" w:author="Stjepan Salopek (ssalopek)" w:date="2021-09-09T15:17:00Z">
            <w:r w:rsidRPr="008064B8" w:rsidDel="00C040F9">
              <w:rPr>
                <w:rPrChange w:id="948"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949" w:author="Stjepan Salopek (ssalopek)" w:date="2021-09-09T15:17:00Z"/>
              <w:rFonts w:ascii="Times New Roman" w:eastAsiaTheme="minorEastAsia" w:hAnsi="Times New Roman" w:cs="Times New Roman"/>
              <w:noProof/>
              <w:sz w:val="24"/>
              <w:szCs w:val="24"/>
            </w:rPr>
          </w:pPr>
          <w:del w:id="950" w:author="Stjepan Salopek (ssalopek)" w:date="2021-09-09T15:17:00Z">
            <w:r w:rsidRPr="008064B8" w:rsidDel="00C040F9">
              <w:rPr>
                <w:rPrChange w:id="951"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952" w:author="Stjepan Salopek (ssalopek)" w:date="2021-09-09T15:17:00Z"/>
              <w:rFonts w:ascii="Times New Roman" w:eastAsiaTheme="minorEastAsia" w:hAnsi="Times New Roman" w:cs="Times New Roman"/>
              <w:noProof/>
              <w:sz w:val="24"/>
              <w:szCs w:val="24"/>
              <w:rPrChange w:id="953" w:author="Stjepan Salopek (ssalopek)" w:date="2021-09-09T15:26:00Z">
                <w:rPr>
                  <w:del w:id="954" w:author="Stjepan Salopek (ssalopek)" w:date="2021-09-09T15:17:00Z"/>
                  <w:rFonts w:eastAsiaTheme="minorEastAsia"/>
                  <w:noProof/>
                </w:rPr>
              </w:rPrChange>
            </w:rPr>
            <w:pPrChange w:id="955" w:author="Stjepan Salopek (ssalopek)" w:date="2021-09-09T15:26:00Z">
              <w:pPr>
                <w:pStyle w:val="TOC1"/>
              </w:pPr>
            </w:pPrChange>
          </w:pPr>
          <w:del w:id="956" w:author="Stjepan Salopek (ssalopek)" w:date="2021-09-09T15:17:00Z">
            <w:r w:rsidRPr="008064B8" w:rsidDel="00C040F9">
              <w:rPr>
                <w:rPrChange w:id="957"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958"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959" w:author="Stjepan Salopek (ssalopek)" w:date="2021-09-09T15:17:00Z"/>
              <w:rFonts w:ascii="Times New Roman" w:eastAsiaTheme="minorEastAsia" w:hAnsi="Times New Roman" w:cs="Times New Roman"/>
              <w:noProof/>
              <w:sz w:val="24"/>
              <w:szCs w:val="24"/>
            </w:rPr>
          </w:pPr>
          <w:del w:id="960" w:author="Stjepan Salopek (ssalopek)" w:date="2021-09-09T15:17:00Z">
            <w:r w:rsidRPr="008064B8" w:rsidDel="00C040F9">
              <w:rPr>
                <w:rPrChange w:id="961"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962" w:author="Stjepan Salopek (ssalopek)" w:date="2021-09-09T15:17:00Z"/>
              <w:rFonts w:ascii="Times New Roman" w:eastAsiaTheme="minorEastAsia" w:hAnsi="Times New Roman" w:cs="Times New Roman"/>
              <w:noProof/>
              <w:sz w:val="24"/>
              <w:szCs w:val="24"/>
            </w:rPr>
          </w:pPr>
          <w:del w:id="963" w:author="Stjepan Salopek (ssalopek)" w:date="2021-09-09T15:17:00Z">
            <w:r w:rsidRPr="008064B8" w:rsidDel="00C040F9">
              <w:rPr>
                <w:rPrChange w:id="964"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965" w:author="Stjepan Salopek (ssalopek)" w:date="2021-09-09T15:17:00Z"/>
              <w:rFonts w:ascii="Times New Roman" w:eastAsiaTheme="minorEastAsia" w:hAnsi="Times New Roman" w:cs="Times New Roman"/>
              <w:noProof/>
              <w:sz w:val="24"/>
              <w:szCs w:val="24"/>
            </w:rPr>
          </w:pPr>
          <w:del w:id="966" w:author="Stjepan Salopek (ssalopek)" w:date="2021-09-09T15:17:00Z">
            <w:r w:rsidRPr="008064B8" w:rsidDel="00C040F9">
              <w:rPr>
                <w:rPrChange w:id="967"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968" w:author="Stjepan Salopek (ssalopek)" w:date="2021-09-09T15:17:00Z"/>
              <w:rFonts w:ascii="Times New Roman" w:eastAsiaTheme="minorEastAsia" w:hAnsi="Times New Roman" w:cs="Times New Roman"/>
              <w:noProof/>
              <w:sz w:val="24"/>
              <w:szCs w:val="24"/>
            </w:rPr>
          </w:pPr>
          <w:del w:id="969" w:author="Stjepan Salopek (ssalopek)" w:date="2021-09-09T15:17:00Z">
            <w:r w:rsidRPr="008064B8" w:rsidDel="00C040F9">
              <w:rPr>
                <w:rPrChange w:id="970"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rPr>
              <w:del w:id="971" w:author="Stjepan Salopek (ssalopek)" w:date="2021-09-09T15:17:00Z"/>
              <w:rFonts w:ascii="Times New Roman" w:eastAsiaTheme="minorEastAsia" w:hAnsi="Times New Roman" w:cs="Times New Roman"/>
              <w:noProof/>
              <w:sz w:val="24"/>
              <w:szCs w:val="24"/>
              <w:rPrChange w:id="972" w:author="Stjepan Salopek (ssalopek)" w:date="2021-09-09T15:26:00Z">
                <w:rPr>
                  <w:del w:id="973" w:author="Stjepan Salopek (ssalopek)" w:date="2021-09-09T15:17:00Z"/>
                  <w:rFonts w:eastAsiaTheme="minorEastAsia"/>
                  <w:noProof/>
                </w:rPr>
              </w:rPrChange>
            </w:rPr>
          </w:pPr>
          <w:del w:id="974" w:author="Stjepan Salopek (ssalopek)" w:date="2021-09-09T15:17:00Z">
            <w:r w:rsidRPr="008064B8" w:rsidDel="00C040F9">
              <w:rPr>
                <w:rPrChange w:id="975"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976" w:author="Stjepan Salopek (ssalopek)" w:date="2021-09-09T15:26:00Z">
                  <w:rPr>
                    <w:noProof/>
                    <w:webHidden/>
                  </w:rPr>
                </w:rPrChange>
              </w:rPr>
              <w:tab/>
              <w:delText>26</w:delText>
            </w:r>
          </w:del>
        </w:p>
        <w:p w14:paraId="2AB4B176" w14:textId="2814A975" w:rsidR="00395B9F" w:rsidRPr="008064B8" w:rsidDel="00C040F9" w:rsidRDefault="00395B9F">
          <w:pPr>
            <w:pStyle w:val="TOC3"/>
            <w:rPr>
              <w:del w:id="977" w:author="Stjepan Salopek (ssalopek)" w:date="2021-09-09T15:17:00Z"/>
              <w:rFonts w:ascii="Times New Roman" w:eastAsiaTheme="minorEastAsia" w:hAnsi="Times New Roman" w:cs="Times New Roman"/>
              <w:noProof/>
              <w:sz w:val="24"/>
              <w:szCs w:val="24"/>
              <w:rPrChange w:id="978" w:author="Stjepan Salopek (ssalopek)" w:date="2021-09-09T15:26:00Z">
                <w:rPr>
                  <w:del w:id="979" w:author="Stjepan Salopek (ssalopek)" w:date="2021-09-09T15:17:00Z"/>
                  <w:rFonts w:eastAsiaTheme="minorEastAsia"/>
                  <w:noProof/>
                </w:rPr>
              </w:rPrChange>
            </w:rPr>
          </w:pPr>
          <w:del w:id="980" w:author="Stjepan Salopek (ssalopek)" w:date="2021-09-09T15:17:00Z">
            <w:r w:rsidRPr="008064B8" w:rsidDel="00C040F9">
              <w:rPr>
                <w:rPrChange w:id="981"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982"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983" w:author="Stjepan Salopek (ssalopek)" w:date="2021-09-09T15:17:00Z"/>
              <w:rFonts w:ascii="Times New Roman" w:eastAsiaTheme="minorEastAsia" w:hAnsi="Times New Roman" w:cs="Times New Roman"/>
              <w:noProof/>
              <w:sz w:val="24"/>
              <w:szCs w:val="24"/>
            </w:rPr>
          </w:pPr>
          <w:del w:id="984" w:author="Stjepan Salopek (ssalopek)" w:date="2021-09-09T15:17:00Z">
            <w:r w:rsidRPr="008064B8" w:rsidDel="00C040F9">
              <w:rPr>
                <w:rPrChange w:id="985"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986" w:author="Stjepan Salopek (ssalopek)" w:date="2021-09-09T15:17:00Z"/>
              <w:rFonts w:ascii="Times New Roman" w:eastAsiaTheme="minorEastAsia" w:hAnsi="Times New Roman" w:cs="Times New Roman"/>
              <w:noProof/>
              <w:sz w:val="24"/>
              <w:szCs w:val="24"/>
            </w:rPr>
          </w:pPr>
          <w:del w:id="987" w:author="Stjepan Salopek (ssalopek)" w:date="2021-09-09T15:17:00Z">
            <w:r w:rsidRPr="008064B8" w:rsidDel="00C040F9">
              <w:rPr>
                <w:rPrChange w:id="988"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989" w:author="Stjepan Salopek (ssalopek)" w:date="2021-09-09T15:17:00Z"/>
              <w:rFonts w:ascii="Times New Roman" w:eastAsiaTheme="minorEastAsia" w:hAnsi="Times New Roman" w:cs="Times New Roman"/>
              <w:noProof/>
              <w:sz w:val="24"/>
              <w:szCs w:val="24"/>
            </w:rPr>
          </w:pPr>
          <w:del w:id="990" w:author="Stjepan Salopek (ssalopek)" w:date="2021-09-09T15:17:00Z">
            <w:r w:rsidRPr="008064B8" w:rsidDel="00C040F9">
              <w:rPr>
                <w:rPrChange w:id="991"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992" w:author="Stjepan Salopek (ssalopek)" w:date="2021-09-09T15:17:00Z"/>
              <w:rFonts w:ascii="Times New Roman" w:eastAsiaTheme="minorEastAsia" w:hAnsi="Times New Roman" w:cs="Times New Roman"/>
              <w:noProof/>
              <w:sz w:val="24"/>
              <w:szCs w:val="24"/>
            </w:rPr>
          </w:pPr>
          <w:del w:id="993" w:author="Stjepan Salopek (ssalopek)" w:date="2021-09-09T15:17:00Z">
            <w:r w:rsidRPr="008064B8" w:rsidDel="00C040F9">
              <w:rPr>
                <w:rPrChange w:id="994"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995" w:author="Stjepan Salopek (ssalopek)" w:date="2021-09-09T15:17:00Z"/>
              <w:rFonts w:ascii="Times New Roman" w:eastAsiaTheme="minorEastAsia" w:hAnsi="Times New Roman" w:cs="Times New Roman"/>
              <w:noProof/>
              <w:sz w:val="24"/>
              <w:szCs w:val="24"/>
            </w:rPr>
          </w:pPr>
          <w:del w:id="996" w:author="Stjepan Salopek (ssalopek)" w:date="2021-09-09T15:17:00Z">
            <w:r w:rsidRPr="008064B8" w:rsidDel="00C040F9">
              <w:rPr>
                <w:rPrChange w:id="997"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998" w:author="Stjepan Salopek (ssalopek)" w:date="2021-09-09T15:17:00Z"/>
              <w:rFonts w:ascii="Times New Roman" w:eastAsiaTheme="minorEastAsia" w:hAnsi="Times New Roman" w:cs="Times New Roman"/>
              <w:noProof/>
              <w:sz w:val="24"/>
              <w:szCs w:val="24"/>
            </w:rPr>
          </w:pPr>
          <w:del w:id="999" w:author="Stjepan Salopek (ssalopek)" w:date="2021-09-09T15:17:00Z">
            <w:r w:rsidRPr="008064B8" w:rsidDel="00C040F9">
              <w:rPr>
                <w:rPrChange w:id="1000"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rPr>
              <w:del w:id="1001" w:author="Stjepan Salopek (ssalopek)" w:date="2021-09-09T15:17:00Z"/>
              <w:rFonts w:ascii="Times New Roman" w:eastAsiaTheme="minorEastAsia" w:hAnsi="Times New Roman" w:cs="Times New Roman"/>
              <w:noProof/>
              <w:sz w:val="24"/>
              <w:szCs w:val="24"/>
              <w:rPrChange w:id="1002" w:author="Stjepan Salopek (ssalopek)" w:date="2021-09-09T15:26:00Z">
                <w:rPr>
                  <w:del w:id="1003" w:author="Stjepan Salopek (ssalopek)" w:date="2021-09-09T15:17:00Z"/>
                  <w:rFonts w:eastAsiaTheme="minorEastAsia"/>
                  <w:noProof/>
                </w:rPr>
              </w:rPrChange>
            </w:rPr>
          </w:pPr>
          <w:del w:id="1004" w:author="Stjepan Salopek (ssalopek)" w:date="2021-09-09T15:17:00Z">
            <w:r w:rsidRPr="008064B8" w:rsidDel="00C040F9">
              <w:rPr>
                <w:rPrChange w:id="1005"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1006" w:author="Stjepan Salopek (ssalopek)" w:date="2021-09-09T15:26:00Z">
                  <w:rPr>
                    <w:noProof/>
                    <w:webHidden/>
                  </w:rPr>
                </w:rPrChange>
              </w:rPr>
              <w:tab/>
              <w:delText>34</w:delText>
            </w:r>
          </w:del>
        </w:p>
        <w:p w14:paraId="43F6F746" w14:textId="7C4302F3" w:rsidR="00395B9F" w:rsidRPr="008064B8" w:rsidDel="00C040F9" w:rsidRDefault="00395B9F">
          <w:pPr>
            <w:pStyle w:val="TOC3"/>
            <w:rPr>
              <w:del w:id="1007" w:author="Stjepan Salopek (ssalopek)" w:date="2021-09-09T15:17:00Z"/>
              <w:rFonts w:ascii="Times New Roman" w:eastAsiaTheme="minorEastAsia" w:hAnsi="Times New Roman" w:cs="Times New Roman"/>
              <w:noProof/>
              <w:sz w:val="24"/>
              <w:szCs w:val="24"/>
              <w:rPrChange w:id="1008" w:author="Stjepan Salopek (ssalopek)" w:date="2021-09-09T15:26:00Z">
                <w:rPr>
                  <w:del w:id="1009" w:author="Stjepan Salopek (ssalopek)" w:date="2021-09-09T15:17:00Z"/>
                  <w:rFonts w:eastAsiaTheme="minorEastAsia"/>
                  <w:noProof/>
                </w:rPr>
              </w:rPrChange>
            </w:rPr>
          </w:pPr>
          <w:del w:id="1010" w:author="Stjepan Salopek (ssalopek)" w:date="2021-09-09T15:17:00Z">
            <w:r w:rsidRPr="008064B8" w:rsidDel="00C040F9">
              <w:rPr>
                <w:rPrChange w:id="1011"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1012"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1013" w:author="Stjepan Salopek (ssalopek)" w:date="2021-09-09T15:17:00Z"/>
              <w:rFonts w:ascii="Times New Roman" w:eastAsiaTheme="minorEastAsia" w:hAnsi="Times New Roman" w:cs="Times New Roman"/>
              <w:noProof/>
              <w:sz w:val="24"/>
              <w:szCs w:val="24"/>
            </w:rPr>
          </w:pPr>
          <w:del w:id="1014" w:author="Stjepan Salopek (ssalopek)" w:date="2021-09-09T15:17:00Z">
            <w:r w:rsidRPr="008064B8" w:rsidDel="00C040F9">
              <w:rPr>
                <w:rPrChange w:id="1015"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016" w:author="Stjepan Salopek (ssalopek)" w:date="2021-09-09T15:17:00Z"/>
              <w:rFonts w:ascii="Times New Roman" w:eastAsiaTheme="minorEastAsia" w:hAnsi="Times New Roman" w:cs="Times New Roman"/>
              <w:noProof/>
              <w:sz w:val="24"/>
              <w:szCs w:val="24"/>
              <w:rPrChange w:id="1017" w:author="Stjepan Salopek (ssalopek)" w:date="2021-09-09T15:26:00Z">
                <w:rPr>
                  <w:del w:id="1018" w:author="Stjepan Salopek (ssalopek)" w:date="2021-09-09T15:17:00Z"/>
                  <w:rFonts w:eastAsiaTheme="minorEastAsia"/>
                  <w:noProof/>
                </w:rPr>
              </w:rPrChange>
            </w:rPr>
            <w:pPrChange w:id="1019" w:author="Stjepan Salopek (ssalopek)" w:date="2021-09-09T15:26:00Z">
              <w:pPr>
                <w:pStyle w:val="TOC1"/>
              </w:pPr>
            </w:pPrChange>
          </w:pPr>
          <w:del w:id="1020" w:author="Stjepan Salopek (ssalopek)" w:date="2021-09-09T15:17:00Z">
            <w:r w:rsidRPr="008064B8" w:rsidDel="00C040F9">
              <w:rPr>
                <w:rPrChange w:id="1021"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022"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023" w:author="Stjepan Salopek (ssalopek)" w:date="2021-09-09T15:17:00Z"/>
              <w:rFonts w:ascii="Times New Roman" w:eastAsiaTheme="minorEastAsia" w:hAnsi="Times New Roman" w:cs="Times New Roman"/>
              <w:noProof/>
              <w:sz w:val="24"/>
              <w:szCs w:val="24"/>
              <w:rPrChange w:id="1024" w:author="Stjepan Salopek (ssalopek)" w:date="2021-09-09T15:26:00Z">
                <w:rPr>
                  <w:del w:id="1025" w:author="Stjepan Salopek (ssalopek)" w:date="2021-09-09T15:17:00Z"/>
                  <w:rFonts w:eastAsiaTheme="minorEastAsia"/>
                  <w:noProof/>
                </w:rPr>
              </w:rPrChange>
            </w:rPr>
            <w:pPrChange w:id="1026" w:author="Stjepan Salopek (ssalopek)" w:date="2021-09-09T15:26:00Z">
              <w:pPr>
                <w:pStyle w:val="TOC1"/>
              </w:pPr>
            </w:pPrChange>
          </w:pPr>
          <w:del w:id="1027" w:author="Stjepan Salopek (ssalopek)" w:date="2021-09-09T15:17:00Z">
            <w:r w:rsidRPr="008064B8" w:rsidDel="00C040F9">
              <w:rPr>
                <w:rPrChange w:id="1028"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029"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030" w:name="_Toc82446245"/>
      <w:r>
        <w:lastRenderedPageBreak/>
        <w:t>Popis tablica</w:t>
      </w:r>
      <w:bookmarkEnd w:id="1030"/>
    </w:p>
    <w:p w14:paraId="221C5685" w14:textId="3E761708" w:rsidR="00A3456A" w:rsidRPr="00A3456A" w:rsidRDefault="00395B9F">
      <w:pPr>
        <w:pStyle w:val="TableofFigures"/>
        <w:tabs>
          <w:tab w:val="right" w:leader="dot" w:pos="9062"/>
        </w:tabs>
        <w:spacing w:line="360" w:lineRule="auto"/>
        <w:rPr>
          <w:ins w:id="1031" w:author="Stjepan Salopek (ssalopek)" w:date="2021-09-13T17:24:00Z"/>
          <w:rFonts w:ascii="Times New Roman" w:eastAsiaTheme="minorEastAsia" w:hAnsi="Times New Roman" w:cs="Times New Roman"/>
          <w:noProof/>
          <w:sz w:val="24"/>
          <w:szCs w:val="24"/>
          <w:rPrChange w:id="1032" w:author="Stjepan Salopek (ssalopek)" w:date="2021-09-13T17:24:00Z">
            <w:rPr>
              <w:ins w:id="1033" w:author="Stjepan Salopek (ssalopek)" w:date="2021-09-13T17:24:00Z"/>
              <w:rFonts w:eastAsiaTheme="minorEastAsia"/>
              <w:noProof/>
            </w:rPr>
          </w:rPrChange>
        </w:rPr>
        <w:pPrChange w:id="1034"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035" w:author="Stjepan Salopek (ssalopek)" w:date="2021-09-13T17:24:00Z">
        <w:r w:rsidR="00A3456A" w:rsidRPr="00A3456A">
          <w:rPr>
            <w:rStyle w:val="Hyperlink"/>
            <w:rFonts w:ascii="Times New Roman" w:hAnsi="Times New Roman" w:cs="Times New Roman"/>
            <w:noProof/>
            <w:sz w:val="24"/>
            <w:szCs w:val="24"/>
            <w:rPrChange w:id="1036"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037"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038"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039"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040"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041"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042" w:author="Stjepan Salopek (ssalopek)" w:date="2021-09-13T17:24:00Z">
              <w:rPr>
                <w:noProof/>
                <w:webHidden/>
              </w:rPr>
            </w:rPrChange>
          </w:rPr>
          <w:tab/>
        </w:r>
        <w:r w:rsidR="00A3456A" w:rsidRPr="00A3456A">
          <w:rPr>
            <w:rFonts w:ascii="Times New Roman" w:hAnsi="Times New Roman" w:cs="Times New Roman"/>
            <w:noProof/>
            <w:webHidden/>
            <w:sz w:val="24"/>
            <w:szCs w:val="24"/>
            <w:rPrChange w:id="1043"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044" w:author="Stjepan Salopek (ssalopek)" w:date="2021-09-13T17:24:00Z">
              <w:rPr>
                <w:noProof/>
                <w:webHidden/>
              </w:rPr>
            </w:rPrChange>
          </w:rPr>
          <w:instrText xml:space="preserve"> PAGEREF _Toc82446292 \h </w:instrText>
        </w:r>
      </w:ins>
      <w:r w:rsidR="00A3456A" w:rsidRPr="00A3456A">
        <w:rPr>
          <w:rFonts w:ascii="Times New Roman" w:hAnsi="Times New Roman" w:cs="Times New Roman"/>
          <w:noProof/>
          <w:webHidden/>
          <w:sz w:val="24"/>
          <w:szCs w:val="24"/>
          <w:rPrChange w:id="1045" w:author="Stjepan Salopek (ssalopek)" w:date="2021-09-13T17:24: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1046" w:author="Stjepan Salopek (ssalopek)" w:date="2021-09-13T17:24:00Z">
            <w:rPr>
              <w:noProof/>
              <w:webHidden/>
            </w:rPr>
          </w:rPrChange>
        </w:rPr>
        <w:fldChar w:fldCharType="separate"/>
      </w:r>
      <w:ins w:id="1047" w:author="Stjepan Salopek (ssalopek)" w:date="2021-09-13T17:24:00Z">
        <w:r w:rsidR="00A3456A" w:rsidRPr="00A3456A">
          <w:rPr>
            <w:rFonts w:ascii="Times New Roman" w:hAnsi="Times New Roman" w:cs="Times New Roman"/>
            <w:noProof/>
            <w:webHidden/>
            <w:sz w:val="24"/>
            <w:szCs w:val="24"/>
            <w:rPrChange w:id="1048"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049"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050" w:author="Stjepan Salopek (ssalopek)" w:date="2021-09-13T17:24:00Z">
              <w:rPr>
                <w:rStyle w:val="Hyperlink"/>
                <w:noProof/>
              </w:rPr>
            </w:rPrChange>
          </w:rPr>
          <w:fldChar w:fldCharType="end"/>
        </w:r>
      </w:ins>
    </w:p>
    <w:p w14:paraId="343000C3" w14:textId="3A9E27A9" w:rsidR="00A3456A" w:rsidRDefault="00A3456A">
      <w:pPr>
        <w:pStyle w:val="TableofFigures"/>
        <w:tabs>
          <w:tab w:val="right" w:leader="dot" w:pos="9062"/>
        </w:tabs>
        <w:spacing w:line="360" w:lineRule="auto"/>
        <w:rPr>
          <w:ins w:id="1051" w:author="Stjepan Salopek (ssalopek)" w:date="2021-09-13T17:24:00Z"/>
          <w:rFonts w:eastAsiaTheme="minorEastAsia"/>
          <w:noProof/>
        </w:rPr>
        <w:pPrChange w:id="1052" w:author="Stjepan Salopek (ssalopek)" w:date="2021-09-13T17:24:00Z">
          <w:pPr>
            <w:pStyle w:val="TableofFigures"/>
            <w:tabs>
              <w:tab w:val="right" w:leader="dot" w:pos="9062"/>
            </w:tabs>
          </w:pPr>
        </w:pPrChange>
      </w:pPr>
      <w:ins w:id="1053" w:author="Stjepan Salopek (ssalopek)" w:date="2021-09-13T17:24:00Z">
        <w:r w:rsidRPr="00A3456A">
          <w:rPr>
            <w:rStyle w:val="Hyperlink"/>
            <w:rFonts w:ascii="Times New Roman" w:hAnsi="Times New Roman" w:cs="Times New Roman"/>
            <w:noProof/>
            <w:sz w:val="24"/>
            <w:szCs w:val="24"/>
            <w:rPrChange w:id="1054"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055"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056"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057"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058"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059"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060" w:author="Stjepan Salopek (ssalopek)" w:date="2021-09-13T17:24:00Z">
              <w:rPr>
                <w:noProof/>
                <w:webHidden/>
              </w:rPr>
            </w:rPrChange>
          </w:rPr>
          <w:tab/>
        </w:r>
        <w:r w:rsidRPr="00A3456A">
          <w:rPr>
            <w:rFonts w:ascii="Times New Roman" w:hAnsi="Times New Roman" w:cs="Times New Roman"/>
            <w:noProof/>
            <w:webHidden/>
            <w:sz w:val="24"/>
            <w:szCs w:val="24"/>
            <w:rPrChange w:id="1061"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062" w:author="Stjepan Salopek (ssalopek)" w:date="2021-09-13T17:24:00Z">
              <w:rPr>
                <w:noProof/>
                <w:webHidden/>
              </w:rPr>
            </w:rPrChange>
          </w:rPr>
          <w:instrText xml:space="preserve"> PAGEREF _Toc82446293 \h </w:instrText>
        </w:r>
      </w:ins>
      <w:r w:rsidRPr="00A3456A">
        <w:rPr>
          <w:rFonts w:ascii="Times New Roman" w:hAnsi="Times New Roman" w:cs="Times New Roman"/>
          <w:noProof/>
          <w:webHidden/>
          <w:sz w:val="24"/>
          <w:szCs w:val="24"/>
          <w:rPrChange w:id="1063" w:author="Stjepan Salopek (ssalopek)" w:date="2021-09-13T17:24: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64" w:author="Stjepan Salopek (ssalopek)" w:date="2021-09-13T17:24:00Z">
            <w:rPr>
              <w:noProof/>
              <w:webHidden/>
            </w:rPr>
          </w:rPrChange>
        </w:rPr>
        <w:fldChar w:fldCharType="separate"/>
      </w:r>
      <w:ins w:id="1065" w:author="Stjepan Salopek (ssalopek)" w:date="2021-09-13T17:24:00Z">
        <w:r w:rsidRPr="00A3456A">
          <w:rPr>
            <w:rFonts w:ascii="Times New Roman" w:hAnsi="Times New Roman" w:cs="Times New Roman"/>
            <w:noProof/>
            <w:webHidden/>
            <w:sz w:val="24"/>
            <w:szCs w:val="24"/>
            <w:rPrChange w:id="1066" w:author="Stjepan Salopek (ssalopek)" w:date="2021-09-13T17:24:00Z">
              <w:rPr>
                <w:noProof/>
                <w:webHidden/>
              </w:rPr>
            </w:rPrChange>
          </w:rPr>
          <w:t>40</w:t>
        </w:r>
        <w:r w:rsidRPr="00A3456A">
          <w:rPr>
            <w:rFonts w:ascii="Times New Roman" w:hAnsi="Times New Roman" w:cs="Times New Roman"/>
            <w:noProof/>
            <w:webHidden/>
            <w:sz w:val="24"/>
            <w:szCs w:val="24"/>
            <w:rPrChange w:id="1067"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068"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069" w:author="Stjepan Salopek (ssalopek)" w:date="2021-09-13T17:24:00Z"/>
          <w:rFonts w:ascii="Times New Roman" w:eastAsiaTheme="minorEastAsia" w:hAnsi="Times New Roman" w:cs="Times New Roman"/>
          <w:noProof/>
          <w:sz w:val="24"/>
          <w:szCs w:val="24"/>
        </w:rPr>
      </w:pPr>
      <w:del w:id="1070" w:author="Stjepan Salopek (ssalopek)" w:date="2021-09-13T17:24:00Z">
        <w:r w:rsidRPr="00A3456A" w:rsidDel="00A3456A">
          <w:rPr>
            <w:rStyle w:val="Hyperlink"/>
            <w:rFonts w:ascii="Times New Roman" w:hAnsi="Times New Roman" w:cs="Times New Roman"/>
            <w:noProof/>
            <w:sz w:val="24"/>
            <w:szCs w:val="24"/>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071" w:author="Stjepan Salopek (ssalopek)" w:date="2021-09-09T15:20:00Z"/>
          <w:rFonts w:ascii="Times New Roman" w:eastAsiaTheme="minorEastAsia" w:hAnsi="Times New Roman" w:cs="Times New Roman"/>
          <w:noProof/>
          <w:sz w:val="24"/>
          <w:szCs w:val="24"/>
        </w:rPr>
      </w:pPr>
      <w:del w:id="1072" w:author="Stjepan Salopek (ssalopek)" w:date="2021-09-13T17:24:00Z">
        <w:r w:rsidRPr="00A3456A" w:rsidDel="00A3456A">
          <w:rPr>
            <w:rStyle w:val="Hyperlink"/>
            <w:rFonts w:ascii="Times New Roman" w:hAnsi="Times New Roman" w:cs="Times New Roman"/>
            <w:noProof/>
            <w:sz w:val="24"/>
            <w:szCs w:val="24"/>
          </w:rPr>
          <w:delText>Tablica 2. Konačni rezultati treniranja</w:delText>
        </w:r>
        <w:r w:rsidRPr="00A3456A" w:rsidDel="00A3456A">
          <w:rPr>
            <w:rFonts w:ascii="Times New Roman" w:hAnsi="Times New Roman" w:cs="Times New Roman"/>
            <w:noProof/>
            <w:webHidden/>
            <w:sz w:val="24"/>
            <w:szCs w:val="24"/>
          </w:rPr>
          <w:tab/>
          <w:delText>39</w:delText>
        </w:r>
      </w:del>
      <w:del w:id="1073" w:author="Stjepan Salopek (ssalopek)" w:date="2021-09-09T15:20:00Z">
        <w:r w:rsidR="00395B9F" w:rsidRPr="00C040F9" w:rsidDel="00C040F9">
          <w:rPr>
            <w:rPrChange w:id="1074"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075" w:author="Stjepan Salopek (ssalopek)" w:date="2021-09-09T15:20:00Z"/>
          <w:rFonts w:eastAsiaTheme="minorEastAsia"/>
          <w:noProof/>
        </w:rPr>
      </w:pPr>
      <w:del w:id="1076" w:author="Stjepan Salopek (ssalopek)" w:date="2021-09-09T15:20:00Z">
        <w:r w:rsidRPr="00C040F9" w:rsidDel="00C040F9">
          <w:rPr>
            <w:rPrChange w:id="1077"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078" w:name="_Toc82446246"/>
      <w:r>
        <w:lastRenderedPageBreak/>
        <w:t>Popis slika</w:t>
      </w:r>
      <w:bookmarkEnd w:id="1078"/>
    </w:p>
    <w:p w14:paraId="40B5A65A" w14:textId="0FCE94C5" w:rsidR="00543E0C" w:rsidRPr="004D6649" w:rsidDel="00A3456A" w:rsidRDefault="005A2760" w:rsidP="00A3456A">
      <w:pPr>
        <w:pStyle w:val="TableofFigures"/>
        <w:tabs>
          <w:tab w:val="right" w:leader="dot" w:pos="9062"/>
        </w:tabs>
        <w:spacing w:line="360" w:lineRule="auto"/>
        <w:rPr>
          <w:del w:id="1079" w:author="Stjepan Salopek (ssalopek)" w:date="2021-09-13T17:24:00Z"/>
          <w:rFonts w:ascii="Times New Roman" w:eastAsiaTheme="minorEastAsia" w:hAnsi="Times New Roman" w:cs="Times New Roman"/>
          <w:noProof/>
          <w:sz w:val="24"/>
          <w:szCs w:val="24"/>
        </w:rPr>
      </w:pPr>
      <w:del w:id="1080" w:author="Stjepan Salopek (ssalopek)" w:date="2022-01-25T18:56:00Z">
        <w:r w:rsidRPr="004D6649" w:rsidDel="004D6649">
          <w:rPr>
            <w:rFonts w:ascii="Times New Roman" w:hAnsi="Times New Roman" w:cs="Times New Roman"/>
            <w:sz w:val="24"/>
            <w:szCs w:val="24"/>
          </w:rPr>
          <w:fldChar w:fldCharType="begin"/>
        </w:r>
        <w:r w:rsidRPr="004D6649" w:rsidDel="004D6649">
          <w:rPr>
            <w:rFonts w:ascii="Times New Roman" w:hAnsi="Times New Roman" w:cs="Times New Roman"/>
            <w:sz w:val="24"/>
            <w:szCs w:val="24"/>
          </w:rPr>
          <w:delInstrText xml:space="preserve"> TOC \h \z \c "Slika" </w:delInstrText>
        </w:r>
        <w:r w:rsidRPr="004D6649" w:rsidDel="004D6649">
          <w:rPr>
            <w:rFonts w:ascii="Times New Roman" w:hAnsi="Times New Roman" w:cs="Times New Roman"/>
            <w:sz w:val="24"/>
            <w:szCs w:val="24"/>
          </w:rPr>
          <w:fldChar w:fldCharType="separate"/>
        </w:r>
      </w:del>
      <w:del w:id="1081" w:author="Stjepan Salopek (ssalopek)" w:date="2021-09-13T17:24:00Z">
        <w:r w:rsidR="00543E0C" w:rsidRPr="004D6649" w:rsidDel="00A3456A">
          <w:rPr>
            <w:rStyle w:val="Hyperlink"/>
            <w:rFonts w:ascii="Times New Roman" w:hAnsi="Times New Roman" w:cs="Times New Roman"/>
            <w:noProof/>
            <w:sz w:val="24"/>
            <w:szCs w:val="24"/>
          </w:rPr>
          <w:delText>Slika 1. Odnos umjetne inteligencije i strojnog učenja</w:delText>
        </w:r>
        <w:r w:rsidR="00543E0C" w:rsidRPr="004D6649" w:rsidDel="00A3456A">
          <w:rPr>
            <w:rFonts w:ascii="Times New Roman" w:hAnsi="Times New Roman" w:cs="Times New Roman"/>
            <w:noProof/>
            <w:webHidden/>
            <w:sz w:val="24"/>
            <w:szCs w:val="24"/>
          </w:rPr>
          <w:tab/>
          <w:delText>10</w:delText>
        </w:r>
      </w:del>
    </w:p>
    <w:p w14:paraId="13BB9673" w14:textId="7F61A7D9" w:rsidR="00543E0C" w:rsidRPr="004D6649" w:rsidDel="00A3456A" w:rsidRDefault="00543E0C" w:rsidP="00A3456A">
      <w:pPr>
        <w:pStyle w:val="TableofFigures"/>
        <w:tabs>
          <w:tab w:val="right" w:leader="dot" w:pos="9062"/>
        </w:tabs>
        <w:spacing w:line="360" w:lineRule="auto"/>
        <w:rPr>
          <w:del w:id="1082" w:author="Stjepan Salopek (ssalopek)" w:date="2021-09-13T17:24:00Z"/>
          <w:rFonts w:ascii="Times New Roman" w:eastAsiaTheme="minorEastAsia" w:hAnsi="Times New Roman" w:cs="Times New Roman"/>
          <w:noProof/>
          <w:sz w:val="24"/>
          <w:szCs w:val="24"/>
        </w:rPr>
      </w:pPr>
      <w:del w:id="1083" w:author="Stjepan Salopek (ssalopek)" w:date="2021-09-13T17:24:00Z">
        <w:r w:rsidRPr="004D6649"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A3456A">
          <w:rPr>
            <w:rStyle w:val="Hyperlink"/>
            <w:rFonts w:ascii="Times New Roman" w:hAnsi="Times New Roman" w:cs="Times New Roman"/>
            <w:noProof/>
            <w:sz w:val="24"/>
            <w:szCs w:val="24"/>
            <w:lang w:val="en-US"/>
          </w:rPr>
          <w:delText>[6]</w:delText>
        </w:r>
        <w:r w:rsidRPr="004D6649" w:rsidDel="00A3456A">
          <w:rPr>
            <w:rFonts w:ascii="Times New Roman" w:hAnsi="Times New Roman" w:cs="Times New Roman"/>
            <w:noProof/>
            <w:webHidden/>
            <w:sz w:val="24"/>
            <w:szCs w:val="24"/>
          </w:rPr>
          <w:tab/>
          <w:delText>12</w:delText>
        </w:r>
      </w:del>
    </w:p>
    <w:p w14:paraId="1E8785C2" w14:textId="5E2E69E9" w:rsidR="00543E0C" w:rsidRPr="004D6649" w:rsidDel="00A3456A" w:rsidRDefault="00543E0C" w:rsidP="00A3456A">
      <w:pPr>
        <w:pStyle w:val="TableofFigures"/>
        <w:tabs>
          <w:tab w:val="right" w:leader="dot" w:pos="9062"/>
        </w:tabs>
        <w:spacing w:line="360" w:lineRule="auto"/>
        <w:rPr>
          <w:del w:id="1084" w:author="Stjepan Salopek (ssalopek)" w:date="2021-09-13T17:24:00Z"/>
          <w:rFonts w:ascii="Times New Roman" w:eastAsiaTheme="minorEastAsia" w:hAnsi="Times New Roman" w:cs="Times New Roman"/>
          <w:noProof/>
          <w:sz w:val="24"/>
          <w:szCs w:val="24"/>
        </w:rPr>
      </w:pPr>
      <w:del w:id="1085" w:author="Stjepan Salopek (ssalopek)" w:date="2021-09-13T17:24:00Z">
        <w:r w:rsidRPr="004D6649" w:rsidDel="00A3456A">
          <w:rPr>
            <w:rStyle w:val="Hyperlink"/>
            <w:rFonts w:ascii="Times New Roman" w:hAnsi="Times New Roman" w:cs="Times New Roman"/>
            <w:noProof/>
            <w:sz w:val="24"/>
            <w:szCs w:val="24"/>
          </w:rPr>
          <w:delText>Slika 3. Primjer prepoznavanja brojeva neuronskom mrežom</w:delText>
        </w:r>
        <w:r w:rsidRPr="004D6649" w:rsidDel="00A3456A">
          <w:rPr>
            <w:rFonts w:ascii="Times New Roman" w:hAnsi="Times New Roman" w:cs="Times New Roman"/>
            <w:noProof/>
            <w:webHidden/>
            <w:sz w:val="24"/>
            <w:szCs w:val="24"/>
          </w:rPr>
          <w:tab/>
          <w:delText>14</w:delText>
        </w:r>
      </w:del>
    </w:p>
    <w:p w14:paraId="50231DFF" w14:textId="17A571FC" w:rsidR="00543E0C" w:rsidRPr="004D6649" w:rsidDel="00A3456A" w:rsidRDefault="00543E0C" w:rsidP="00A3456A">
      <w:pPr>
        <w:pStyle w:val="TableofFigures"/>
        <w:tabs>
          <w:tab w:val="right" w:leader="dot" w:pos="9062"/>
        </w:tabs>
        <w:spacing w:line="360" w:lineRule="auto"/>
        <w:rPr>
          <w:del w:id="1086" w:author="Stjepan Salopek (ssalopek)" w:date="2021-09-13T17:24:00Z"/>
          <w:rFonts w:ascii="Times New Roman" w:eastAsiaTheme="minorEastAsia" w:hAnsi="Times New Roman" w:cs="Times New Roman"/>
          <w:noProof/>
          <w:sz w:val="24"/>
          <w:szCs w:val="24"/>
        </w:rPr>
      </w:pPr>
      <w:del w:id="1087" w:author="Stjepan Salopek (ssalopek)" w:date="2021-09-13T17:24:00Z">
        <w:r w:rsidRPr="004D6649" w:rsidDel="00A3456A">
          <w:rPr>
            <w:rStyle w:val="Hyperlink"/>
            <w:rFonts w:ascii="Times New Roman" w:hAnsi="Times New Roman" w:cs="Times New Roman"/>
            <w:noProof/>
            <w:sz w:val="24"/>
            <w:szCs w:val="24"/>
          </w:rPr>
          <w:delText>Slika 4. Primjer jednostavne feedforward neuronske mreže</w:delText>
        </w:r>
        <w:r w:rsidRPr="004D6649" w:rsidDel="00A3456A">
          <w:rPr>
            <w:rFonts w:ascii="Times New Roman" w:hAnsi="Times New Roman" w:cs="Times New Roman"/>
            <w:noProof/>
            <w:webHidden/>
            <w:sz w:val="24"/>
            <w:szCs w:val="24"/>
          </w:rPr>
          <w:tab/>
          <w:delText>15</w:delText>
        </w:r>
      </w:del>
    </w:p>
    <w:p w14:paraId="6E429427" w14:textId="417897A1" w:rsidR="00543E0C" w:rsidRPr="004D6649" w:rsidDel="00A3456A" w:rsidRDefault="00543E0C" w:rsidP="00A3456A">
      <w:pPr>
        <w:pStyle w:val="TableofFigures"/>
        <w:tabs>
          <w:tab w:val="right" w:leader="dot" w:pos="9062"/>
        </w:tabs>
        <w:spacing w:line="360" w:lineRule="auto"/>
        <w:rPr>
          <w:del w:id="1088" w:author="Stjepan Salopek (ssalopek)" w:date="2021-09-13T17:24:00Z"/>
          <w:rFonts w:ascii="Times New Roman" w:eastAsiaTheme="minorEastAsia" w:hAnsi="Times New Roman" w:cs="Times New Roman"/>
          <w:noProof/>
          <w:sz w:val="24"/>
          <w:szCs w:val="24"/>
        </w:rPr>
      </w:pPr>
      <w:del w:id="1089" w:author="Stjepan Salopek (ssalopek)" w:date="2021-09-13T17:24:00Z">
        <w:r w:rsidRPr="004D6649" w:rsidDel="00A3456A">
          <w:rPr>
            <w:rStyle w:val="Hyperlink"/>
            <w:rFonts w:ascii="Times New Roman" w:hAnsi="Times New Roman" w:cs="Times New Roman"/>
            <w:noProof/>
            <w:sz w:val="24"/>
            <w:szCs w:val="24"/>
          </w:rPr>
          <w:delText>Slika 5. Primjer prepoznavanja lica strojnim učenjem</w:delText>
        </w:r>
        <w:r w:rsidRPr="004D6649" w:rsidDel="00A3456A">
          <w:rPr>
            <w:rFonts w:ascii="Times New Roman" w:hAnsi="Times New Roman" w:cs="Times New Roman"/>
            <w:noProof/>
            <w:webHidden/>
            <w:sz w:val="24"/>
            <w:szCs w:val="24"/>
          </w:rPr>
          <w:tab/>
          <w:delText>17</w:delText>
        </w:r>
      </w:del>
    </w:p>
    <w:p w14:paraId="0B3A982E" w14:textId="1E225390" w:rsidR="00543E0C" w:rsidRPr="004D6649" w:rsidDel="00A3456A" w:rsidRDefault="00543E0C" w:rsidP="00A3456A">
      <w:pPr>
        <w:pStyle w:val="TableofFigures"/>
        <w:tabs>
          <w:tab w:val="right" w:leader="dot" w:pos="9062"/>
        </w:tabs>
        <w:spacing w:line="360" w:lineRule="auto"/>
        <w:rPr>
          <w:del w:id="1090" w:author="Stjepan Salopek (ssalopek)" w:date="2021-09-13T17:24:00Z"/>
          <w:rFonts w:ascii="Times New Roman" w:eastAsiaTheme="minorEastAsia" w:hAnsi="Times New Roman" w:cs="Times New Roman"/>
          <w:noProof/>
          <w:sz w:val="24"/>
          <w:szCs w:val="24"/>
        </w:rPr>
      </w:pPr>
      <w:del w:id="1091" w:author="Stjepan Salopek (ssalopek)" w:date="2021-09-13T17:24:00Z">
        <w:r w:rsidRPr="004D6649" w:rsidDel="00A3456A">
          <w:rPr>
            <w:rStyle w:val="Hyperlink"/>
            <w:rFonts w:ascii="Times New Roman" w:hAnsi="Times New Roman" w:cs="Times New Roman"/>
            <w:noProof/>
            <w:sz w:val="24"/>
            <w:szCs w:val="24"/>
          </w:rPr>
          <w:delText>Slika 6. Primjer strojnog učenja u Google tražilici</w:delText>
        </w:r>
        <w:r w:rsidRPr="004D6649" w:rsidDel="00A3456A">
          <w:rPr>
            <w:rFonts w:ascii="Times New Roman" w:hAnsi="Times New Roman" w:cs="Times New Roman"/>
            <w:noProof/>
            <w:webHidden/>
            <w:sz w:val="24"/>
            <w:szCs w:val="24"/>
          </w:rPr>
          <w:tab/>
          <w:delText>17</w:delText>
        </w:r>
      </w:del>
    </w:p>
    <w:p w14:paraId="61ECC180" w14:textId="4767569D" w:rsidR="00543E0C" w:rsidRPr="004D6649" w:rsidDel="00A3456A" w:rsidRDefault="00543E0C" w:rsidP="00A3456A">
      <w:pPr>
        <w:pStyle w:val="TableofFigures"/>
        <w:tabs>
          <w:tab w:val="right" w:leader="dot" w:pos="9062"/>
        </w:tabs>
        <w:spacing w:line="360" w:lineRule="auto"/>
        <w:rPr>
          <w:del w:id="1092" w:author="Stjepan Salopek (ssalopek)" w:date="2021-09-13T17:24:00Z"/>
          <w:rFonts w:ascii="Times New Roman" w:eastAsiaTheme="minorEastAsia" w:hAnsi="Times New Roman" w:cs="Times New Roman"/>
          <w:noProof/>
          <w:sz w:val="24"/>
          <w:szCs w:val="24"/>
        </w:rPr>
      </w:pPr>
      <w:del w:id="1093" w:author="Stjepan Salopek (ssalopek)" w:date="2021-09-13T17:24:00Z">
        <w:r w:rsidRPr="004D6649" w:rsidDel="00A3456A">
          <w:rPr>
            <w:rStyle w:val="Hyperlink"/>
            <w:rFonts w:ascii="Times New Roman" w:hAnsi="Times New Roman" w:cs="Times New Roman"/>
            <w:noProof/>
            <w:sz w:val="24"/>
            <w:szCs w:val="24"/>
          </w:rPr>
          <w:delText>Slika 7. Usporedba Google trendova za pojmove TensorFlow (crveno) te PyTorch (plavo)</w:delText>
        </w:r>
        <w:r w:rsidRPr="004D6649" w:rsidDel="00A3456A">
          <w:rPr>
            <w:rFonts w:ascii="Times New Roman" w:hAnsi="Times New Roman" w:cs="Times New Roman"/>
            <w:noProof/>
            <w:webHidden/>
            <w:sz w:val="24"/>
            <w:szCs w:val="24"/>
          </w:rPr>
          <w:tab/>
          <w:delText>20</w:delText>
        </w:r>
      </w:del>
    </w:p>
    <w:p w14:paraId="52C82C75" w14:textId="50632FC0" w:rsidR="00543E0C" w:rsidRPr="004D6649" w:rsidDel="00A3456A" w:rsidRDefault="00543E0C" w:rsidP="00A3456A">
      <w:pPr>
        <w:pStyle w:val="TableofFigures"/>
        <w:tabs>
          <w:tab w:val="right" w:leader="dot" w:pos="9062"/>
        </w:tabs>
        <w:spacing w:line="360" w:lineRule="auto"/>
        <w:rPr>
          <w:del w:id="1094" w:author="Stjepan Salopek (ssalopek)" w:date="2021-09-13T17:24:00Z"/>
          <w:rFonts w:ascii="Times New Roman" w:eastAsiaTheme="minorEastAsia" w:hAnsi="Times New Roman" w:cs="Times New Roman"/>
          <w:noProof/>
          <w:sz w:val="24"/>
          <w:szCs w:val="24"/>
        </w:rPr>
      </w:pPr>
      <w:del w:id="1095" w:author="Stjepan Salopek (ssalopek)" w:date="2021-09-13T17:24:00Z">
        <w:r w:rsidRPr="004D6649" w:rsidDel="00A3456A">
          <w:rPr>
            <w:rStyle w:val="Hyperlink"/>
            <w:rFonts w:ascii="Times New Roman" w:hAnsi="Times New Roman" w:cs="Times New Roman"/>
            <w:noProof/>
            <w:sz w:val="24"/>
            <w:szCs w:val="24"/>
          </w:rPr>
          <w:delText>Slika 8. Primjer uobičajene propagacije mreže</w:delText>
        </w:r>
        <w:r w:rsidRPr="004D6649" w:rsidDel="00A3456A">
          <w:rPr>
            <w:rFonts w:ascii="Times New Roman" w:hAnsi="Times New Roman" w:cs="Times New Roman"/>
            <w:noProof/>
            <w:webHidden/>
            <w:sz w:val="24"/>
            <w:szCs w:val="24"/>
          </w:rPr>
          <w:tab/>
          <w:delText>22</w:delText>
        </w:r>
      </w:del>
    </w:p>
    <w:p w14:paraId="645E5FFD" w14:textId="3C7A120E" w:rsidR="00543E0C" w:rsidRPr="004D6649" w:rsidDel="00A3456A" w:rsidRDefault="00543E0C" w:rsidP="00A3456A">
      <w:pPr>
        <w:pStyle w:val="TableofFigures"/>
        <w:tabs>
          <w:tab w:val="right" w:leader="dot" w:pos="9062"/>
        </w:tabs>
        <w:spacing w:line="360" w:lineRule="auto"/>
        <w:rPr>
          <w:del w:id="1096" w:author="Stjepan Salopek (ssalopek)" w:date="2021-09-13T17:24:00Z"/>
          <w:rFonts w:ascii="Times New Roman" w:eastAsiaTheme="minorEastAsia" w:hAnsi="Times New Roman" w:cs="Times New Roman"/>
          <w:noProof/>
          <w:sz w:val="24"/>
          <w:szCs w:val="24"/>
        </w:rPr>
      </w:pPr>
      <w:del w:id="1097" w:author="Stjepan Salopek (ssalopek)" w:date="2021-09-13T17:24:00Z">
        <w:r w:rsidRPr="004D6649" w:rsidDel="00A3456A">
          <w:rPr>
            <w:rStyle w:val="Hyperlink"/>
            <w:rFonts w:ascii="Times New Roman" w:hAnsi="Times New Roman" w:cs="Times New Roman"/>
            <w:noProof/>
            <w:sz w:val="24"/>
            <w:szCs w:val="24"/>
          </w:rPr>
          <w:delText>Slika 9. Ovisnost varijabli neuronske mreže</w:delText>
        </w:r>
        <w:r w:rsidRPr="004D6649" w:rsidDel="00A3456A">
          <w:rPr>
            <w:rFonts w:ascii="Times New Roman" w:hAnsi="Times New Roman" w:cs="Times New Roman"/>
            <w:noProof/>
            <w:webHidden/>
            <w:sz w:val="24"/>
            <w:szCs w:val="24"/>
          </w:rPr>
          <w:tab/>
          <w:delText>23</w:delText>
        </w:r>
      </w:del>
    </w:p>
    <w:p w14:paraId="139564CC" w14:textId="1545BABE" w:rsidR="00543E0C" w:rsidRPr="004D6649" w:rsidDel="00A3456A" w:rsidRDefault="00543E0C" w:rsidP="00A3456A">
      <w:pPr>
        <w:pStyle w:val="TableofFigures"/>
        <w:tabs>
          <w:tab w:val="right" w:leader="dot" w:pos="9062"/>
        </w:tabs>
        <w:spacing w:line="360" w:lineRule="auto"/>
        <w:rPr>
          <w:del w:id="1098" w:author="Stjepan Salopek (ssalopek)" w:date="2021-09-13T17:24:00Z"/>
          <w:rFonts w:ascii="Times New Roman" w:eastAsiaTheme="minorEastAsia" w:hAnsi="Times New Roman" w:cs="Times New Roman"/>
          <w:noProof/>
          <w:sz w:val="24"/>
          <w:szCs w:val="24"/>
        </w:rPr>
      </w:pPr>
      <w:del w:id="1099" w:author="Stjepan Salopek (ssalopek)" w:date="2021-09-13T17:24:00Z">
        <w:r w:rsidRPr="004D6649" w:rsidDel="00A3456A">
          <w:rPr>
            <w:rStyle w:val="Hyperlink"/>
            <w:rFonts w:ascii="Times New Roman" w:hAnsi="Times New Roman" w:cs="Times New Roman"/>
            <w:noProof/>
            <w:sz w:val="24"/>
            <w:szCs w:val="24"/>
          </w:rPr>
          <w:delText>Slika 10. Model za prepoznavanje teksta</w:delText>
        </w:r>
        <w:r w:rsidRPr="004D6649" w:rsidDel="00A3456A">
          <w:rPr>
            <w:rFonts w:ascii="Times New Roman" w:hAnsi="Times New Roman" w:cs="Times New Roman"/>
            <w:noProof/>
            <w:webHidden/>
            <w:sz w:val="24"/>
            <w:szCs w:val="24"/>
          </w:rPr>
          <w:tab/>
          <w:delText>24</w:delText>
        </w:r>
      </w:del>
    </w:p>
    <w:p w14:paraId="6548B18F" w14:textId="45C55641" w:rsidR="00543E0C" w:rsidRPr="004D6649" w:rsidDel="00A3456A" w:rsidRDefault="00543E0C" w:rsidP="00A3456A">
      <w:pPr>
        <w:pStyle w:val="TableofFigures"/>
        <w:tabs>
          <w:tab w:val="right" w:leader="dot" w:pos="9062"/>
        </w:tabs>
        <w:spacing w:line="360" w:lineRule="auto"/>
        <w:rPr>
          <w:del w:id="1100" w:author="Stjepan Salopek (ssalopek)" w:date="2021-09-13T17:24:00Z"/>
          <w:rFonts w:ascii="Times New Roman" w:eastAsiaTheme="minorEastAsia" w:hAnsi="Times New Roman" w:cs="Times New Roman"/>
          <w:noProof/>
          <w:sz w:val="24"/>
          <w:szCs w:val="24"/>
        </w:rPr>
      </w:pPr>
      <w:del w:id="1101" w:author="Stjepan Salopek (ssalopek)" w:date="2021-09-13T17:24:00Z">
        <w:r w:rsidRPr="004D6649" w:rsidDel="00A3456A">
          <w:rPr>
            <w:rStyle w:val="Hyperlink"/>
            <w:rFonts w:ascii="Times New Roman" w:hAnsi="Times New Roman" w:cs="Times New Roman"/>
            <w:noProof/>
            <w:sz w:val="24"/>
            <w:szCs w:val="24"/>
          </w:rPr>
          <w:delText>Slika 11. Rad u Colaboratoryju</w:delText>
        </w:r>
        <w:r w:rsidRPr="004D6649" w:rsidDel="00A3456A">
          <w:rPr>
            <w:rFonts w:ascii="Times New Roman" w:hAnsi="Times New Roman" w:cs="Times New Roman"/>
            <w:noProof/>
            <w:webHidden/>
            <w:sz w:val="24"/>
            <w:szCs w:val="24"/>
          </w:rPr>
          <w:tab/>
          <w:delText>28</w:delText>
        </w:r>
      </w:del>
    </w:p>
    <w:p w14:paraId="30D0B7C8" w14:textId="161FA973" w:rsidR="00543E0C" w:rsidRPr="004D6649" w:rsidDel="00A3456A" w:rsidRDefault="00543E0C" w:rsidP="00A3456A">
      <w:pPr>
        <w:pStyle w:val="TableofFigures"/>
        <w:tabs>
          <w:tab w:val="right" w:leader="dot" w:pos="9062"/>
        </w:tabs>
        <w:spacing w:line="360" w:lineRule="auto"/>
        <w:rPr>
          <w:del w:id="1102" w:author="Stjepan Salopek (ssalopek)" w:date="2021-09-13T17:24:00Z"/>
          <w:rFonts w:ascii="Times New Roman" w:eastAsiaTheme="minorEastAsia" w:hAnsi="Times New Roman" w:cs="Times New Roman"/>
          <w:noProof/>
          <w:sz w:val="24"/>
          <w:szCs w:val="24"/>
        </w:rPr>
      </w:pPr>
      <w:del w:id="1103" w:author="Stjepan Salopek (ssalopek)" w:date="2021-09-13T17:24:00Z">
        <w:r w:rsidRPr="004D6649" w:rsidDel="00A3456A">
          <w:rPr>
            <w:rStyle w:val="Hyperlink"/>
            <w:rFonts w:ascii="Times New Roman" w:hAnsi="Times New Roman" w:cs="Times New Roman"/>
            <w:noProof/>
            <w:sz w:val="24"/>
            <w:szCs w:val="24"/>
          </w:rPr>
          <w:delText>Slika 12. Primjer slika u skupu "Handwriting Recognition"</w:delText>
        </w:r>
        <w:r w:rsidRPr="004D6649" w:rsidDel="00A3456A">
          <w:rPr>
            <w:rFonts w:ascii="Times New Roman" w:hAnsi="Times New Roman" w:cs="Times New Roman"/>
            <w:noProof/>
            <w:webHidden/>
            <w:sz w:val="24"/>
            <w:szCs w:val="24"/>
          </w:rPr>
          <w:tab/>
          <w:delText>29</w:delText>
        </w:r>
      </w:del>
    </w:p>
    <w:p w14:paraId="52273EA9" w14:textId="015F6233" w:rsidR="00543E0C" w:rsidRPr="004D6649" w:rsidDel="00A3456A" w:rsidRDefault="00543E0C" w:rsidP="00A3456A">
      <w:pPr>
        <w:pStyle w:val="TableofFigures"/>
        <w:tabs>
          <w:tab w:val="right" w:leader="dot" w:pos="9062"/>
        </w:tabs>
        <w:spacing w:line="360" w:lineRule="auto"/>
        <w:rPr>
          <w:del w:id="1104" w:author="Stjepan Salopek (ssalopek)" w:date="2021-09-13T17:24:00Z"/>
          <w:rFonts w:ascii="Times New Roman" w:eastAsiaTheme="minorEastAsia" w:hAnsi="Times New Roman" w:cs="Times New Roman"/>
          <w:noProof/>
          <w:sz w:val="24"/>
          <w:szCs w:val="24"/>
        </w:rPr>
      </w:pPr>
      <w:del w:id="1105" w:author="Stjepan Salopek (ssalopek)" w:date="2021-09-13T17:24:00Z">
        <w:r w:rsidRPr="004D6649" w:rsidDel="00A3456A">
          <w:rPr>
            <w:rStyle w:val="Hyperlink"/>
            <w:rFonts w:ascii="Times New Roman" w:hAnsi="Times New Roman" w:cs="Times New Roman"/>
            <w:noProof/>
            <w:sz w:val="24"/>
            <w:szCs w:val="24"/>
          </w:rPr>
          <w:delText>Slika 13. Obrada podatkovnog skupa</w:delText>
        </w:r>
        <w:r w:rsidRPr="004D6649" w:rsidDel="00A3456A">
          <w:rPr>
            <w:rFonts w:ascii="Times New Roman" w:hAnsi="Times New Roman" w:cs="Times New Roman"/>
            <w:noProof/>
            <w:webHidden/>
            <w:sz w:val="24"/>
            <w:szCs w:val="24"/>
          </w:rPr>
          <w:tab/>
          <w:delText>31</w:delText>
        </w:r>
      </w:del>
    </w:p>
    <w:p w14:paraId="469BAC6A" w14:textId="594B9CDB" w:rsidR="00543E0C" w:rsidRPr="004D6649" w:rsidDel="00A3456A" w:rsidRDefault="00543E0C" w:rsidP="00A3456A">
      <w:pPr>
        <w:pStyle w:val="TableofFigures"/>
        <w:tabs>
          <w:tab w:val="right" w:leader="dot" w:pos="9062"/>
        </w:tabs>
        <w:spacing w:line="360" w:lineRule="auto"/>
        <w:rPr>
          <w:del w:id="1106" w:author="Stjepan Salopek (ssalopek)" w:date="2021-09-13T17:24:00Z"/>
          <w:rFonts w:ascii="Times New Roman" w:eastAsiaTheme="minorEastAsia" w:hAnsi="Times New Roman" w:cs="Times New Roman"/>
          <w:noProof/>
          <w:sz w:val="24"/>
          <w:szCs w:val="24"/>
        </w:rPr>
      </w:pPr>
      <w:del w:id="1107" w:author="Stjepan Salopek (ssalopek)" w:date="2021-09-13T17:24:00Z">
        <w:r w:rsidRPr="004D6649" w:rsidDel="00A3456A">
          <w:rPr>
            <w:rStyle w:val="Hyperlink"/>
            <w:rFonts w:ascii="Times New Roman" w:hAnsi="Times New Roman" w:cs="Times New Roman"/>
            <w:noProof/>
            <w:sz w:val="24"/>
            <w:szCs w:val="24"/>
          </w:rPr>
          <w:delText>Slika 14. Otvaranje slika bibliotekom Matplotlib</w:delText>
        </w:r>
        <w:r w:rsidRPr="004D6649" w:rsidDel="00A3456A">
          <w:rPr>
            <w:rFonts w:ascii="Times New Roman" w:hAnsi="Times New Roman" w:cs="Times New Roman"/>
            <w:noProof/>
            <w:webHidden/>
            <w:sz w:val="24"/>
            <w:szCs w:val="24"/>
          </w:rPr>
          <w:tab/>
          <w:delText>37</w:delText>
        </w:r>
      </w:del>
    </w:p>
    <w:p w14:paraId="5D32423C" w14:textId="0AC25ABD" w:rsidR="00543E0C" w:rsidRPr="004D6649" w:rsidDel="00A3456A" w:rsidRDefault="00543E0C" w:rsidP="00A3456A">
      <w:pPr>
        <w:pStyle w:val="TableofFigures"/>
        <w:tabs>
          <w:tab w:val="right" w:leader="dot" w:pos="9062"/>
        </w:tabs>
        <w:spacing w:line="360" w:lineRule="auto"/>
        <w:rPr>
          <w:del w:id="1108" w:author="Stjepan Salopek (ssalopek)" w:date="2021-09-13T17:24:00Z"/>
          <w:rFonts w:ascii="Times New Roman" w:eastAsiaTheme="minorEastAsia" w:hAnsi="Times New Roman" w:cs="Times New Roman"/>
          <w:noProof/>
          <w:sz w:val="24"/>
          <w:szCs w:val="24"/>
        </w:rPr>
      </w:pPr>
      <w:del w:id="1109" w:author="Stjepan Salopek (ssalopek)" w:date="2021-09-13T17:24:00Z">
        <w:r w:rsidRPr="004D6649" w:rsidDel="00A3456A">
          <w:rPr>
            <w:rStyle w:val="Hyperlink"/>
            <w:rFonts w:ascii="Times New Roman" w:hAnsi="Times New Roman" w:cs="Times New Roman"/>
            <w:noProof/>
            <w:sz w:val="24"/>
            <w:szCs w:val="24"/>
          </w:rPr>
          <w:delText>Slika 15. Primjer TensorBoard alata</w:delText>
        </w:r>
        <w:r w:rsidRPr="004D6649" w:rsidDel="00A3456A">
          <w:rPr>
            <w:rFonts w:ascii="Times New Roman" w:hAnsi="Times New Roman" w:cs="Times New Roman"/>
            <w:noProof/>
            <w:webHidden/>
            <w:sz w:val="24"/>
            <w:szCs w:val="24"/>
          </w:rPr>
          <w:tab/>
          <w:delText>38</w:delText>
        </w:r>
      </w:del>
    </w:p>
    <w:p w14:paraId="469F1C39" w14:textId="6C23EEEE" w:rsidR="00C040F9" w:rsidRPr="004D6649" w:rsidDel="008064B8" w:rsidRDefault="00C040F9" w:rsidP="008064B8">
      <w:pPr>
        <w:pStyle w:val="TableofFigures"/>
        <w:tabs>
          <w:tab w:val="right" w:leader="dot" w:pos="9062"/>
        </w:tabs>
        <w:spacing w:line="360" w:lineRule="auto"/>
        <w:rPr>
          <w:del w:id="1110" w:author="Stjepan Salopek (ssalopek)" w:date="2021-09-09T15:29:00Z"/>
          <w:rFonts w:ascii="Times New Roman" w:eastAsiaTheme="minorEastAsia" w:hAnsi="Times New Roman" w:cs="Times New Roman"/>
          <w:noProof/>
          <w:sz w:val="24"/>
          <w:szCs w:val="24"/>
        </w:rPr>
      </w:pPr>
      <w:del w:id="1111" w:author="Stjepan Salopek (ssalopek)" w:date="2021-09-09T15:29:00Z">
        <w:r w:rsidRPr="004D6649" w:rsidDel="008064B8">
          <w:rPr>
            <w:rStyle w:val="Hyperlink"/>
            <w:rFonts w:ascii="Times New Roman" w:hAnsi="Times New Roman" w:cs="Times New Roman"/>
            <w:noProof/>
            <w:sz w:val="24"/>
            <w:szCs w:val="24"/>
          </w:rPr>
          <w:delText>Slika 1. Odnos umjetne inteligencije i strojnog učenja</w:delText>
        </w:r>
        <w:r w:rsidRPr="004D6649" w:rsidDel="008064B8">
          <w:rPr>
            <w:rFonts w:ascii="Times New Roman" w:hAnsi="Times New Roman" w:cs="Times New Roman"/>
            <w:noProof/>
            <w:webHidden/>
            <w:sz w:val="24"/>
            <w:szCs w:val="24"/>
          </w:rPr>
          <w:tab/>
          <w:delText>10</w:delText>
        </w:r>
      </w:del>
    </w:p>
    <w:p w14:paraId="610A8EBF" w14:textId="7891743C" w:rsidR="00C040F9" w:rsidRPr="004D6649" w:rsidDel="008064B8" w:rsidRDefault="00C040F9" w:rsidP="008064B8">
      <w:pPr>
        <w:pStyle w:val="TableofFigures"/>
        <w:tabs>
          <w:tab w:val="right" w:leader="dot" w:pos="9062"/>
        </w:tabs>
        <w:spacing w:line="360" w:lineRule="auto"/>
        <w:rPr>
          <w:del w:id="1112" w:author="Stjepan Salopek (ssalopek)" w:date="2021-09-09T15:29:00Z"/>
          <w:rFonts w:ascii="Times New Roman" w:eastAsiaTheme="minorEastAsia" w:hAnsi="Times New Roman" w:cs="Times New Roman"/>
          <w:noProof/>
          <w:sz w:val="24"/>
          <w:szCs w:val="24"/>
        </w:rPr>
      </w:pPr>
      <w:del w:id="1113" w:author="Stjepan Salopek (ssalopek)" w:date="2021-09-09T15:29:00Z">
        <w:r w:rsidRPr="004D6649"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8064B8">
          <w:rPr>
            <w:rStyle w:val="Hyperlink"/>
            <w:rFonts w:ascii="Times New Roman" w:hAnsi="Times New Roman" w:cs="Times New Roman"/>
            <w:noProof/>
            <w:sz w:val="24"/>
            <w:szCs w:val="24"/>
            <w:lang w:val="en-US"/>
          </w:rPr>
          <w:delText>[6]</w:delText>
        </w:r>
        <w:r w:rsidRPr="004D6649" w:rsidDel="008064B8">
          <w:rPr>
            <w:rFonts w:ascii="Times New Roman" w:hAnsi="Times New Roman" w:cs="Times New Roman"/>
            <w:noProof/>
            <w:webHidden/>
            <w:sz w:val="24"/>
            <w:szCs w:val="24"/>
          </w:rPr>
          <w:tab/>
          <w:delText>12</w:delText>
        </w:r>
      </w:del>
    </w:p>
    <w:p w14:paraId="6D131FA2" w14:textId="1629BB90" w:rsidR="00C040F9" w:rsidRPr="004D6649" w:rsidDel="008064B8" w:rsidRDefault="00C040F9" w:rsidP="008064B8">
      <w:pPr>
        <w:pStyle w:val="TableofFigures"/>
        <w:tabs>
          <w:tab w:val="right" w:leader="dot" w:pos="9062"/>
        </w:tabs>
        <w:spacing w:line="360" w:lineRule="auto"/>
        <w:rPr>
          <w:del w:id="1114" w:author="Stjepan Salopek (ssalopek)" w:date="2021-09-09T15:29:00Z"/>
          <w:rFonts w:ascii="Times New Roman" w:eastAsiaTheme="minorEastAsia" w:hAnsi="Times New Roman" w:cs="Times New Roman"/>
          <w:noProof/>
          <w:sz w:val="24"/>
          <w:szCs w:val="24"/>
        </w:rPr>
      </w:pPr>
      <w:del w:id="1115" w:author="Stjepan Salopek (ssalopek)" w:date="2021-09-09T15:29:00Z">
        <w:r w:rsidRPr="004D6649" w:rsidDel="008064B8">
          <w:rPr>
            <w:rStyle w:val="Hyperlink"/>
            <w:rFonts w:ascii="Times New Roman" w:hAnsi="Times New Roman" w:cs="Times New Roman"/>
            <w:noProof/>
            <w:sz w:val="24"/>
            <w:szCs w:val="24"/>
          </w:rPr>
          <w:delText>Slika 3. Primjer prepoznavanja brojeva neuronskom mrežom</w:delText>
        </w:r>
        <w:r w:rsidRPr="004D6649" w:rsidDel="008064B8">
          <w:rPr>
            <w:rFonts w:ascii="Times New Roman" w:hAnsi="Times New Roman" w:cs="Times New Roman"/>
            <w:noProof/>
            <w:webHidden/>
            <w:sz w:val="24"/>
            <w:szCs w:val="24"/>
          </w:rPr>
          <w:tab/>
          <w:delText>14</w:delText>
        </w:r>
      </w:del>
    </w:p>
    <w:p w14:paraId="11B1796C" w14:textId="1F5FBACC" w:rsidR="00C040F9" w:rsidRPr="004D6649" w:rsidDel="008064B8" w:rsidRDefault="00C040F9" w:rsidP="008064B8">
      <w:pPr>
        <w:pStyle w:val="TableofFigures"/>
        <w:tabs>
          <w:tab w:val="right" w:leader="dot" w:pos="9062"/>
        </w:tabs>
        <w:spacing w:line="360" w:lineRule="auto"/>
        <w:rPr>
          <w:del w:id="1116" w:author="Stjepan Salopek (ssalopek)" w:date="2021-09-09T15:29:00Z"/>
          <w:rFonts w:ascii="Times New Roman" w:eastAsiaTheme="minorEastAsia" w:hAnsi="Times New Roman" w:cs="Times New Roman"/>
          <w:noProof/>
          <w:sz w:val="24"/>
          <w:szCs w:val="24"/>
        </w:rPr>
      </w:pPr>
      <w:del w:id="1117" w:author="Stjepan Salopek (ssalopek)" w:date="2021-09-09T15:29:00Z">
        <w:r w:rsidRPr="004D6649" w:rsidDel="008064B8">
          <w:rPr>
            <w:rStyle w:val="Hyperlink"/>
            <w:rFonts w:ascii="Times New Roman" w:hAnsi="Times New Roman" w:cs="Times New Roman"/>
            <w:noProof/>
            <w:sz w:val="24"/>
            <w:szCs w:val="24"/>
          </w:rPr>
          <w:delText>Slika 4. Primjer jednostavne feedforward neuronske mreže</w:delText>
        </w:r>
        <w:r w:rsidRPr="004D6649" w:rsidDel="008064B8">
          <w:rPr>
            <w:rFonts w:ascii="Times New Roman" w:hAnsi="Times New Roman" w:cs="Times New Roman"/>
            <w:noProof/>
            <w:webHidden/>
            <w:sz w:val="24"/>
            <w:szCs w:val="24"/>
          </w:rPr>
          <w:tab/>
          <w:delText>15</w:delText>
        </w:r>
      </w:del>
    </w:p>
    <w:p w14:paraId="608BE98B" w14:textId="5B664244" w:rsidR="00C040F9" w:rsidRPr="004D6649" w:rsidDel="008064B8" w:rsidRDefault="00C040F9" w:rsidP="008064B8">
      <w:pPr>
        <w:pStyle w:val="TableofFigures"/>
        <w:tabs>
          <w:tab w:val="right" w:leader="dot" w:pos="9062"/>
        </w:tabs>
        <w:spacing w:line="360" w:lineRule="auto"/>
        <w:rPr>
          <w:del w:id="1118" w:author="Stjepan Salopek (ssalopek)" w:date="2021-09-09T15:29:00Z"/>
          <w:rFonts w:ascii="Times New Roman" w:eastAsiaTheme="minorEastAsia" w:hAnsi="Times New Roman" w:cs="Times New Roman"/>
          <w:noProof/>
          <w:sz w:val="24"/>
          <w:szCs w:val="24"/>
        </w:rPr>
      </w:pPr>
      <w:del w:id="1119" w:author="Stjepan Salopek (ssalopek)" w:date="2021-09-09T15:29:00Z">
        <w:r w:rsidRPr="004D6649" w:rsidDel="008064B8">
          <w:rPr>
            <w:rStyle w:val="Hyperlink"/>
            <w:rFonts w:ascii="Times New Roman" w:hAnsi="Times New Roman" w:cs="Times New Roman"/>
            <w:noProof/>
            <w:sz w:val="24"/>
            <w:szCs w:val="24"/>
          </w:rPr>
          <w:delText>Slika 5. Primjer prepoznavanja lica strojnim učenjem</w:delText>
        </w:r>
        <w:r w:rsidRPr="004D6649" w:rsidDel="008064B8">
          <w:rPr>
            <w:rFonts w:ascii="Times New Roman" w:hAnsi="Times New Roman" w:cs="Times New Roman"/>
            <w:noProof/>
            <w:webHidden/>
            <w:sz w:val="24"/>
            <w:szCs w:val="24"/>
          </w:rPr>
          <w:tab/>
          <w:delText>17</w:delText>
        </w:r>
      </w:del>
    </w:p>
    <w:p w14:paraId="728B5402" w14:textId="7368C6A1" w:rsidR="00C040F9" w:rsidRPr="004D6649" w:rsidDel="008064B8" w:rsidRDefault="00C040F9" w:rsidP="008064B8">
      <w:pPr>
        <w:pStyle w:val="TableofFigures"/>
        <w:tabs>
          <w:tab w:val="right" w:leader="dot" w:pos="9062"/>
        </w:tabs>
        <w:spacing w:line="360" w:lineRule="auto"/>
        <w:rPr>
          <w:del w:id="1120" w:author="Stjepan Salopek (ssalopek)" w:date="2021-09-09T15:29:00Z"/>
          <w:rFonts w:ascii="Times New Roman" w:eastAsiaTheme="minorEastAsia" w:hAnsi="Times New Roman" w:cs="Times New Roman"/>
          <w:noProof/>
          <w:sz w:val="24"/>
          <w:szCs w:val="24"/>
        </w:rPr>
      </w:pPr>
      <w:del w:id="1121" w:author="Stjepan Salopek (ssalopek)" w:date="2021-09-09T15:29:00Z">
        <w:r w:rsidRPr="004D6649" w:rsidDel="008064B8">
          <w:rPr>
            <w:rStyle w:val="Hyperlink"/>
            <w:rFonts w:ascii="Times New Roman" w:hAnsi="Times New Roman" w:cs="Times New Roman"/>
            <w:noProof/>
            <w:sz w:val="24"/>
            <w:szCs w:val="24"/>
          </w:rPr>
          <w:delText>Slika 6. Primjer strojnog učenja u Google tražilici</w:delText>
        </w:r>
        <w:r w:rsidRPr="004D6649" w:rsidDel="008064B8">
          <w:rPr>
            <w:rFonts w:ascii="Times New Roman" w:hAnsi="Times New Roman" w:cs="Times New Roman"/>
            <w:noProof/>
            <w:webHidden/>
            <w:sz w:val="24"/>
            <w:szCs w:val="24"/>
          </w:rPr>
          <w:tab/>
          <w:delText>17</w:delText>
        </w:r>
      </w:del>
    </w:p>
    <w:p w14:paraId="6622BAC0" w14:textId="65549D68" w:rsidR="00C040F9" w:rsidRPr="004D6649" w:rsidDel="008064B8" w:rsidRDefault="00C040F9" w:rsidP="008064B8">
      <w:pPr>
        <w:pStyle w:val="TableofFigures"/>
        <w:tabs>
          <w:tab w:val="right" w:leader="dot" w:pos="9062"/>
        </w:tabs>
        <w:spacing w:line="360" w:lineRule="auto"/>
        <w:rPr>
          <w:del w:id="1122" w:author="Stjepan Salopek (ssalopek)" w:date="2021-09-09T15:29:00Z"/>
          <w:rFonts w:ascii="Times New Roman" w:eastAsiaTheme="minorEastAsia" w:hAnsi="Times New Roman" w:cs="Times New Roman"/>
          <w:noProof/>
          <w:sz w:val="24"/>
          <w:szCs w:val="24"/>
        </w:rPr>
      </w:pPr>
      <w:del w:id="1123" w:author="Stjepan Salopek (ssalopek)" w:date="2021-09-09T15:29:00Z">
        <w:r w:rsidRPr="004D6649" w:rsidDel="008064B8">
          <w:rPr>
            <w:rStyle w:val="Hyperlink"/>
            <w:rFonts w:ascii="Times New Roman" w:hAnsi="Times New Roman" w:cs="Times New Roman"/>
            <w:noProof/>
            <w:sz w:val="24"/>
            <w:szCs w:val="24"/>
          </w:rPr>
          <w:delText>Slika 6 Primjer prepoznavanja lica strojnim učenjem</w:delText>
        </w:r>
        <w:r w:rsidRPr="004D6649" w:rsidDel="008064B8">
          <w:rPr>
            <w:rFonts w:ascii="Times New Roman" w:hAnsi="Times New Roman" w:cs="Times New Roman"/>
            <w:noProof/>
            <w:webHidden/>
            <w:sz w:val="24"/>
            <w:szCs w:val="24"/>
          </w:rPr>
          <w:tab/>
          <w:delText>17</w:delText>
        </w:r>
      </w:del>
    </w:p>
    <w:p w14:paraId="5D63327D" w14:textId="6EAE4A88" w:rsidR="00C040F9" w:rsidRPr="004D6649" w:rsidDel="008064B8" w:rsidRDefault="00C040F9" w:rsidP="008064B8">
      <w:pPr>
        <w:pStyle w:val="TableofFigures"/>
        <w:tabs>
          <w:tab w:val="right" w:leader="dot" w:pos="9062"/>
        </w:tabs>
        <w:spacing w:line="360" w:lineRule="auto"/>
        <w:rPr>
          <w:del w:id="1124" w:author="Stjepan Salopek (ssalopek)" w:date="2021-09-09T15:29:00Z"/>
          <w:rFonts w:ascii="Times New Roman" w:eastAsiaTheme="minorEastAsia" w:hAnsi="Times New Roman" w:cs="Times New Roman"/>
          <w:noProof/>
          <w:sz w:val="24"/>
          <w:szCs w:val="24"/>
        </w:rPr>
      </w:pPr>
      <w:del w:id="1125" w:author="Stjepan Salopek (ssalopek)" w:date="2021-09-09T15:29:00Z">
        <w:r w:rsidRPr="004D6649" w:rsidDel="008064B8">
          <w:rPr>
            <w:rStyle w:val="Hyperlink"/>
            <w:rFonts w:ascii="Times New Roman" w:hAnsi="Times New Roman" w:cs="Times New Roman"/>
            <w:noProof/>
            <w:sz w:val="24"/>
            <w:szCs w:val="24"/>
          </w:rPr>
          <w:delText>Slika 7</w:delText>
        </w:r>
        <w:r w:rsidRPr="004D6649" w:rsidDel="008064B8">
          <w:rPr>
            <w:rFonts w:ascii="Times New Roman" w:hAnsi="Times New Roman" w:cs="Times New Roman"/>
            <w:noProof/>
            <w:webHidden/>
            <w:sz w:val="24"/>
            <w:szCs w:val="24"/>
          </w:rPr>
          <w:tab/>
          <w:delText>18</w:delText>
        </w:r>
      </w:del>
    </w:p>
    <w:p w14:paraId="4194BDFA" w14:textId="46771515" w:rsidR="00C040F9" w:rsidRPr="004D6649" w:rsidDel="008064B8" w:rsidRDefault="00C040F9" w:rsidP="008064B8">
      <w:pPr>
        <w:pStyle w:val="TableofFigures"/>
        <w:tabs>
          <w:tab w:val="right" w:leader="dot" w:pos="9062"/>
        </w:tabs>
        <w:spacing w:line="360" w:lineRule="auto"/>
        <w:rPr>
          <w:del w:id="1126" w:author="Stjepan Salopek (ssalopek)" w:date="2021-09-09T15:29:00Z"/>
          <w:rFonts w:ascii="Times New Roman" w:eastAsiaTheme="minorEastAsia" w:hAnsi="Times New Roman" w:cs="Times New Roman"/>
          <w:noProof/>
          <w:sz w:val="24"/>
          <w:szCs w:val="24"/>
        </w:rPr>
      </w:pPr>
      <w:del w:id="1127" w:author="Stjepan Salopek (ssalopek)" w:date="2021-09-09T15:29:00Z">
        <w:r w:rsidRPr="004D6649" w:rsidDel="008064B8">
          <w:rPr>
            <w:rStyle w:val="Hyperlink"/>
            <w:rFonts w:ascii="Times New Roman" w:hAnsi="Times New Roman" w:cs="Times New Roman"/>
            <w:noProof/>
            <w:sz w:val="24"/>
            <w:szCs w:val="24"/>
          </w:rPr>
          <w:delText>Slika 8. Usporedba Google trendova za pojmove TensorFlow (crveno) te PyTorch (plavo)</w:delText>
        </w:r>
        <w:r w:rsidRPr="004D6649" w:rsidDel="008064B8">
          <w:rPr>
            <w:rFonts w:ascii="Times New Roman" w:hAnsi="Times New Roman" w:cs="Times New Roman"/>
            <w:noProof/>
            <w:webHidden/>
            <w:sz w:val="24"/>
            <w:szCs w:val="24"/>
          </w:rPr>
          <w:tab/>
          <w:delText>20</w:delText>
        </w:r>
      </w:del>
    </w:p>
    <w:p w14:paraId="0248EE20" w14:textId="2E381774" w:rsidR="00C040F9" w:rsidRPr="004D6649" w:rsidDel="008064B8" w:rsidRDefault="00C040F9" w:rsidP="008064B8">
      <w:pPr>
        <w:pStyle w:val="TableofFigures"/>
        <w:tabs>
          <w:tab w:val="right" w:leader="dot" w:pos="9062"/>
        </w:tabs>
        <w:spacing w:line="360" w:lineRule="auto"/>
        <w:rPr>
          <w:del w:id="1128" w:author="Stjepan Salopek (ssalopek)" w:date="2021-09-09T15:29:00Z"/>
          <w:rFonts w:ascii="Times New Roman" w:eastAsiaTheme="minorEastAsia" w:hAnsi="Times New Roman" w:cs="Times New Roman"/>
          <w:noProof/>
          <w:sz w:val="24"/>
          <w:szCs w:val="24"/>
        </w:rPr>
      </w:pPr>
      <w:del w:id="1129" w:author="Stjepan Salopek (ssalopek)" w:date="2021-09-09T15:29:00Z">
        <w:r w:rsidRPr="004D6649" w:rsidDel="008064B8">
          <w:rPr>
            <w:rStyle w:val="Hyperlink"/>
            <w:rFonts w:ascii="Times New Roman" w:hAnsi="Times New Roman" w:cs="Times New Roman"/>
            <w:noProof/>
            <w:sz w:val="24"/>
            <w:szCs w:val="24"/>
          </w:rPr>
          <w:delText>Slika 9. Primjer uobičajene propagacije mreže</w:delText>
        </w:r>
        <w:r w:rsidRPr="004D6649" w:rsidDel="008064B8">
          <w:rPr>
            <w:rFonts w:ascii="Times New Roman" w:hAnsi="Times New Roman" w:cs="Times New Roman"/>
            <w:noProof/>
            <w:webHidden/>
            <w:sz w:val="24"/>
            <w:szCs w:val="24"/>
          </w:rPr>
          <w:tab/>
          <w:delText>22</w:delText>
        </w:r>
      </w:del>
    </w:p>
    <w:p w14:paraId="42E3EDFC" w14:textId="47BBA52B" w:rsidR="00C040F9" w:rsidRPr="004D6649" w:rsidDel="008064B8" w:rsidRDefault="00C040F9" w:rsidP="008064B8">
      <w:pPr>
        <w:pStyle w:val="TableofFigures"/>
        <w:tabs>
          <w:tab w:val="right" w:leader="dot" w:pos="9062"/>
        </w:tabs>
        <w:spacing w:line="360" w:lineRule="auto"/>
        <w:rPr>
          <w:del w:id="1130" w:author="Stjepan Salopek (ssalopek)" w:date="2021-09-09T15:29:00Z"/>
          <w:rFonts w:ascii="Times New Roman" w:eastAsiaTheme="minorEastAsia" w:hAnsi="Times New Roman" w:cs="Times New Roman"/>
          <w:noProof/>
          <w:sz w:val="24"/>
          <w:szCs w:val="24"/>
        </w:rPr>
      </w:pPr>
      <w:del w:id="1131" w:author="Stjepan Salopek (ssalopek)" w:date="2021-09-09T15:29:00Z">
        <w:r w:rsidRPr="004D6649" w:rsidDel="008064B8">
          <w:rPr>
            <w:rStyle w:val="Hyperlink"/>
            <w:rFonts w:ascii="Times New Roman" w:hAnsi="Times New Roman" w:cs="Times New Roman"/>
            <w:noProof/>
            <w:sz w:val="24"/>
            <w:szCs w:val="24"/>
          </w:rPr>
          <w:delText>Slika 11. Ovisnost varijabli neuronske mreže</w:delText>
        </w:r>
        <w:r w:rsidRPr="004D6649" w:rsidDel="008064B8">
          <w:rPr>
            <w:rFonts w:ascii="Times New Roman" w:hAnsi="Times New Roman" w:cs="Times New Roman"/>
            <w:noProof/>
            <w:webHidden/>
            <w:sz w:val="24"/>
            <w:szCs w:val="24"/>
          </w:rPr>
          <w:tab/>
          <w:delText>23</w:delText>
        </w:r>
      </w:del>
    </w:p>
    <w:p w14:paraId="3D2DA468" w14:textId="6C912FF0" w:rsidR="00C040F9" w:rsidRPr="004D6649" w:rsidDel="008064B8" w:rsidRDefault="00C040F9" w:rsidP="008064B8">
      <w:pPr>
        <w:pStyle w:val="TableofFigures"/>
        <w:tabs>
          <w:tab w:val="right" w:leader="dot" w:pos="9062"/>
        </w:tabs>
        <w:spacing w:line="360" w:lineRule="auto"/>
        <w:rPr>
          <w:del w:id="1132" w:author="Stjepan Salopek (ssalopek)" w:date="2021-09-09T15:29:00Z"/>
          <w:rFonts w:ascii="Times New Roman" w:eastAsiaTheme="minorEastAsia" w:hAnsi="Times New Roman" w:cs="Times New Roman"/>
          <w:noProof/>
          <w:sz w:val="24"/>
          <w:szCs w:val="24"/>
        </w:rPr>
      </w:pPr>
      <w:del w:id="1133" w:author="Stjepan Salopek (ssalopek)" w:date="2021-09-09T15:29:00Z">
        <w:r w:rsidRPr="004D6649" w:rsidDel="008064B8">
          <w:rPr>
            <w:rStyle w:val="Hyperlink"/>
            <w:rFonts w:ascii="Times New Roman" w:hAnsi="Times New Roman" w:cs="Times New Roman"/>
            <w:noProof/>
            <w:sz w:val="24"/>
            <w:szCs w:val="24"/>
          </w:rPr>
          <w:delText>Slika 12. Model za prepoznavanje teksta</w:delText>
        </w:r>
        <w:r w:rsidRPr="004D6649" w:rsidDel="008064B8">
          <w:rPr>
            <w:rFonts w:ascii="Times New Roman" w:hAnsi="Times New Roman" w:cs="Times New Roman"/>
            <w:noProof/>
            <w:webHidden/>
            <w:sz w:val="24"/>
            <w:szCs w:val="24"/>
          </w:rPr>
          <w:tab/>
          <w:delText>24</w:delText>
        </w:r>
      </w:del>
    </w:p>
    <w:p w14:paraId="1B08FBAE" w14:textId="4350C7D8" w:rsidR="00C040F9" w:rsidRPr="004D6649" w:rsidDel="008064B8" w:rsidRDefault="00C040F9" w:rsidP="008064B8">
      <w:pPr>
        <w:pStyle w:val="TableofFigures"/>
        <w:tabs>
          <w:tab w:val="right" w:leader="dot" w:pos="9062"/>
        </w:tabs>
        <w:spacing w:line="360" w:lineRule="auto"/>
        <w:rPr>
          <w:del w:id="1134" w:author="Stjepan Salopek (ssalopek)" w:date="2021-09-09T15:29:00Z"/>
          <w:rFonts w:ascii="Times New Roman" w:eastAsiaTheme="minorEastAsia" w:hAnsi="Times New Roman" w:cs="Times New Roman"/>
          <w:noProof/>
          <w:sz w:val="24"/>
          <w:szCs w:val="24"/>
        </w:rPr>
      </w:pPr>
      <w:del w:id="1135" w:author="Stjepan Salopek (ssalopek)" w:date="2021-09-09T15:29:00Z">
        <w:r w:rsidRPr="004D6649" w:rsidDel="008064B8">
          <w:rPr>
            <w:rStyle w:val="Hyperlink"/>
            <w:rFonts w:ascii="Times New Roman" w:hAnsi="Times New Roman" w:cs="Times New Roman"/>
            <w:noProof/>
            <w:sz w:val="24"/>
            <w:szCs w:val="24"/>
          </w:rPr>
          <w:delText>Slika 11</w:delText>
        </w:r>
        <w:r w:rsidRPr="004D6649" w:rsidDel="008064B8">
          <w:rPr>
            <w:rFonts w:ascii="Times New Roman" w:hAnsi="Times New Roman" w:cs="Times New Roman"/>
            <w:noProof/>
            <w:webHidden/>
            <w:sz w:val="24"/>
            <w:szCs w:val="24"/>
          </w:rPr>
          <w:tab/>
          <w:delText>24</w:delText>
        </w:r>
      </w:del>
    </w:p>
    <w:p w14:paraId="42AC0A24" w14:textId="1A61FE2C" w:rsidR="00C040F9" w:rsidRPr="004D6649" w:rsidDel="008064B8" w:rsidRDefault="00C040F9" w:rsidP="008064B8">
      <w:pPr>
        <w:pStyle w:val="TableofFigures"/>
        <w:tabs>
          <w:tab w:val="right" w:leader="dot" w:pos="9062"/>
        </w:tabs>
        <w:spacing w:line="360" w:lineRule="auto"/>
        <w:rPr>
          <w:del w:id="1136" w:author="Stjepan Salopek (ssalopek)" w:date="2021-09-09T15:29:00Z"/>
          <w:rFonts w:ascii="Times New Roman" w:eastAsiaTheme="minorEastAsia" w:hAnsi="Times New Roman" w:cs="Times New Roman"/>
          <w:noProof/>
          <w:sz w:val="24"/>
          <w:szCs w:val="24"/>
        </w:rPr>
      </w:pPr>
      <w:del w:id="1137" w:author="Stjepan Salopek (ssalopek)" w:date="2021-09-09T15:29:00Z">
        <w:r w:rsidRPr="004D6649" w:rsidDel="008064B8">
          <w:rPr>
            <w:rStyle w:val="Hyperlink"/>
            <w:rFonts w:ascii="Times New Roman" w:hAnsi="Times New Roman" w:cs="Times New Roman"/>
            <w:noProof/>
            <w:sz w:val="24"/>
            <w:szCs w:val="24"/>
          </w:rPr>
          <w:delText>Slika 12. Rad u Colaboratoryju</w:delText>
        </w:r>
        <w:r w:rsidRPr="004D6649" w:rsidDel="008064B8">
          <w:rPr>
            <w:rFonts w:ascii="Times New Roman" w:hAnsi="Times New Roman" w:cs="Times New Roman"/>
            <w:noProof/>
            <w:webHidden/>
            <w:sz w:val="24"/>
            <w:szCs w:val="24"/>
          </w:rPr>
          <w:tab/>
          <w:delText>28</w:delText>
        </w:r>
      </w:del>
    </w:p>
    <w:p w14:paraId="5D0DEF4D" w14:textId="3B1574B9" w:rsidR="00C040F9" w:rsidRPr="004D6649" w:rsidDel="008064B8" w:rsidRDefault="00C040F9" w:rsidP="008064B8">
      <w:pPr>
        <w:pStyle w:val="TableofFigures"/>
        <w:tabs>
          <w:tab w:val="right" w:leader="dot" w:pos="9062"/>
        </w:tabs>
        <w:spacing w:line="360" w:lineRule="auto"/>
        <w:rPr>
          <w:del w:id="1138" w:author="Stjepan Salopek (ssalopek)" w:date="2021-09-09T15:29:00Z"/>
          <w:rFonts w:ascii="Times New Roman" w:eastAsiaTheme="minorEastAsia" w:hAnsi="Times New Roman" w:cs="Times New Roman"/>
          <w:noProof/>
          <w:sz w:val="24"/>
          <w:szCs w:val="24"/>
        </w:rPr>
      </w:pPr>
      <w:del w:id="1139" w:author="Stjepan Salopek (ssalopek)" w:date="2021-09-09T15:29:00Z">
        <w:r w:rsidRPr="004D6649" w:rsidDel="008064B8">
          <w:rPr>
            <w:rStyle w:val="Hyperlink"/>
            <w:rFonts w:ascii="Times New Roman" w:hAnsi="Times New Roman" w:cs="Times New Roman"/>
            <w:noProof/>
            <w:sz w:val="24"/>
            <w:szCs w:val="24"/>
          </w:rPr>
          <w:delText>Slika 13. Primjer slika u skupu "Handwriting Recognition"</w:delText>
        </w:r>
        <w:r w:rsidRPr="004D6649" w:rsidDel="008064B8">
          <w:rPr>
            <w:rFonts w:ascii="Times New Roman" w:hAnsi="Times New Roman" w:cs="Times New Roman"/>
            <w:noProof/>
            <w:webHidden/>
            <w:sz w:val="24"/>
            <w:szCs w:val="24"/>
          </w:rPr>
          <w:tab/>
          <w:delText>29</w:delText>
        </w:r>
      </w:del>
    </w:p>
    <w:p w14:paraId="7AA25036" w14:textId="647651ED" w:rsidR="00C040F9" w:rsidRPr="004D6649" w:rsidDel="008064B8" w:rsidRDefault="00C040F9" w:rsidP="008064B8">
      <w:pPr>
        <w:pStyle w:val="TableofFigures"/>
        <w:tabs>
          <w:tab w:val="right" w:leader="dot" w:pos="9062"/>
        </w:tabs>
        <w:spacing w:line="360" w:lineRule="auto"/>
        <w:rPr>
          <w:del w:id="1140" w:author="Stjepan Salopek (ssalopek)" w:date="2021-09-09T15:29:00Z"/>
          <w:rFonts w:ascii="Times New Roman" w:eastAsiaTheme="minorEastAsia" w:hAnsi="Times New Roman" w:cs="Times New Roman"/>
          <w:noProof/>
          <w:sz w:val="24"/>
          <w:szCs w:val="24"/>
        </w:rPr>
      </w:pPr>
      <w:del w:id="1141" w:author="Stjepan Salopek (ssalopek)" w:date="2021-09-09T15:29:00Z">
        <w:r w:rsidRPr="004D6649" w:rsidDel="008064B8">
          <w:rPr>
            <w:rStyle w:val="Hyperlink"/>
            <w:rFonts w:ascii="Times New Roman" w:hAnsi="Times New Roman" w:cs="Times New Roman"/>
            <w:noProof/>
            <w:sz w:val="24"/>
            <w:szCs w:val="24"/>
          </w:rPr>
          <w:delText>Slika 14. Obrada podatkovnog skupa</w:delText>
        </w:r>
        <w:r w:rsidRPr="004D6649" w:rsidDel="008064B8">
          <w:rPr>
            <w:rFonts w:ascii="Times New Roman" w:hAnsi="Times New Roman" w:cs="Times New Roman"/>
            <w:noProof/>
            <w:webHidden/>
            <w:sz w:val="24"/>
            <w:szCs w:val="24"/>
          </w:rPr>
          <w:tab/>
          <w:delText>31</w:delText>
        </w:r>
      </w:del>
    </w:p>
    <w:p w14:paraId="3FEC0F65" w14:textId="1019BED8" w:rsidR="00C040F9" w:rsidRPr="004D6649" w:rsidDel="008064B8" w:rsidRDefault="00C040F9" w:rsidP="008064B8">
      <w:pPr>
        <w:pStyle w:val="TableofFigures"/>
        <w:tabs>
          <w:tab w:val="right" w:leader="dot" w:pos="9062"/>
        </w:tabs>
        <w:spacing w:line="360" w:lineRule="auto"/>
        <w:rPr>
          <w:del w:id="1142" w:author="Stjepan Salopek (ssalopek)" w:date="2021-09-09T15:29:00Z"/>
          <w:rFonts w:ascii="Times New Roman" w:eastAsiaTheme="minorEastAsia" w:hAnsi="Times New Roman" w:cs="Times New Roman"/>
          <w:noProof/>
          <w:sz w:val="24"/>
          <w:szCs w:val="24"/>
        </w:rPr>
      </w:pPr>
      <w:del w:id="1143" w:author="Stjepan Salopek (ssalopek)" w:date="2021-09-09T15:29:00Z">
        <w:r w:rsidRPr="004D6649" w:rsidDel="008064B8">
          <w:rPr>
            <w:rStyle w:val="Hyperlink"/>
            <w:rFonts w:ascii="Times New Roman" w:hAnsi="Times New Roman" w:cs="Times New Roman"/>
            <w:noProof/>
            <w:sz w:val="24"/>
            <w:szCs w:val="24"/>
          </w:rPr>
          <w:delText>Slika 15. Otvaranje slika bibliotekom Matplotlib</w:delText>
        </w:r>
        <w:r w:rsidRPr="004D6649" w:rsidDel="008064B8">
          <w:rPr>
            <w:rFonts w:ascii="Times New Roman" w:hAnsi="Times New Roman" w:cs="Times New Roman"/>
            <w:noProof/>
            <w:webHidden/>
            <w:sz w:val="24"/>
            <w:szCs w:val="24"/>
          </w:rPr>
          <w:tab/>
          <w:delText>37</w:delText>
        </w:r>
      </w:del>
    </w:p>
    <w:p w14:paraId="5E175F32" w14:textId="265077AF" w:rsidR="00C040F9" w:rsidRPr="004D6649" w:rsidDel="008064B8" w:rsidRDefault="00C040F9" w:rsidP="008064B8">
      <w:pPr>
        <w:pStyle w:val="TableofFigures"/>
        <w:tabs>
          <w:tab w:val="right" w:leader="dot" w:pos="9062"/>
        </w:tabs>
        <w:spacing w:line="360" w:lineRule="auto"/>
        <w:rPr>
          <w:del w:id="1144" w:author="Stjepan Salopek (ssalopek)" w:date="2021-09-09T15:29:00Z"/>
          <w:rFonts w:ascii="Times New Roman" w:eastAsiaTheme="minorEastAsia" w:hAnsi="Times New Roman" w:cs="Times New Roman"/>
          <w:noProof/>
          <w:sz w:val="24"/>
          <w:szCs w:val="24"/>
        </w:rPr>
      </w:pPr>
      <w:del w:id="1145" w:author="Stjepan Salopek (ssalopek)" w:date="2021-09-09T15:29:00Z">
        <w:r w:rsidRPr="004D6649" w:rsidDel="008064B8">
          <w:rPr>
            <w:rStyle w:val="Hyperlink"/>
            <w:rFonts w:ascii="Times New Roman" w:hAnsi="Times New Roman" w:cs="Times New Roman"/>
            <w:noProof/>
            <w:sz w:val="24"/>
            <w:szCs w:val="24"/>
          </w:rPr>
          <w:delText>Slika 16. Primjer TensorBoard alata</w:delText>
        </w:r>
        <w:r w:rsidRPr="004D6649" w:rsidDel="008064B8">
          <w:rPr>
            <w:rFonts w:ascii="Times New Roman" w:hAnsi="Times New Roman" w:cs="Times New Roman"/>
            <w:noProof/>
            <w:webHidden/>
            <w:sz w:val="24"/>
            <w:szCs w:val="24"/>
          </w:rPr>
          <w:tab/>
          <w:delText>38</w:delText>
        </w:r>
      </w:del>
    </w:p>
    <w:p w14:paraId="086BB34D" w14:textId="77777777" w:rsidR="00D42B44" w:rsidRDefault="005A2760" w:rsidP="004D6649">
      <w:pPr>
        <w:pStyle w:val="TableofFigures"/>
        <w:tabs>
          <w:tab w:val="right" w:leader="dot" w:pos="9062"/>
        </w:tabs>
        <w:spacing w:line="360" w:lineRule="auto"/>
        <w:rPr>
          <w:noProof/>
        </w:rPr>
      </w:pPr>
      <w:del w:id="1146" w:author="Stjepan Salopek (ssalopek)" w:date="2022-01-25T18:56:00Z">
        <w:r w:rsidRPr="004D6649" w:rsidDel="004D6649">
          <w:rPr>
            <w:rFonts w:ascii="Times New Roman" w:hAnsi="Times New Roman" w:cs="Times New Roman"/>
            <w:rPrChange w:id="1147" w:author="Stjepan Salopek (ssalopek)" w:date="2022-01-25T18:57:00Z">
              <w:rPr/>
            </w:rPrChange>
          </w:rPr>
          <w:fldChar w:fldCharType="end"/>
        </w:r>
      </w:del>
      <w:r w:rsidR="004D6649" w:rsidRPr="004D6649">
        <w:rPr>
          <w:rFonts w:ascii="Times New Roman" w:hAnsi="Times New Roman" w:cs="Times New Roman"/>
          <w:rPrChange w:id="1148" w:author="Stjepan Salopek (ssalopek)" w:date="2022-01-25T18:57:00Z">
            <w:rPr/>
          </w:rPrChange>
        </w:rPr>
        <w:fldChar w:fldCharType="begin"/>
      </w:r>
      <w:r w:rsidR="004D6649" w:rsidRPr="004D6649">
        <w:rPr>
          <w:rFonts w:ascii="Times New Roman" w:hAnsi="Times New Roman" w:cs="Times New Roman"/>
          <w:rPrChange w:id="1149" w:author="Stjepan Salopek (ssalopek)" w:date="2022-01-25T18:57:00Z">
            <w:rPr/>
          </w:rPrChange>
        </w:rPr>
        <w:instrText xml:space="preserve"> TOC \h \z \c "Slika" </w:instrText>
      </w:r>
      <w:r w:rsidR="004D6649" w:rsidRPr="004D6649">
        <w:rPr>
          <w:rFonts w:ascii="Times New Roman" w:hAnsi="Times New Roman" w:cs="Times New Roman"/>
          <w:rPrChange w:id="1150" w:author="Stjepan Salopek (ssalopek)" w:date="2022-01-25T18:57:00Z">
            <w:rPr/>
          </w:rPrChange>
        </w:rPr>
        <w:fldChar w:fldCharType="separate"/>
      </w:r>
    </w:p>
    <w:p w14:paraId="26CA3C5C" w14:textId="42B60343"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599" w:history="1">
        <w:r w:rsidR="00D42B44" w:rsidRPr="00D42B44">
          <w:rPr>
            <w:rStyle w:val="Hyperlink"/>
            <w:rFonts w:ascii="Times New Roman" w:hAnsi="Times New Roman" w:cs="Times New Roman"/>
            <w:noProof/>
            <w:sz w:val="24"/>
            <w:szCs w:val="24"/>
          </w:rPr>
          <w:t>Slika 1. Odnos umjetne inteligencije i strojnog učenja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_Toc94044599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10</w:t>
        </w:r>
        <w:r w:rsidR="00D42B44" w:rsidRPr="00D42B44">
          <w:rPr>
            <w:rFonts w:ascii="Times New Roman" w:hAnsi="Times New Roman" w:cs="Times New Roman"/>
            <w:noProof/>
            <w:webHidden/>
            <w:sz w:val="24"/>
            <w:szCs w:val="24"/>
          </w:rPr>
          <w:fldChar w:fldCharType="end"/>
        </w:r>
      </w:hyperlink>
    </w:p>
    <w:p w14:paraId="377A4F6B" w14:textId="0F403700"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0" w:history="1">
        <w:r w:rsidR="00D42B44" w:rsidRPr="00D42B44">
          <w:rPr>
            <w:rStyle w:val="Hyperlink"/>
            <w:rFonts w:ascii="Times New Roman" w:hAnsi="Times New Roman" w:cs="Times New Roman"/>
            <w:noProof/>
            <w:sz w:val="24"/>
            <w:szCs w:val="24"/>
          </w:rPr>
          <w:t xml:space="preserve">Slika 2. Promjene u plaći inženjera strojnog učenja i podataka po državama uspoređeno sa istima prije tri godine </w:t>
        </w:r>
        <w:r w:rsidR="00D42B44" w:rsidRPr="00D42B44">
          <w:rPr>
            <w:rStyle w:val="Hyperlink"/>
            <w:rFonts w:ascii="Times New Roman" w:hAnsi="Times New Roman" w:cs="Times New Roman"/>
            <w:noProof/>
            <w:sz w:val="24"/>
            <w:szCs w:val="24"/>
            <w:lang w:val="en-US"/>
          </w:rPr>
          <w:t>[6]</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12</w:t>
        </w:r>
        <w:r w:rsidR="00D42B44" w:rsidRPr="00D42B44">
          <w:rPr>
            <w:rFonts w:ascii="Times New Roman" w:hAnsi="Times New Roman" w:cs="Times New Roman"/>
            <w:noProof/>
            <w:webHidden/>
            <w:sz w:val="24"/>
            <w:szCs w:val="24"/>
          </w:rPr>
          <w:fldChar w:fldCharType="end"/>
        </w:r>
      </w:hyperlink>
    </w:p>
    <w:p w14:paraId="6A4585F9" w14:textId="4CE8280E"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1" w:history="1">
        <w:r w:rsidR="00D42B44" w:rsidRPr="00D42B44">
          <w:rPr>
            <w:rStyle w:val="Hyperlink"/>
            <w:rFonts w:ascii="Times New Roman" w:hAnsi="Times New Roman" w:cs="Times New Roman"/>
            <w:noProof/>
            <w:sz w:val="24"/>
            <w:szCs w:val="24"/>
          </w:rPr>
          <w:t>Slika 3. Primjer prepoznavanja brojeva neuronskom mrežom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14</w:t>
        </w:r>
        <w:r w:rsidR="00D42B44" w:rsidRPr="00D42B44">
          <w:rPr>
            <w:rFonts w:ascii="Times New Roman" w:hAnsi="Times New Roman" w:cs="Times New Roman"/>
            <w:noProof/>
            <w:webHidden/>
            <w:sz w:val="24"/>
            <w:szCs w:val="24"/>
          </w:rPr>
          <w:fldChar w:fldCharType="end"/>
        </w:r>
      </w:hyperlink>
    </w:p>
    <w:p w14:paraId="083193F4" w14:textId="275ACD69"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2" w:history="1">
        <w:r w:rsidR="00D42B44" w:rsidRPr="00D42B44">
          <w:rPr>
            <w:rStyle w:val="Hyperlink"/>
            <w:rFonts w:ascii="Times New Roman" w:hAnsi="Times New Roman" w:cs="Times New Roman"/>
            <w:noProof/>
            <w:sz w:val="24"/>
            <w:szCs w:val="24"/>
          </w:rPr>
          <w:t>Slika 4. Primjer jednostavne feedforward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_Toc94044602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15</w:t>
        </w:r>
        <w:r w:rsidR="00D42B44" w:rsidRPr="00D42B44">
          <w:rPr>
            <w:rFonts w:ascii="Times New Roman" w:hAnsi="Times New Roman" w:cs="Times New Roman"/>
            <w:noProof/>
            <w:webHidden/>
            <w:sz w:val="24"/>
            <w:szCs w:val="24"/>
          </w:rPr>
          <w:fldChar w:fldCharType="end"/>
        </w:r>
      </w:hyperlink>
    </w:p>
    <w:p w14:paraId="710599BB" w14:textId="0D7E1711"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3" w:history="1">
        <w:r w:rsidR="00D42B44" w:rsidRPr="00D42B44">
          <w:rPr>
            <w:rStyle w:val="Hyperlink"/>
            <w:rFonts w:ascii="Times New Roman" w:hAnsi="Times New Roman" w:cs="Times New Roman"/>
            <w:noProof/>
            <w:sz w:val="24"/>
            <w:szCs w:val="24"/>
          </w:rPr>
          <w:t>Slika 5. Primjer prepoznavanja lica strojnim učenjem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_Toc94044603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7EE78D92" w14:textId="57EE793F"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4" w:history="1">
        <w:r w:rsidR="00D42B44" w:rsidRPr="00D42B44">
          <w:rPr>
            <w:rStyle w:val="Hyperlink"/>
            <w:rFonts w:ascii="Times New Roman" w:hAnsi="Times New Roman" w:cs="Times New Roman"/>
            <w:noProof/>
            <w:sz w:val="24"/>
            <w:szCs w:val="24"/>
          </w:rPr>
          <w:t>Slika 6. Strojno učenje u Google tražilici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_Toc94044604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142F16F3" w14:textId="04E14CE6"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5" w:history="1">
        <w:r w:rsidR="00D42B44" w:rsidRPr="00D42B44">
          <w:rPr>
            <w:rStyle w:val="Hyperlink"/>
            <w:rFonts w:ascii="Times New Roman" w:hAnsi="Times New Roman" w:cs="Times New Roman"/>
            <w:noProof/>
            <w:sz w:val="24"/>
            <w:szCs w:val="24"/>
          </w:rPr>
          <w:t>Slika 7. Vremenski prikaz pretraživanja riječi "tensorflow" (crveno) i "pytorch" (plavo)</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_Toc94044605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20</w:t>
        </w:r>
        <w:r w:rsidR="00D42B44" w:rsidRPr="00D42B44">
          <w:rPr>
            <w:rFonts w:ascii="Times New Roman" w:hAnsi="Times New Roman" w:cs="Times New Roman"/>
            <w:noProof/>
            <w:webHidden/>
            <w:sz w:val="24"/>
            <w:szCs w:val="24"/>
          </w:rPr>
          <w:fldChar w:fldCharType="end"/>
        </w:r>
      </w:hyperlink>
    </w:p>
    <w:p w14:paraId="6D9013F5" w14:textId="55959B86"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6" w:history="1">
        <w:r w:rsidR="00D42B44" w:rsidRPr="00D42B44">
          <w:rPr>
            <w:rStyle w:val="Hyperlink"/>
            <w:rFonts w:ascii="Times New Roman" w:hAnsi="Times New Roman" w:cs="Times New Roman"/>
            <w:noProof/>
            <w:sz w:val="24"/>
            <w:szCs w:val="24"/>
          </w:rPr>
          <w:t>Slika 8. Propagacija neuronske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_Toc94044606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22</w:t>
        </w:r>
        <w:r w:rsidR="00D42B44" w:rsidRPr="00D42B44">
          <w:rPr>
            <w:rFonts w:ascii="Times New Roman" w:hAnsi="Times New Roman" w:cs="Times New Roman"/>
            <w:noProof/>
            <w:webHidden/>
            <w:sz w:val="24"/>
            <w:szCs w:val="24"/>
          </w:rPr>
          <w:fldChar w:fldCharType="end"/>
        </w:r>
      </w:hyperlink>
    </w:p>
    <w:p w14:paraId="4B5A9A3C" w14:textId="3E5E8EB5"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7" w:history="1">
        <w:r w:rsidR="00D42B44" w:rsidRPr="00D42B44">
          <w:rPr>
            <w:rStyle w:val="Hyperlink"/>
            <w:rFonts w:ascii="Times New Roman" w:hAnsi="Times New Roman" w:cs="Times New Roman"/>
            <w:noProof/>
            <w:sz w:val="24"/>
            <w:szCs w:val="24"/>
          </w:rPr>
          <w:t>Slika 9. Ovisnost neurona u neuronskoj mreži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_Toc94044607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23</w:t>
        </w:r>
        <w:r w:rsidR="00D42B44" w:rsidRPr="00D42B44">
          <w:rPr>
            <w:rFonts w:ascii="Times New Roman" w:hAnsi="Times New Roman" w:cs="Times New Roman"/>
            <w:noProof/>
            <w:webHidden/>
            <w:sz w:val="24"/>
            <w:szCs w:val="24"/>
          </w:rPr>
          <w:fldChar w:fldCharType="end"/>
        </w:r>
      </w:hyperlink>
    </w:p>
    <w:p w14:paraId="6DDBCFED" w14:textId="5C84C5BC"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8" w:history="1">
        <w:r w:rsidR="00D42B44" w:rsidRPr="00D42B44">
          <w:rPr>
            <w:rStyle w:val="Hyperlink"/>
            <w:rFonts w:ascii="Times New Roman" w:hAnsi="Times New Roman" w:cs="Times New Roman"/>
            <w:noProof/>
            <w:sz w:val="24"/>
            <w:szCs w:val="24"/>
          </w:rPr>
          <w:t>Slika 10. Skica modela prepoznavanja teksta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_Toc94044608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24</w:t>
        </w:r>
        <w:r w:rsidR="00D42B44" w:rsidRPr="00D42B44">
          <w:rPr>
            <w:rFonts w:ascii="Times New Roman" w:hAnsi="Times New Roman" w:cs="Times New Roman"/>
            <w:noProof/>
            <w:webHidden/>
            <w:sz w:val="24"/>
            <w:szCs w:val="24"/>
          </w:rPr>
          <w:fldChar w:fldCharType="end"/>
        </w:r>
      </w:hyperlink>
    </w:p>
    <w:p w14:paraId="24C4B906" w14:textId="23EBA484"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9" w:history="1">
        <w:r w:rsidR="00D42B44" w:rsidRPr="00D42B44">
          <w:rPr>
            <w:rStyle w:val="Hyperlink"/>
            <w:rFonts w:ascii="Times New Roman" w:hAnsi="Times New Roman" w:cs="Times New Roman"/>
            <w:noProof/>
            <w:sz w:val="24"/>
            <w:szCs w:val="24"/>
          </w:rPr>
          <w:t>Slika 11. Rad u Colaborytoryju</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28</w:t>
        </w:r>
        <w:r w:rsidR="00D42B44" w:rsidRPr="00D42B44">
          <w:rPr>
            <w:rFonts w:ascii="Times New Roman" w:hAnsi="Times New Roman" w:cs="Times New Roman"/>
            <w:noProof/>
            <w:webHidden/>
            <w:sz w:val="24"/>
            <w:szCs w:val="24"/>
          </w:rPr>
          <w:fldChar w:fldCharType="end"/>
        </w:r>
      </w:hyperlink>
    </w:p>
    <w:p w14:paraId="29FAF3D2" w14:textId="1D0AD441" w:rsidR="00D42B44" w:rsidRPr="00D42B44" w:rsidRDefault="00E03573"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10" w:history="1">
        <w:r w:rsidR="00D42B44" w:rsidRPr="00D42B44">
          <w:rPr>
            <w:rStyle w:val="Hyperlink"/>
            <w:rFonts w:ascii="Times New Roman" w:hAnsi="Times New Roman" w:cs="Times New Roman"/>
            <w:noProof/>
            <w:sz w:val="24"/>
            <w:szCs w:val="24"/>
          </w:rPr>
          <w:t>Slika 12. Otvaranje slika matplotlib bibliotekom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38</w:t>
        </w:r>
        <w:r w:rsidR="00D42B44" w:rsidRPr="00D42B44">
          <w:rPr>
            <w:rFonts w:ascii="Times New Roman" w:hAnsi="Times New Roman" w:cs="Times New Roman"/>
            <w:noProof/>
            <w:webHidden/>
            <w:sz w:val="24"/>
            <w:szCs w:val="24"/>
          </w:rPr>
          <w:fldChar w:fldCharType="end"/>
        </w:r>
      </w:hyperlink>
    </w:p>
    <w:p w14:paraId="1B68948F" w14:textId="4DD7F35F" w:rsidR="00D42B44" w:rsidRPr="00D42B44" w:rsidRDefault="00E03573" w:rsidP="00D42B44">
      <w:pPr>
        <w:pStyle w:val="TableofFigures"/>
        <w:tabs>
          <w:tab w:val="right" w:leader="dot" w:pos="9062"/>
        </w:tabs>
        <w:spacing w:line="360" w:lineRule="auto"/>
        <w:rPr>
          <w:rFonts w:eastAsiaTheme="minorEastAsia"/>
          <w:noProof/>
          <w:sz w:val="20"/>
          <w:szCs w:val="20"/>
          <w:lang w:val="en-US"/>
        </w:rPr>
      </w:pPr>
      <w:hyperlink w:anchor="_Toc94044611" w:history="1">
        <w:r w:rsidR="00D42B44" w:rsidRPr="00D42B44">
          <w:rPr>
            <w:rStyle w:val="Hyperlink"/>
            <w:rFonts w:ascii="Times New Roman" w:hAnsi="Times New Roman" w:cs="Times New Roman"/>
            <w:noProof/>
            <w:sz w:val="24"/>
            <w:szCs w:val="24"/>
          </w:rPr>
          <w:t>Slika 13. Primjer Tensorboard alata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39</w:t>
        </w:r>
        <w:r w:rsidR="00D42B44" w:rsidRPr="00D42B44">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51" w:author="Stjepan Salopek (ssalopek)" w:date="2021-09-09T16:28:00Z"/>
        </w:rPr>
        <w:pPrChange w:id="1152" w:author="Stjepan Salopek (ssalopek)" w:date="2022-01-25T18:57:00Z">
          <w:pPr>
            <w:pStyle w:val="TableofFigures"/>
            <w:tabs>
              <w:tab w:val="right" w:leader="dot" w:pos="9062"/>
            </w:tabs>
          </w:pPr>
        </w:pPrChange>
      </w:pPr>
      <w:r w:rsidRPr="004D6649">
        <w:rPr>
          <w:rFonts w:ascii="Times New Roman" w:hAnsi="Times New Roman" w:cs="Times New Roman"/>
          <w:rPrChange w:id="1153" w:author="Stjepan Salopek (ssalopek)" w:date="2022-01-25T18:57:00Z">
            <w:rPr/>
          </w:rPrChange>
        </w:rPr>
        <w:fldChar w:fldCharType="end"/>
      </w:r>
      <w:r w:rsidR="00900CE7" w:rsidRPr="00BB5304">
        <w:br w:type="page"/>
      </w:r>
    </w:p>
    <w:p w14:paraId="38693C6E" w14:textId="77777777" w:rsidR="00710A41" w:rsidRDefault="00910053">
      <w:pPr>
        <w:pStyle w:val="1Naslov"/>
        <w:rPr>
          <w:ins w:id="1154" w:author="Stjepan Salopek (ssalopek)" w:date="2021-09-09T16:29:00Z"/>
        </w:rPr>
        <w:pPrChange w:id="1155" w:author="Stjepan Salopek (ssalopek)" w:date="2021-09-09T16:29:00Z">
          <w:pPr>
            <w:pStyle w:val="TableofFigures"/>
            <w:tabs>
              <w:tab w:val="right" w:leader="dot" w:pos="9062"/>
            </w:tabs>
          </w:pPr>
        </w:pPrChange>
      </w:pPr>
      <w:bookmarkStart w:id="1156" w:name="_Toc82446247"/>
      <w:r w:rsidRPr="00910053">
        <w:lastRenderedPageBreak/>
        <w:t>Popis prikaza programskog kôda</w:t>
      </w:r>
      <w:bookmarkEnd w:id="1156"/>
    </w:p>
    <w:p w14:paraId="0FB83E6C" w14:textId="37A8FF53" w:rsidR="00A3456A" w:rsidRPr="00A3456A" w:rsidRDefault="00910053">
      <w:pPr>
        <w:pStyle w:val="TableofFigures"/>
        <w:tabs>
          <w:tab w:val="right" w:leader="dot" w:pos="9062"/>
        </w:tabs>
        <w:spacing w:line="360" w:lineRule="auto"/>
        <w:rPr>
          <w:ins w:id="1157" w:author="Stjepan Salopek (ssalopek)" w:date="2021-09-13T17:25:00Z"/>
          <w:rFonts w:ascii="Times New Roman" w:eastAsiaTheme="minorEastAsia" w:hAnsi="Times New Roman" w:cs="Times New Roman"/>
          <w:noProof/>
          <w:sz w:val="24"/>
          <w:szCs w:val="24"/>
          <w:rPrChange w:id="1158" w:author="Stjepan Salopek (ssalopek)" w:date="2021-09-13T17:25:00Z">
            <w:rPr>
              <w:ins w:id="1159" w:author="Stjepan Salopek (ssalopek)" w:date="2021-09-13T17:25:00Z"/>
              <w:rFonts w:eastAsiaTheme="minorEastAsia"/>
              <w:noProof/>
            </w:rPr>
          </w:rPrChange>
        </w:rPr>
        <w:pPrChange w:id="1160" w:author="Stjepan Salopek (ssalopek)" w:date="2021-09-13T17:25:00Z">
          <w:pPr>
            <w:pStyle w:val="TableofFigures"/>
            <w:tabs>
              <w:tab w:val="right" w:leader="dot" w:pos="9062"/>
            </w:tabs>
          </w:pPr>
        </w:pPrChange>
      </w:pPr>
      <w:r w:rsidRPr="00164BFB">
        <w:rPr>
          <w:rFonts w:ascii="Times New Roman" w:eastAsiaTheme="minorEastAsia" w:hAnsi="Times New Roman" w:cs="Times New Roman"/>
          <w:spacing w:val="15"/>
          <w:sz w:val="24"/>
          <w:szCs w:val="24"/>
          <w:rPrChange w:id="1161"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162" w:author="Stjepan Salopek (ssalopek)" w:date="2021-09-13T17:25:00Z">
            <w:rPr/>
          </w:rPrChange>
        </w:rPr>
        <w:instrText xml:space="preserve"> TOC \c "Prikaz programskog koda" </w:instrText>
      </w:r>
      <w:r w:rsidRPr="00164BFB">
        <w:rPr>
          <w:rFonts w:ascii="Times New Roman" w:eastAsiaTheme="minorEastAsia" w:hAnsi="Times New Roman" w:cs="Times New Roman"/>
          <w:spacing w:val="15"/>
          <w:sz w:val="24"/>
          <w:szCs w:val="24"/>
        </w:rPr>
        <w:fldChar w:fldCharType="separate"/>
      </w:r>
      <w:ins w:id="1163" w:author="Stjepan Salopek (ssalopek)" w:date="2021-09-13T17:25:00Z">
        <w:r w:rsidR="00A3456A" w:rsidRPr="00A3456A">
          <w:rPr>
            <w:rFonts w:ascii="Times New Roman" w:hAnsi="Times New Roman" w:cs="Times New Roman"/>
            <w:noProof/>
            <w:sz w:val="24"/>
            <w:szCs w:val="24"/>
            <w:rPrChange w:id="1164"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165" w:author="Stjepan Salopek (ssalopek)" w:date="2021-09-13T17:25:00Z">
              <w:rPr>
                <w:noProof/>
              </w:rPr>
            </w:rPrChange>
          </w:rPr>
          <w:tab/>
        </w:r>
        <w:r w:rsidR="00A3456A" w:rsidRPr="00A3456A">
          <w:rPr>
            <w:rFonts w:ascii="Times New Roman" w:hAnsi="Times New Roman" w:cs="Times New Roman"/>
            <w:noProof/>
            <w:sz w:val="24"/>
            <w:szCs w:val="24"/>
            <w:rPrChange w:id="1166" w:author="Stjepan Salopek (ssalopek)" w:date="2021-09-13T17:25:00Z">
              <w:rPr>
                <w:noProof/>
              </w:rPr>
            </w:rPrChange>
          </w:rPr>
          <w:fldChar w:fldCharType="begin"/>
        </w:r>
        <w:r w:rsidR="00A3456A" w:rsidRPr="00A3456A">
          <w:rPr>
            <w:rFonts w:ascii="Times New Roman" w:hAnsi="Times New Roman" w:cs="Times New Roman"/>
            <w:noProof/>
            <w:sz w:val="24"/>
            <w:szCs w:val="24"/>
            <w:rPrChange w:id="1167" w:author="Stjepan Salopek (ssalopek)" w:date="2021-09-13T17:25:00Z">
              <w:rPr>
                <w:noProof/>
              </w:rPr>
            </w:rPrChange>
          </w:rPr>
          <w:instrText xml:space="preserve"> PAGEREF _Toc82446327 \h </w:instrText>
        </w:r>
      </w:ins>
      <w:r w:rsidR="00A3456A" w:rsidRPr="00A3456A">
        <w:rPr>
          <w:rFonts w:ascii="Times New Roman" w:hAnsi="Times New Roman" w:cs="Times New Roman"/>
          <w:noProof/>
          <w:sz w:val="24"/>
          <w:szCs w:val="24"/>
          <w:rPrChange w:id="1168" w:author="Stjepan Salopek (ssalopek)" w:date="2021-09-13T17:25:00Z">
            <w:rPr>
              <w:rFonts w:ascii="Times New Roman" w:hAnsi="Times New Roman" w:cs="Times New Roman"/>
              <w:noProof/>
              <w:sz w:val="24"/>
              <w:szCs w:val="24"/>
            </w:rPr>
          </w:rPrChange>
        </w:rPr>
      </w:r>
      <w:r w:rsidR="00A3456A" w:rsidRPr="00A3456A">
        <w:rPr>
          <w:rFonts w:ascii="Times New Roman" w:hAnsi="Times New Roman" w:cs="Times New Roman"/>
          <w:noProof/>
          <w:sz w:val="24"/>
          <w:szCs w:val="24"/>
          <w:rPrChange w:id="1169" w:author="Stjepan Salopek (ssalopek)" w:date="2021-09-13T17:25:00Z">
            <w:rPr>
              <w:noProof/>
            </w:rPr>
          </w:rPrChange>
        </w:rPr>
        <w:fldChar w:fldCharType="separate"/>
      </w:r>
      <w:ins w:id="1170" w:author="Stjepan Salopek (ssalopek)" w:date="2021-09-13T17:25:00Z">
        <w:r w:rsidR="00A3456A" w:rsidRPr="00A3456A">
          <w:rPr>
            <w:rFonts w:ascii="Times New Roman" w:hAnsi="Times New Roman" w:cs="Times New Roman"/>
            <w:noProof/>
            <w:sz w:val="24"/>
            <w:szCs w:val="24"/>
            <w:rPrChange w:id="1171" w:author="Stjepan Salopek (ssalopek)" w:date="2021-09-13T17:25:00Z">
              <w:rPr>
                <w:noProof/>
              </w:rPr>
            </w:rPrChange>
          </w:rPr>
          <w:t>25</w:t>
        </w:r>
        <w:r w:rsidR="00A3456A" w:rsidRPr="00A3456A">
          <w:rPr>
            <w:rFonts w:ascii="Times New Roman" w:hAnsi="Times New Roman" w:cs="Times New Roman"/>
            <w:noProof/>
            <w:sz w:val="24"/>
            <w:szCs w:val="24"/>
            <w:rPrChange w:id="1172" w:author="Stjepan Salopek (ssalopek)" w:date="2021-09-13T17:25:00Z">
              <w:rPr>
                <w:noProof/>
              </w:rPr>
            </w:rPrChange>
          </w:rPr>
          <w:fldChar w:fldCharType="end"/>
        </w:r>
      </w:ins>
    </w:p>
    <w:p w14:paraId="2A3F6B30" w14:textId="78E524D8" w:rsidR="00A3456A" w:rsidRPr="00A3456A" w:rsidRDefault="00A3456A">
      <w:pPr>
        <w:pStyle w:val="TableofFigures"/>
        <w:tabs>
          <w:tab w:val="right" w:leader="dot" w:pos="9062"/>
        </w:tabs>
        <w:spacing w:line="360" w:lineRule="auto"/>
        <w:rPr>
          <w:ins w:id="1173" w:author="Stjepan Salopek (ssalopek)" w:date="2021-09-13T17:25:00Z"/>
          <w:rFonts w:ascii="Times New Roman" w:eastAsiaTheme="minorEastAsia" w:hAnsi="Times New Roman" w:cs="Times New Roman"/>
          <w:noProof/>
          <w:sz w:val="24"/>
          <w:szCs w:val="24"/>
          <w:rPrChange w:id="1174" w:author="Stjepan Salopek (ssalopek)" w:date="2021-09-13T17:25:00Z">
            <w:rPr>
              <w:ins w:id="1175" w:author="Stjepan Salopek (ssalopek)" w:date="2021-09-13T17:25:00Z"/>
              <w:rFonts w:eastAsiaTheme="minorEastAsia"/>
              <w:noProof/>
            </w:rPr>
          </w:rPrChange>
        </w:rPr>
        <w:pPrChange w:id="1176" w:author="Stjepan Salopek (ssalopek)" w:date="2021-09-13T17:25:00Z">
          <w:pPr>
            <w:pStyle w:val="TableofFigures"/>
            <w:tabs>
              <w:tab w:val="right" w:leader="dot" w:pos="9062"/>
            </w:tabs>
          </w:pPr>
        </w:pPrChange>
      </w:pPr>
      <w:ins w:id="1177" w:author="Stjepan Salopek (ssalopek)" w:date="2021-09-13T17:25:00Z">
        <w:r w:rsidRPr="00A3456A">
          <w:rPr>
            <w:rFonts w:ascii="Times New Roman" w:hAnsi="Times New Roman" w:cs="Times New Roman"/>
            <w:noProof/>
            <w:sz w:val="24"/>
            <w:szCs w:val="24"/>
            <w:rPrChange w:id="1178"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179" w:author="Stjepan Salopek (ssalopek)" w:date="2021-09-13T17:25:00Z">
              <w:rPr>
                <w:noProof/>
              </w:rPr>
            </w:rPrChange>
          </w:rPr>
          <w:tab/>
        </w:r>
        <w:r w:rsidRPr="00A3456A">
          <w:rPr>
            <w:rFonts w:ascii="Times New Roman" w:hAnsi="Times New Roman" w:cs="Times New Roman"/>
            <w:noProof/>
            <w:sz w:val="24"/>
            <w:szCs w:val="24"/>
            <w:rPrChange w:id="1180" w:author="Stjepan Salopek (ssalopek)" w:date="2021-09-13T17:25:00Z">
              <w:rPr>
                <w:noProof/>
              </w:rPr>
            </w:rPrChange>
          </w:rPr>
          <w:fldChar w:fldCharType="begin"/>
        </w:r>
        <w:r w:rsidRPr="00A3456A">
          <w:rPr>
            <w:rFonts w:ascii="Times New Roman" w:hAnsi="Times New Roman" w:cs="Times New Roman"/>
            <w:noProof/>
            <w:sz w:val="24"/>
            <w:szCs w:val="24"/>
            <w:rPrChange w:id="1181" w:author="Stjepan Salopek (ssalopek)" w:date="2021-09-13T17:25:00Z">
              <w:rPr>
                <w:noProof/>
              </w:rPr>
            </w:rPrChange>
          </w:rPr>
          <w:instrText xml:space="preserve"> PAGEREF _Toc82446328 \h </w:instrText>
        </w:r>
      </w:ins>
      <w:r w:rsidRPr="00A3456A">
        <w:rPr>
          <w:rFonts w:ascii="Times New Roman" w:hAnsi="Times New Roman" w:cs="Times New Roman"/>
          <w:noProof/>
          <w:sz w:val="24"/>
          <w:szCs w:val="24"/>
          <w:rPrChange w:id="118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83" w:author="Stjepan Salopek (ssalopek)" w:date="2021-09-13T17:25:00Z">
            <w:rPr>
              <w:noProof/>
            </w:rPr>
          </w:rPrChange>
        </w:rPr>
        <w:fldChar w:fldCharType="separate"/>
      </w:r>
      <w:ins w:id="1184" w:author="Stjepan Salopek (ssalopek)" w:date="2021-09-13T17:25:00Z">
        <w:r w:rsidRPr="00A3456A">
          <w:rPr>
            <w:rFonts w:ascii="Times New Roman" w:hAnsi="Times New Roman" w:cs="Times New Roman"/>
            <w:noProof/>
            <w:sz w:val="24"/>
            <w:szCs w:val="24"/>
            <w:rPrChange w:id="1185" w:author="Stjepan Salopek (ssalopek)" w:date="2021-09-13T17:25:00Z">
              <w:rPr>
                <w:noProof/>
              </w:rPr>
            </w:rPrChange>
          </w:rPr>
          <w:t>26</w:t>
        </w:r>
        <w:r w:rsidRPr="00A3456A">
          <w:rPr>
            <w:rFonts w:ascii="Times New Roman" w:hAnsi="Times New Roman" w:cs="Times New Roman"/>
            <w:noProof/>
            <w:sz w:val="24"/>
            <w:szCs w:val="24"/>
            <w:rPrChange w:id="1186" w:author="Stjepan Salopek (ssalopek)" w:date="2021-09-13T17:25:00Z">
              <w:rPr>
                <w:noProof/>
              </w:rPr>
            </w:rPrChange>
          </w:rPr>
          <w:fldChar w:fldCharType="end"/>
        </w:r>
      </w:ins>
    </w:p>
    <w:p w14:paraId="5DFFC705" w14:textId="22EA11B4" w:rsidR="00A3456A" w:rsidRPr="00A3456A" w:rsidRDefault="00A3456A">
      <w:pPr>
        <w:pStyle w:val="TableofFigures"/>
        <w:tabs>
          <w:tab w:val="right" w:leader="dot" w:pos="9062"/>
        </w:tabs>
        <w:spacing w:line="360" w:lineRule="auto"/>
        <w:rPr>
          <w:ins w:id="1187" w:author="Stjepan Salopek (ssalopek)" w:date="2021-09-13T17:25:00Z"/>
          <w:rFonts w:ascii="Times New Roman" w:eastAsiaTheme="minorEastAsia" w:hAnsi="Times New Roman" w:cs="Times New Roman"/>
          <w:noProof/>
          <w:sz w:val="24"/>
          <w:szCs w:val="24"/>
          <w:rPrChange w:id="1188" w:author="Stjepan Salopek (ssalopek)" w:date="2021-09-13T17:25:00Z">
            <w:rPr>
              <w:ins w:id="1189" w:author="Stjepan Salopek (ssalopek)" w:date="2021-09-13T17:25:00Z"/>
              <w:rFonts w:eastAsiaTheme="minorEastAsia"/>
              <w:noProof/>
            </w:rPr>
          </w:rPrChange>
        </w:rPr>
        <w:pPrChange w:id="1190" w:author="Stjepan Salopek (ssalopek)" w:date="2021-09-13T17:25:00Z">
          <w:pPr>
            <w:pStyle w:val="TableofFigures"/>
            <w:tabs>
              <w:tab w:val="right" w:leader="dot" w:pos="9062"/>
            </w:tabs>
          </w:pPr>
        </w:pPrChange>
      </w:pPr>
      <w:ins w:id="1191" w:author="Stjepan Salopek (ssalopek)" w:date="2021-09-13T17:25:00Z">
        <w:r w:rsidRPr="00A3456A">
          <w:rPr>
            <w:rFonts w:ascii="Times New Roman" w:hAnsi="Times New Roman" w:cs="Times New Roman"/>
            <w:noProof/>
            <w:sz w:val="24"/>
            <w:szCs w:val="24"/>
            <w:rPrChange w:id="1192"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193" w:author="Stjepan Salopek (ssalopek)" w:date="2021-09-13T17:25:00Z">
              <w:rPr>
                <w:noProof/>
              </w:rPr>
            </w:rPrChange>
          </w:rPr>
          <w:tab/>
        </w:r>
        <w:r w:rsidRPr="00A3456A">
          <w:rPr>
            <w:rFonts w:ascii="Times New Roman" w:hAnsi="Times New Roman" w:cs="Times New Roman"/>
            <w:noProof/>
            <w:sz w:val="24"/>
            <w:szCs w:val="24"/>
            <w:rPrChange w:id="1194" w:author="Stjepan Salopek (ssalopek)" w:date="2021-09-13T17:25:00Z">
              <w:rPr>
                <w:noProof/>
              </w:rPr>
            </w:rPrChange>
          </w:rPr>
          <w:fldChar w:fldCharType="begin"/>
        </w:r>
        <w:r w:rsidRPr="00A3456A">
          <w:rPr>
            <w:rFonts w:ascii="Times New Roman" w:hAnsi="Times New Roman" w:cs="Times New Roman"/>
            <w:noProof/>
            <w:sz w:val="24"/>
            <w:szCs w:val="24"/>
            <w:rPrChange w:id="1195" w:author="Stjepan Salopek (ssalopek)" w:date="2021-09-13T17:25:00Z">
              <w:rPr>
                <w:noProof/>
              </w:rPr>
            </w:rPrChange>
          </w:rPr>
          <w:instrText xml:space="preserve"> PAGEREF _Toc82446329 \h </w:instrText>
        </w:r>
      </w:ins>
      <w:r w:rsidRPr="00A3456A">
        <w:rPr>
          <w:rFonts w:ascii="Times New Roman" w:hAnsi="Times New Roman" w:cs="Times New Roman"/>
          <w:noProof/>
          <w:sz w:val="24"/>
          <w:szCs w:val="24"/>
          <w:rPrChange w:id="119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97" w:author="Stjepan Salopek (ssalopek)" w:date="2021-09-13T17:25:00Z">
            <w:rPr>
              <w:noProof/>
            </w:rPr>
          </w:rPrChange>
        </w:rPr>
        <w:fldChar w:fldCharType="separate"/>
      </w:r>
      <w:ins w:id="1198" w:author="Stjepan Salopek (ssalopek)" w:date="2021-09-13T17:25:00Z">
        <w:r w:rsidRPr="00A3456A">
          <w:rPr>
            <w:rFonts w:ascii="Times New Roman" w:hAnsi="Times New Roman" w:cs="Times New Roman"/>
            <w:noProof/>
            <w:sz w:val="24"/>
            <w:szCs w:val="24"/>
            <w:rPrChange w:id="1199" w:author="Stjepan Salopek (ssalopek)" w:date="2021-09-13T17:25:00Z">
              <w:rPr>
                <w:noProof/>
              </w:rPr>
            </w:rPrChange>
          </w:rPr>
          <w:t>26</w:t>
        </w:r>
        <w:r w:rsidRPr="00A3456A">
          <w:rPr>
            <w:rFonts w:ascii="Times New Roman" w:hAnsi="Times New Roman" w:cs="Times New Roman"/>
            <w:noProof/>
            <w:sz w:val="24"/>
            <w:szCs w:val="24"/>
            <w:rPrChange w:id="1200" w:author="Stjepan Salopek (ssalopek)" w:date="2021-09-13T17:25:00Z">
              <w:rPr>
                <w:noProof/>
              </w:rPr>
            </w:rPrChange>
          </w:rPr>
          <w:fldChar w:fldCharType="end"/>
        </w:r>
      </w:ins>
    </w:p>
    <w:p w14:paraId="38830450" w14:textId="6FC3FD69" w:rsidR="00A3456A" w:rsidRPr="00A3456A" w:rsidRDefault="00A3456A">
      <w:pPr>
        <w:pStyle w:val="TableofFigures"/>
        <w:tabs>
          <w:tab w:val="right" w:leader="dot" w:pos="9062"/>
        </w:tabs>
        <w:spacing w:line="360" w:lineRule="auto"/>
        <w:rPr>
          <w:ins w:id="1201" w:author="Stjepan Salopek (ssalopek)" w:date="2021-09-13T17:25:00Z"/>
          <w:rFonts w:ascii="Times New Roman" w:eastAsiaTheme="minorEastAsia" w:hAnsi="Times New Roman" w:cs="Times New Roman"/>
          <w:noProof/>
          <w:sz w:val="24"/>
          <w:szCs w:val="24"/>
          <w:rPrChange w:id="1202" w:author="Stjepan Salopek (ssalopek)" w:date="2021-09-13T17:25:00Z">
            <w:rPr>
              <w:ins w:id="1203" w:author="Stjepan Salopek (ssalopek)" w:date="2021-09-13T17:25:00Z"/>
              <w:rFonts w:eastAsiaTheme="minorEastAsia"/>
              <w:noProof/>
            </w:rPr>
          </w:rPrChange>
        </w:rPr>
        <w:pPrChange w:id="1204" w:author="Stjepan Salopek (ssalopek)" w:date="2021-09-13T17:25:00Z">
          <w:pPr>
            <w:pStyle w:val="TableofFigures"/>
            <w:tabs>
              <w:tab w:val="right" w:leader="dot" w:pos="9062"/>
            </w:tabs>
          </w:pPr>
        </w:pPrChange>
      </w:pPr>
      <w:ins w:id="1205" w:author="Stjepan Salopek (ssalopek)" w:date="2021-09-13T17:25:00Z">
        <w:r w:rsidRPr="00A3456A">
          <w:rPr>
            <w:rFonts w:ascii="Times New Roman" w:hAnsi="Times New Roman" w:cs="Times New Roman"/>
            <w:noProof/>
            <w:sz w:val="24"/>
            <w:szCs w:val="24"/>
            <w:rPrChange w:id="1206"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207" w:author="Stjepan Salopek (ssalopek)" w:date="2021-09-13T17:25:00Z">
              <w:rPr>
                <w:noProof/>
              </w:rPr>
            </w:rPrChange>
          </w:rPr>
          <w:tab/>
        </w:r>
        <w:r w:rsidRPr="00A3456A">
          <w:rPr>
            <w:rFonts w:ascii="Times New Roman" w:hAnsi="Times New Roman" w:cs="Times New Roman"/>
            <w:noProof/>
            <w:sz w:val="24"/>
            <w:szCs w:val="24"/>
            <w:rPrChange w:id="1208" w:author="Stjepan Salopek (ssalopek)" w:date="2021-09-13T17:25:00Z">
              <w:rPr>
                <w:noProof/>
              </w:rPr>
            </w:rPrChange>
          </w:rPr>
          <w:fldChar w:fldCharType="begin"/>
        </w:r>
        <w:r w:rsidRPr="00A3456A">
          <w:rPr>
            <w:rFonts w:ascii="Times New Roman" w:hAnsi="Times New Roman" w:cs="Times New Roman"/>
            <w:noProof/>
            <w:sz w:val="24"/>
            <w:szCs w:val="24"/>
            <w:rPrChange w:id="1209" w:author="Stjepan Salopek (ssalopek)" w:date="2021-09-13T17:25:00Z">
              <w:rPr>
                <w:noProof/>
              </w:rPr>
            </w:rPrChange>
          </w:rPr>
          <w:instrText xml:space="preserve"> PAGEREF _Toc82446330 \h </w:instrText>
        </w:r>
      </w:ins>
      <w:r w:rsidRPr="00A3456A">
        <w:rPr>
          <w:rFonts w:ascii="Times New Roman" w:hAnsi="Times New Roman" w:cs="Times New Roman"/>
          <w:noProof/>
          <w:sz w:val="24"/>
          <w:szCs w:val="24"/>
          <w:rPrChange w:id="121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11" w:author="Stjepan Salopek (ssalopek)" w:date="2021-09-13T17:25:00Z">
            <w:rPr>
              <w:noProof/>
            </w:rPr>
          </w:rPrChange>
        </w:rPr>
        <w:fldChar w:fldCharType="separate"/>
      </w:r>
      <w:ins w:id="1212" w:author="Stjepan Salopek (ssalopek)" w:date="2021-09-13T17:25:00Z">
        <w:r w:rsidRPr="00A3456A">
          <w:rPr>
            <w:rFonts w:ascii="Times New Roman" w:hAnsi="Times New Roman" w:cs="Times New Roman"/>
            <w:noProof/>
            <w:sz w:val="24"/>
            <w:szCs w:val="24"/>
            <w:rPrChange w:id="1213" w:author="Stjepan Salopek (ssalopek)" w:date="2021-09-13T17:25:00Z">
              <w:rPr>
                <w:noProof/>
              </w:rPr>
            </w:rPrChange>
          </w:rPr>
          <w:t>27</w:t>
        </w:r>
        <w:r w:rsidRPr="00A3456A">
          <w:rPr>
            <w:rFonts w:ascii="Times New Roman" w:hAnsi="Times New Roman" w:cs="Times New Roman"/>
            <w:noProof/>
            <w:sz w:val="24"/>
            <w:szCs w:val="24"/>
            <w:rPrChange w:id="1214" w:author="Stjepan Salopek (ssalopek)" w:date="2021-09-13T17:25:00Z">
              <w:rPr>
                <w:noProof/>
              </w:rPr>
            </w:rPrChange>
          </w:rPr>
          <w:fldChar w:fldCharType="end"/>
        </w:r>
      </w:ins>
    </w:p>
    <w:p w14:paraId="15494C07" w14:textId="0EC7FF8C" w:rsidR="00A3456A" w:rsidRPr="00A3456A" w:rsidRDefault="00A3456A">
      <w:pPr>
        <w:pStyle w:val="TableofFigures"/>
        <w:tabs>
          <w:tab w:val="right" w:leader="dot" w:pos="9062"/>
        </w:tabs>
        <w:spacing w:line="360" w:lineRule="auto"/>
        <w:rPr>
          <w:ins w:id="1215" w:author="Stjepan Salopek (ssalopek)" w:date="2021-09-13T17:25:00Z"/>
          <w:rFonts w:ascii="Times New Roman" w:eastAsiaTheme="minorEastAsia" w:hAnsi="Times New Roman" w:cs="Times New Roman"/>
          <w:noProof/>
          <w:sz w:val="24"/>
          <w:szCs w:val="24"/>
          <w:rPrChange w:id="1216" w:author="Stjepan Salopek (ssalopek)" w:date="2021-09-13T17:25:00Z">
            <w:rPr>
              <w:ins w:id="1217" w:author="Stjepan Salopek (ssalopek)" w:date="2021-09-13T17:25:00Z"/>
              <w:rFonts w:eastAsiaTheme="minorEastAsia"/>
              <w:noProof/>
            </w:rPr>
          </w:rPrChange>
        </w:rPr>
        <w:pPrChange w:id="1218" w:author="Stjepan Salopek (ssalopek)" w:date="2021-09-13T17:25:00Z">
          <w:pPr>
            <w:pStyle w:val="TableofFigures"/>
            <w:tabs>
              <w:tab w:val="right" w:leader="dot" w:pos="9062"/>
            </w:tabs>
          </w:pPr>
        </w:pPrChange>
      </w:pPr>
      <w:ins w:id="1219" w:author="Stjepan Salopek (ssalopek)" w:date="2021-09-13T17:25:00Z">
        <w:r w:rsidRPr="00A3456A">
          <w:rPr>
            <w:rFonts w:ascii="Times New Roman" w:hAnsi="Times New Roman" w:cs="Times New Roman"/>
            <w:noProof/>
            <w:sz w:val="24"/>
            <w:szCs w:val="24"/>
            <w:rPrChange w:id="1220"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221" w:author="Stjepan Salopek (ssalopek)" w:date="2021-09-13T17:25:00Z">
              <w:rPr>
                <w:noProof/>
              </w:rPr>
            </w:rPrChange>
          </w:rPr>
          <w:tab/>
        </w:r>
        <w:r w:rsidRPr="00A3456A">
          <w:rPr>
            <w:rFonts w:ascii="Times New Roman" w:hAnsi="Times New Roman" w:cs="Times New Roman"/>
            <w:noProof/>
            <w:sz w:val="24"/>
            <w:szCs w:val="24"/>
            <w:rPrChange w:id="1222" w:author="Stjepan Salopek (ssalopek)" w:date="2021-09-13T17:25:00Z">
              <w:rPr>
                <w:noProof/>
              </w:rPr>
            </w:rPrChange>
          </w:rPr>
          <w:fldChar w:fldCharType="begin"/>
        </w:r>
        <w:r w:rsidRPr="00A3456A">
          <w:rPr>
            <w:rFonts w:ascii="Times New Roman" w:hAnsi="Times New Roman" w:cs="Times New Roman"/>
            <w:noProof/>
            <w:sz w:val="24"/>
            <w:szCs w:val="24"/>
            <w:rPrChange w:id="1223" w:author="Stjepan Salopek (ssalopek)" w:date="2021-09-13T17:25:00Z">
              <w:rPr>
                <w:noProof/>
              </w:rPr>
            </w:rPrChange>
          </w:rPr>
          <w:instrText xml:space="preserve"> PAGEREF _Toc82446331 \h </w:instrText>
        </w:r>
      </w:ins>
      <w:r w:rsidRPr="00A3456A">
        <w:rPr>
          <w:rFonts w:ascii="Times New Roman" w:hAnsi="Times New Roman" w:cs="Times New Roman"/>
          <w:noProof/>
          <w:sz w:val="24"/>
          <w:szCs w:val="24"/>
          <w:rPrChange w:id="122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25" w:author="Stjepan Salopek (ssalopek)" w:date="2021-09-13T17:25:00Z">
            <w:rPr>
              <w:noProof/>
            </w:rPr>
          </w:rPrChange>
        </w:rPr>
        <w:fldChar w:fldCharType="separate"/>
      </w:r>
      <w:ins w:id="1226" w:author="Stjepan Salopek (ssalopek)" w:date="2021-09-13T17:25:00Z">
        <w:r w:rsidRPr="00A3456A">
          <w:rPr>
            <w:rFonts w:ascii="Times New Roman" w:hAnsi="Times New Roman" w:cs="Times New Roman"/>
            <w:noProof/>
            <w:sz w:val="24"/>
            <w:szCs w:val="24"/>
            <w:rPrChange w:id="1227" w:author="Stjepan Salopek (ssalopek)" w:date="2021-09-13T17:25:00Z">
              <w:rPr>
                <w:noProof/>
              </w:rPr>
            </w:rPrChange>
          </w:rPr>
          <w:t>30</w:t>
        </w:r>
        <w:r w:rsidRPr="00A3456A">
          <w:rPr>
            <w:rFonts w:ascii="Times New Roman" w:hAnsi="Times New Roman" w:cs="Times New Roman"/>
            <w:noProof/>
            <w:sz w:val="24"/>
            <w:szCs w:val="24"/>
            <w:rPrChange w:id="1228" w:author="Stjepan Salopek (ssalopek)" w:date="2021-09-13T17:25:00Z">
              <w:rPr>
                <w:noProof/>
              </w:rPr>
            </w:rPrChange>
          </w:rPr>
          <w:fldChar w:fldCharType="end"/>
        </w:r>
      </w:ins>
    </w:p>
    <w:p w14:paraId="37F66FA7" w14:textId="5410F564" w:rsidR="00A3456A" w:rsidRPr="00A3456A" w:rsidRDefault="00A3456A">
      <w:pPr>
        <w:pStyle w:val="TableofFigures"/>
        <w:tabs>
          <w:tab w:val="right" w:leader="dot" w:pos="9062"/>
        </w:tabs>
        <w:spacing w:line="360" w:lineRule="auto"/>
        <w:rPr>
          <w:ins w:id="1229" w:author="Stjepan Salopek (ssalopek)" w:date="2021-09-13T17:25:00Z"/>
          <w:rFonts w:ascii="Times New Roman" w:eastAsiaTheme="minorEastAsia" w:hAnsi="Times New Roman" w:cs="Times New Roman"/>
          <w:noProof/>
          <w:sz w:val="24"/>
          <w:szCs w:val="24"/>
          <w:rPrChange w:id="1230" w:author="Stjepan Salopek (ssalopek)" w:date="2021-09-13T17:25:00Z">
            <w:rPr>
              <w:ins w:id="1231" w:author="Stjepan Salopek (ssalopek)" w:date="2021-09-13T17:25:00Z"/>
              <w:rFonts w:eastAsiaTheme="minorEastAsia"/>
              <w:noProof/>
            </w:rPr>
          </w:rPrChange>
        </w:rPr>
        <w:pPrChange w:id="1232" w:author="Stjepan Salopek (ssalopek)" w:date="2021-09-13T17:25:00Z">
          <w:pPr>
            <w:pStyle w:val="TableofFigures"/>
            <w:tabs>
              <w:tab w:val="right" w:leader="dot" w:pos="9062"/>
            </w:tabs>
          </w:pPr>
        </w:pPrChange>
      </w:pPr>
      <w:ins w:id="1233" w:author="Stjepan Salopek (ssalopek)" w:date="2021-09-13T17:25:00Z">
        <w:r w:rsidRPr="00A3456A">
          <w:rPr>
            <w:rFonts w:ascii="Times New Roman" w:hAnsi="Times New Roman" w:cs="Times New Roman"/>
            <w:noProof/>
            <w:sz w:val="24"/>
            <w:szCs w:val="24"/>
            <w:rPrChange w:id="1234"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235" w:author="Stjepan Salopek (ssalopek)" w:date="2021-09-13T17:25:00Z">
              <w:rPr>
                <w:noProof/>
              </w:rPr>
            </w:rPrChange>
          </w:rPr>
          <w:tab/>
        </w:r>
        <w:r w:rsidRPr="00A3456A">
          <w:rPr>
            <w:rFonts w:ascii="Times New Roman" w:hAnsi="Times New Roman" w:cs="Times New Roman"/>
            <w:noProof/>
            <w:sz w:val="24"/>
            <w:szCs w:val="24"/>
            <w:rPrChange w:id="1236" w:author="Stjepan Salopek (ssalopek)" w:date="2021-09-13T17:25:00Z">
              <w:rPr>
                <w:noProof/>
              </w:rPr>
            </w:rPrChange>
          </w:rPr>
          <w:fldChar w:fldCharType="begin"/>
        </w:r>
        <w:r w:rsidRPr="00A3456A">
          <w:rPr>
            <w:rFonts w:ascii="Times New Roman" w:hAnsi="Times New Roman" w:cs="Times New Roman"/>
            <w:noProof/>
            <w:sz w:val="24"/>
            <w:szCs w:val="24"/>
            <w:rPrChange w:id="1237" w:author="Stjepan Salopek (ssalopek)" w:date="2021-09-13T17:25:00Z">
              <w:rPr>
                <w:noProof/>
              </w:rPr>
            </w:rPrChange>
          </w:rPr>
          <w:instrText xml:space="preserve"> PAGEREF _Toc82446332 \h </w:instrText>
        </w:r>
      </w:ins>
      <w:r w:rsidRPr="00A3456A">
        <w:rPr>
          <w:rFonts w:ascii="Times New Roman" w:hAnsi="Times New Roman" w:cs="Times New Roman"/>
          <w:noProof/>
          <w:sz w:val="24"/>
          <w:szCs w:val="24"/>
          <w:rPrChange w:id="123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39" w:author="Stjepan Salopek (ssalopek)" w:date="2021-09-13T17:25:00Z">
            <w:rPr>
              <w:noProof/>
            </w:rPr>
          </w:rPrChange>
        </w:rPr>
        <w:fldChar w:fldCharType="separate"/>
      </w:r>
      <w:ins w:id="1240" w:author="Stjepan Salopek (ssalopek)" w:date="2021-09-13T17:25:00Z">
        <w:r w:rsidRPr="00A3456A">
          <w:rPr>
            <w:rFonts w:ascii="Times New Roman" w:hAnsi="Times New Roman" w:cs="Times New Roman"/>
            <w:noProof/>
            <w:sz w:val="24"/>
            <w:szCs w:val="24"/>
            <w:rPrChange w:id="1241" w:author="Stjepan Salopek (ssalopek)" w:date="2021-09-13T17:25:00Z">
              <w:rPr>
                <w:noProof/>
              </w:rPr>
            </w:rPrChange>
          </w:rPr>
          <w:t>32</w:t>
        </w:r>
        <w:r w:rsidRPr="00A3456A">
          <w:rPr>
            <w:rFonts w:ascii="Times New Roman" w:hAnsi="Times New Roman" w:cs="Times New Roman"/>
            <w:noProof/>
            <w:sz w:val="24"/>
            <w:szCs w:val="24"/>
            <w:rPrChange w:id="1242" w:author="Stjepan Salopek (ssalopek)" w:date="2021-09-13T17:25:00Z">
              <w:rPr>
                <w:noProof/>
              </w:rPr>
            </w:rPrChange>
          </w:rPr>
          <w:fldChar w:fldCharType="end"/>
        </w:r>
      </w:ins>
    </w:p>
    <w:p w14:paraId="04261B9C" w14:textId="32E25F7D" w:rsidR="00A3456A" w:rsidRPr="00A3456A" w:rsidRDefault="00A3456A">
      <w:pPr>
        <w:pStyle w:val="TableofFigures"/>
        <w:tabs>
          <w:tab w:val="right" w:leader="dot" w:pos="9062"/>
        </w:tabs>
        <w:spacing w:line="360" w:lineRule="auto"/>
        <w:rPr>
          <w:ins w:id="1243" w:author="Stjepan Salopek (ssalopek)" w:date="2021-09-13T17:25:00Z"/>
          <w:rFonts w:ascii="Times New Roman" w:eastAsiaTheme="minorEastAsia" w:hAnsi="Times New Roman" w:cs="Times New Roman"/>
          <w:noProof/>
          <w:sz w:val="24"/>
          <w:szCs w:val="24"/>
          <w:rPrChange w:id="1244" w:author="Stjepan Salopek (ssalopek)" w:date="2021-09-13T17:25:00Z">
            <w:rPr>
              <w:ins w:id="1245" w:author="Stjepan Salopek (ssalopek)" w:date="2021-09-13T17:25:00Z"/>
              <w:rFonts w:eastAsiaTheme="minorEastAsia"/>
              <w:noProof/>
            </w:rPr>
          </w:rPrChange>
        </w:rPr>
        <w:pPrChange w:id="1246" w:author="Stjepan Salopek (ssalopek)" w:date="2021-09-13T17:25:00Z">
          <w:pPr>
            <w:pStyle w:val="TableofFigures"/>
            <w:tabs>
              <w:tab w:val="right" w:leader="dot" w:pos="9062"/>
            </w:tabs>
          </w:pPr>
        </w:pPrChange>
      </w:pPr>
      <w:ins w:id="1247" w:author="Stjepan Salopek (ssalopek)" w:date="2021-09-13T17:25:00Z">
        <w:r w:rsidRPr="00A3456A">
          <w:rPr>
            <w:rFonts w:ascii="Times New Roman" w:hAnsi="Times New Roman" w:cs="Times New Roman"/>
            <w:noProof/>
            <w:sz w:val="24"/>
            <w:szCs w:val="24"/>
            <w:rPrChange w:id="1248"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249" w:author="Stjepan Salopek (ssalopek)" w:date="2021-09-13T17:25:00Z">
              <w:rPr>
                <w:noProof/>
              </w:rPr>
            </w:rPrChange>
          </w:rPr>
          <w:tab/>
        </w:r>
        <w:r w:rsidRPr="00A3456A">
          <w:rPr>
            <w:rFonts w:ascii="Times New Roman" w:hAnsi="Times New Roman" w:cs="Times New Roman"/>
            <w:noProof/>
            <w:sz w:val="24"/>
            <w:szCs w:val="24"/>
            <w:rPrChange w:id="1250" w:author="Stjepan Salopek (ssalopek)" w:date="2021-09-13T17:25:00Z">
              <w:rPr>
                <w:noProof/>
              </w:rPr>
            </w:rPrChange>
          </w:rPr>
          <w:fldChar w:fldCharType="begin"/>
        </w:r>
        <w:r w:rsidRPr="00A3456A">
          <w:rPr>
            <w:rFonts w:ascii="Times New Roman" w:hAnsi="Times New Roman" w:cs="Times New Roman"/>
            <w:noProof/>
            <w:sz w:val="24"/>
            <w:szCs w:val="24"/>
            <w:rPrChange w:id="1251" w:author="Stjepan Salopek (ssalopek)" w:date="2021-09-13T17:25:00Z">
              <w:rPr>
                <w:noProof/>
              </w:rPr>
            </w:rPrChange>
          </w:rPr>
          <w:instrText xml:space="preserve"> PAGEREF _Toc82446333 \h </w:instrText>
        </w:r>
      </w:ins>
      <w:r w:rsidRPr="00A3456A">
        <w:rPr>
          <w:rFonts w:ascii="Times New Roman" w:hAnsi="Times New Roman" w:cs="Times New Roman"/>
          <w:noProof/>
          <w:sz w:val="24"/>
          <w:szCs w:val="24"/>
          <w:rPrChange w:id="125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53" w:author="Stjepan Salopek (ssalopek)" w:date="2021-09-13T17:25:00Z">
            <w:rPr>
              <w:noProof/>
            </w:rPr>
          </w:rPrChange>
        </w:rPr>
        <w:fldChar w:fldCharType="separate"/>
      </w:r>
      <w:ins w:id="1254" w:author="Stjepan Salopek (ssalopek)" w:date="2021-09-13T17:25:00Z">
        <w:r w:rsidRPr="00A3456A">
          <w:rPr>
            <w:rFonts w:ascii="Times New Roman" w:hAnsi="Times New Roman" w:cs="Times New Roman"/>
            <w:noProof/>
            <w:sz w:val="24"/>
            <w:szCs w:val="24"/>
            <w:rPrChange w:id="1255" w:author="Stjepan Salopek (ssalopek)" w:date="2021-09-13T17:25:00Z">
              <w:rPr>
                <w:noProof/>
              </w:rPr>
            </w:rPrChange>
          </w:rPr>
          <w:t>33</w:t>
        </w:r>
        <w:r w:rsidRPr="00A3456A">
          <w:rPr>
            <w:rFonts w:ascii="Times New Roman" w:hAnsi="Times New Roman" w:cs="Times New Roman"/>
            <w:noProof/>
            <w:sz w:val="24"/>
            <w:szCs w:val="24"/>
            <w:rPrChange w:id="1256" w:author="Stjepan Salopek (ssalopek)" w:date="2021-09-13T17:25:00Z">
              <w:rPr>
                <w:noProof/>
              </w:rPr>
            </w:rPrChange>
          </w:rPr>
          <w:fldChar w:fldCharType="end"/>
        </w:r>
      </w:ins>
    </w:p>
    <w:p w14:paraId="44FDDD27" w14:textId="353AD84C" w:rsidR="00A3456A" w:rsidRPr="00A3456A" w:rsidRDefault="00A3456A">
      <w:pPr>
        <w:pStyle w:val="TableofFigures"/>
        <w:tabs>
          <w:tab w:val="right" w:leader="dot" w:pos="9062"/>
        </w:tabs>
        <w:spacing w:line="360" w:lineRule="auto"/>
        <w:rPr>
          <w:ins w:id="1257" w:author="Stjepan Salopek (ssalopek)" w:date="2021-09-13T17:25:00Z"/>
          <w:rFonts w:ascii="Times New Roman" w:eastAsiaTheme="minorEastAsia" w:hAnsi="Times New Roman" w:cs="Times New Roman"/>
          <w:noProof/>
          <w:sz w:val="24"/>
          <w:szCs w:val="24"/>
          <w:rPrChange w:id="1258" w:author="Stjepan Salopek (ssalopek)" w:date="2021-09-13T17:25:00Z">
            <w:rPr>
              <w:ins w:id="1259" w:author="Stjepan Salopek (ssalopek)" w:date="2021-09-13T17:25:00Z"/>
              <w:rFonts w:eastAsiaTheme="minorEastAsia"/>
              <w:noProof/>
            </w:rPr>
          </w:rPrChange>
        </w:rPr>
        <w:pPrChange w:id="1260" w:author="Stjepan Salopek (ssalopek)" w:date="2021-09-13T17:25:00Z">
          <w:pPr>
            <w:pStyle w:val="TableofFigures"/>
            <w:tabs>
              <w:tab w:val="right" w:leader="dot" w:pos="9062"/>
            </w:tabs>
          </w:pPr>
        </w:pPrChange>
      </w:pPr>
      <w:ins w:id="1261" w:author="Stjepan Salopek (ssalopek)" w:date="2021-09-13T17:25:00Z">
        <w:r w:rsidRPr="00A3456A">
          <w:rPr>
            <w:rFonts w:ascii="Times New Roman" w:hAnsi="Times New Roman" w:cs="Times New Roman"/>
            <w:noProof/>
            <w:sz w:val="24"/>
            <w:szCs w:val="24"/>
            <w:rPrChange w:id="1262"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263" w:author="Stjepan Salopek (ssalopek)" w:date="2021-09-13T17:25:00Z">
              <w:rPr>
                <w:noProof/>
              </w:rPr>
            </w:rPrChange>
          </w:rPr>
          <w:tab/>
        </w:r>
        <w:r w:rsidRPr="00A3456A">
          <w:rPr>
            <w:rFonts w:ascii="Times New Roman" w:hAnsi="Times New Roman" w:cs="Times New Roman"/>
            <w:noProof/>
            <w:sz w:val="24"/>
            <w:szCs w:val="24"/>
            <w:rPrChange w:id="1264" w:author="Stjepan Salopek (ssalopek)" w:date="2021-09-13T17:25:00Z">
              <w:rPr>
                <w:noProof/>
              </w:rPr>
            </w:rPrChange>
          </w:rPr>
          <w:fldChar w:fldCharType="begin"/>
        </w:r>
        <w:r w:rsidRPr="00A3456A">
          <w:rPr>
            <w:rFonts w:ascii="Times New Roman" w:hAnsi="Times New Roman" w:cs="Times New Roman"/>
            <w:noProof/>
            <w:sz w:val="24"/>
            <w:szCs w:val="24"/>
            <w:rPrChange w:id="1265" w:author="Stjepan Salopek (ssalopek)" w:date="2021-09-13T17:25:00Z">
              <w:rPr>
                <w:noProof/>
              </w:rPr>
            </w:rPrChange>
          </w:rPr>
          <w:instrText xml:space="preserve"> PAGEREF _Toc82446334 \h </w:instrText>
        </w:r>
      </w:ins>
      <w:r w:rsidRPr="00A3456A">
        <w:rPr>
          <w:rFonts w:ascii="Times New Roman" w:hAnsi="Times New Roman" w:cs="Times New Roman"/>
          <w:noProof/>
          <w:sz w:val="24"/>
          <w:szCs w:val="24"/>
          <w:rPrChange w:id="126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67" w:author="Stjepan Salopek (ssalopek)" w:date="2021-09-13T17:25:00Z">
            <w:rPr>
              <w:noProof/>
            </w:rPr>
          </w:rPrChange>
        </w:rPr>
        <w:fldChar w:fldCharType="separate"/>
      </w:r>
      <w:ins w:id="1268" w:author="Stjepan Salopek (ssalopek)" w:date="2021-09-13T17:25:00Z">
        <w:r w:rsidRPr="00A3456A">
          <w:rPr>
            <w:rFonts w:ascii="Times New Roman" w:hAnsi="Times New Roman" w:cs="Times New Roman"/>
            <w:noProof/>
            <w:sz w:val="24"/>
            <w:szCs w:val="24"/>
            <w:rPrChange w:id="1269" w:author="Stjepan Salopek (ssalopek)" w:date="2021-09-13T17:25:00Z">
              <w:rPr>
                <w:noProof/>
              </w:rPr>
            </w:rPrChange>
          </w:rPr>
          <w:t>34</w:t>
        </w:r>
        <w:r w:rsidRPr="00A3456A">
          <w:rPr>
            <w:rFonts w:ascii="Times New Roman" w:hAnsi="Times New Roman" w:cs="Times New Roman"/>
            <w:noProof/>
            <w:sz w:val="24"/>
            <w:szCs w:val="24"/>
            <w:rPrChange w:id="1270" w:author="Stjepan Salopek (ssalopek)" w:date="2021-09-13T17:25:00Z">
              <w:rPr>
                <w:noProof/>
              </w:rPr>
            </w:rPrChange>
          </w:rPr>
          <w:fldChar w:fldCharType="end"/>
        </w:r>
      </w:ins>
    </w:p>
    <w:p w14:paraId="5A1A04D2" w14:textId="6969D3F7" w:rsidR="00A3456A" w:rsidRPr="00A3456A" w:rsidRDefault="00A3456A">
      <w:pPr>
        <w:pStyle w:val="TableofFigures"/>
        <w:tabs>
          <w:tab w:val="right" w:leader="dot" w:pos="9062"/>
        </w:tabs>
        <w:spacing w:line="360" w:lineRule="auto"/>
        <w:rPr>
          <w:ins w:id="1271" w:author="Stjepan Salopek (ssalopek)" w:date="2021-09-13T17:25:00Z"/>
          <w:rFonts w:ascii="Times New Roman" w:eastAsiaTheme="minorEastAsia" w:hAnsi="Times New Roman" w:cs="Times New Roman"/>
          <w:noProof/>
          <w:sz w:val="24"/>
          <w:szCs w:val="24"/>
          <w:rPrChange w:id="1272" w:author="Stjepan Salopek (ssalopek)" w:date="2021-09-13T17:25:00Z">
            <w:rPr>
              <w:ins w:id="1273" w:author="Stjepan Salopek (ssalopek)" w:date="2021-09-13T17:25:00Z"/>
              <w:rFonts w:eastAsiaTheme="minorEastAsia"/>
              <w:noProof/>
            </w:rPr>
          </w:rPrChange>
        </w:rPr>
        <w:pPrChange w:id="1274" w:author="Stjepan Salopek (ssalopek)" w:date="2021-09-13T17:25:00Z">
          <w:pPr>
            <w:pStyle w:val="TableofFigures"/>
            <w:tabs>
              <w:tab w:val="right" w:leader="dot" w:pos="9062"/>
            </w:tabs>
          </w:pPr>
        </w:pPrChange>
      </w:pPr>
      <w:ins w:id="1275" w:author="Stjepan Salopek (ssalopek)" w:date="2021-09-13T17:25:00Z">
        <w:r w:rsidRPr="00A3456A">
          <w:rPr>
            <w:rFonts w:ascii="Times New Roman" w:hAnsi="Times New Roman" w:cs="Times New Roman"/>
            <w:noProof/>
            <w:sz w:val="24"/>
            <w:szCs w:val="24"/>
            <w:rPrChange w:id="1276"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277" w:author="Stjepan Salopek (ssalopek)" w:date="2021-09-13T17:25:00Z">
              <w:rPr>
                <w:noProof/>
              </w:rPr>
            </w:rPrChange>
          </w:rPr>
          <w:tab/>
        </w:r>
        <w:r w:rsidRPr="00A3456A">
          <w:rPr>
            <w:rFonts w:ascii="Times New Roman" w:hAnsi="Times New Roman" w:cs="Times New Roman"/>
            <w:noProof/>
            <w:sz w:val="24"/>
            <w:szCs w:val="24"/>
            <w:rPrChange w:id="1278" w:author="Stjepan Salopek (ssalopek)" w:date="2021-09-13T17:25:00Z">
              <w:rPr>
                <w:noProof/>
              </w:rPr>
            </w:rPrChange>
          </w:rPr>
          <w:fldChar w:fldCharType="begin"/>
        </w:r>
        <w:r w:rsidRPr="00A3456A">
          <w:rPr>
            <w:rFonts w:ascii="Times New Roman" w:hAnsi="Times New Roman" w:cs="Times New Roman"/>
            <w:noProof/>
            <w:sz w:val="24"/>
            <w:szCs w:val="24"/>
            <w:rPrChange w:id="1279" w:author="Stjepan Salopek (ssalopek)" w:date="2021-09-13T17:25:00Z">
              <w:rPr>
                <w:noProof/>
              </w:rPr>
            </w:rPrChange>
          </w:rPr>
          <w:instrText xml:space="preserve"> PAGEREF _Toc82446335 \h </w:instrText>
        </w:r>
      </w:ins>
      <w:r w:rsidRPr="00A3456A">
        <w:rPr>
          <w:rFonts w:ascii="Times New Roman" w:hAnsi="Times New Roman" w:cs="Times New Roman"/>
          <w:noProof/>
          <w:sz w:val="24"/>
          <w:szCs w:val="24"/>
          <w:rPrChange w:id="128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81" w:author="Stjepan Salopek (ssalopek)" w:date="2021-09-13T17:25:00Z">
            <w:rPr>
              <w:noProof/>
            </w:rPr>
          </w:rPrChange>
        </w:rPr>
        <w:fldChar w:fldCharType="separate"/>
      </w:r>
      <w:ins w:id="1282" w:author="Stjepan Salopek (ssalopek)" w:date="2021-09-13T17:25:00Z">
        <w:r w:rsidRPr="00A3456A">
          <w:rPr>
            <w:rFonts w:ascii="Times New Roman" w:hAnsi="Times New Roman" w:cs="Times New Roman"/>
            <w:noProof/>
            <w:sz w:val="24"/>
            <w:szCs w:val="24"/>
            <w:rPrChange w:id="1283" w:author="Stjepan Salopek (ssalopek)" w:date="2021-09-13T17:25:00Z">
              <w:rPr>
                <w:noProof/>
              </w:rPr>
            </w:rPrChange>
          </w:rPr>
          <w:t>35</w:t>
        </w:r>
        <w:r w:rsidRPr="00A3456A">
          <w:rPr>
            <w:rFonts w:ascii="Times New Roman" w:hAnsi="Times New Roman" w:cs="Times New Roman"/>
            <w:noProof/>
            <w:sz w:val="24"/>
            <w:szCs w:val="24"/>
            <w:rPrChange w:id="1284" w:author="Stjepan Salopek (ssalopek)" w:date="2021-09-13T17:25:00Z">
              <w:rPr>
                <w:noProof/>
              </w:rPr>
            </w:rPrChange>
          </w:rPr>
          <w:fldChar w:fldCharType="end"/>
        </w:r>
      </w:ins>
    </w:p>
    <w:p w14:paraId="3337DC75" w14:textId="07C6666F" w:rsidR="00A3456A" w:rsidRPr="00A3456A" w:rsidRDefault="00A3456A">
      <w:pPr>
        <w:pStyle w:val="TableofFigures"/>
        <w:tabs>
          <w:tab w:val="right" w:leader="dot" w:pos="9062"/>
        </w:tabs>
        <w:spacing w:line="360" w:lineRule="auto"/>
        <w:rPr>
          <w:ins w:id="1285" w:author="Stjepan Salopek (ssalopek)" w:date="2021-09-13T17:25:00Z"/>
          <w:rFonts w:ascii="Times New Roman" w:eastAsiaTheme="minorEastAsia" w:hAnsi="Times New Roman" w:cs="Times New Roman"/>
          <w:noProof/>
          <w:sz w:val="24"/>
          <w:szCs w:val="24"/>
          <w:rPrChange w:id="1286" w:author="Stjepan Salopek (ssalopek)" w:date="2021-09-13T17:25:00Z">
            <w:rPr>
              <w:ins w:id="1287" w:author="Stjepan Salopek (ssalopek)" w:date="2021-09-13T17:25:00Z"/>
              <w:rFonts w:eastAsiaTheme="minorEastAsia"/>
              <w:noProof/>
            </w:rPr>
          </w:rPrChange>
        </w:rPr>
        <w:pPrChange w:id="1288" w:author="Stjepan Salopek (ssalopek)" w:date="2021-09-13T17:25:00Z">
          <w:pPr>
            <w:pStyle w:val="TableofFigures"/>
            <w:tabs>
              <w:tab w:val="right" w:leader="dot" w:pos="9062"/>
            </w:tabs>
          </w:pPr>
        </w:pPrChange>
      </w:pPr>
      <w:ins w:id="1289" w:author="Stjepan Salopek (ssalopek)" w:date="2021-09-13T17:25:00Z">
        <w:r w:rsidRPr="00A3456A">
          <w:rPr>
            <w:rFonts w:ascii="Times New Roman" w:hAnsi="Times New Roman" w:cs="Times New Roman"/>
            <w:noProof/>
            <w:sz w:val="24"/>
            <w:szCs w:val="24"/>
            <w:rPrChange w:id="1290"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291" w:author="Stjepan Salopek (ssalopek)" w:date="2021-09-13T17:25:00Z">
              <w:rPr>
                <w:noProof/>
              </w:rPr>
            </w:rPrChange>
          </w:rPr>
          <w:tab/>
        </w:r>
        <w:r w:rsidRPr="00A3456A">
          <w:rPr>
            <w:rFonts w:ascii="Times New Roman" w:hAnsi="Times New Roman" w:cs="Times New Roman"/>
            <w:noProof/>
            <w:sz w:val="24"/>
            <w:szCs w:val="24"/>
            <w:rPrChange w:id="1292" w:author="Stjepan Salopek (ssalopek)" w:date="2021-09-13T17:25:00Z">
              <w:rPr>
                <w:noProof/>
              </w:rPr>
            </w:rPrChange>
          </w:rPr>
          <w:fldChar w:fldCharType="begin"/>
        </w:r>
        <w:r w:rsidRPr="00A3456A">
          <w:rPr>
            <w:rFonts w:ascii="Times New Roman" w:hAnsi="Times New Roman" w:cs="Times New Roman"/>
            <w:noProof/>
            <w:sz w:val="24"/>
            <w:szCs w:val="24"/>
            <w:rPrChange w:id="1293" w:author="Stjepan Salopek (ssalopek)" w:date="2021-09-13T17:25:00Z">
              <w:rPr>
                <w:noProof/>
              </w:rPr>
            </w:rPrChange>
          </w:rPr>
          <w:instrText xml:space="preserve"> PAGEREF _Toc82446336 \h </w:instrText>
        </w:r>
      </w:ins>
      <w:r w:rsidRPr="00A3456A">
        <w:rPr>
          <w:rFonts w:ascii="Times New Roman" w:hAnsi="Times New Roman" w:cs="Times New Roman"/>
          <w:noProof/>
          <w:sz w:val="24"/>
          <w:szCs w:val="24"/>
          <w:rPrChange w:id="129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95" w:author="Stjepan Salopek (ssalopek)" w:date="2021-09-13T17:25:00Z">
            <w:rPr>
              <w:noProof/>
            </w:rPr>
          </w:rPrChange>
        </w:rPr>
        <w:fldChar w:fldCharType="separate"/>
      </w:r>
      <w:ins w:id="1296" w:author="Stjepan Salopek (ssalopek)" w:date="2021-09-13T17:25:00Z">
        <w:r w:rsidRPr="00A3456A">
          <w:rPr>
            <w:rFonts w:ascii="Times New Roman" w:hAnsi="Times New Roman" w:cs="Times New Roman"/>
            <w:noProof/>
            <w:sz w:val="24"/>
            <w:szCs w:val="24"/>
            <w:rPrChange w:id="1297" w:author="Stjepan Salopek (ssalopek)" w:date="2021-09-13T17:25:00Z">
              <w:rPr>
                <w:noProof/>
              </w:rPr>
            </w:rPrChange>
          </w:rPr>
          <w:t>35</w:t>
        </w:r>
        <w:r w:rsidRPr="00A3456A">
          <w:rPr>
            <w:rFonts w:ascii="Times New Roman" w:hAnsi="Times New Roman" w:cs="Times New Roman"/>
            <w:noProof/>
            <w:sz w:val="24"/>
            <w:szCs w:val="24"/>
            <w:rPrChange w:id="1298" w:author="Stjepan Salopek (ssalopek)" w:date="2021-09-13T17:25:00Z">
              <w:rPr>
                <w:noProof/>
              </w:rPr>
            </w:rPrChange>
          </w:rPr>
          <w:fldChar w:fldCharType="end"/>
        </w:r>
      </w:ins>
    </w:p>
    <w:p w14:paraId="01114B20" w14:textId="27A1E14F" w:rsidR="00A3456A" w:rsidRPr="00A3456A" w:rsidRDefault="00A3456A">
      <w:pPr>
        <w:pStyle w:val="TableofFigures"/>
        <w:tabs>
          <w:tab w:val="right" w:leader="dot" w:pos="9062"/>
        </w:tabs>
        <w:spacing w:line="360" w:lineRule="auto"/>
        <w:rPr>
          <w:ins w:id="1299" w:author="Stjepan Salopek (ssalopek)" w:date="2021-09-13T17:25:00Z"/>
          <w:rFonts w:ascii="Times New Roman" w:eastAsiaTheme="minorEastAsia" w:hAnsi="Times New Roman" w:cs="Times New Roman"/>
          <w:noProof/>
          <w:sz w:val="24"/>
          <w:szCs w:val="24"/>
          <w:rPrChange w:id="1300" w:author="Stjepan Salopek (ssalopek)" w:date="2021-09-13T17:25:00Z">
            <w:rPr>
              <w:ins w:id="1301" w:author="Stjepan Salopek (ssalopek)" w:date="2021-09-13T17:25:00Z"/>
              <w:rFonts w:eastAsiaTheme="minorEastAsia"/>
              <w:noProof/>
            </w:rPr>
          </w:rPrChange>
        </w:rPr>
        <w:pPrChange w:id="1302" w:author="Stjepan Salopek (ssalopek)" w:date="2021-09-13T17:25:00Z">
          <w:pPr>
            <w:pStyle w:val="TableofFigures"/>
            <w:tabs>
              <w:tab w:val="right" w:leader="dot" w:pos="9062"/>
            </w:tabs>
          </w:pPr>
        </w:pPrChange>
      </w:pPr>
      <w:ins w:id="1303" w:author="Stjepan Salopek (ssalopek)" w:date="2021-09-13T17:25:00Z">
        <w:r w:rsidRPr="00A3456A">
          <w:rPr>
            <w:rFonts w:ascii="Times New Roman" w:hAnsi="Times New Roman" w:cs="Times New Roman"/>
            <w:noProof/>
            <w:sz w:val="24"/>
            <w:szCs w:val="24"/>
            <w:rPrChange w:id="1304"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305" w:author="Stjepan Salopek (ssalopek)" w:date="2021-09-13T17:25:00Z">
              <w:rPr>
                <w:noProof/>
              </w:rPr>
            </w:rPrChange>
          </w:rPr>
          <w:tab/>
        </w:r>
        <w:r w:rsidRPr="00A3456A">
          <w:rPr>
            <w:rFonts w:ascii="Times New Roman" w:hAnsi="Times New Roman" w:cs="Times New Roman"/>
            <w:noProof/>
            <w:sz w:val="24"/>
            <w:szCs w:val="24"/>
            <w:rPrChange w:id="1306" w:author="Stjepan Salopek (ssalopek)" w:date="2021-09-13T17:25:00Z">
              <w:rPr>
                <w:noProof/>
              </w:rPr>
            </w:rPrChange>
          </w:rPr>
          <w:fldChar w:fldCharType="begin"/>
        </w:r>
        <w:r w:rsidRPr="00A3456A">
          <w:rPr>
            <w:rFonts w:ascii="Times New Roman" w:hAnsi="Times New Roman" w:cs="Times New Roman"/>
            <w:noProof/>
            <w:sz w:val="24"/>
            <w:szCs w:val="24"/>
            <w:rPrChange w:id="1307" w:author="Stjepan Salopek (ssalopek)" w:date="2021-09-13T17:25:00Z">
              <w:rPr>
                <w:noProof/>
              </w:rPr>
            </w:rPrChange>
          </w:rPr>
          <w:instrText xml:space="preserve"> PAGEREF _Toc82446337 \h </w:instrText>
        </w:r>
      </w:ins>
      <w:r w:rsidRPr="00A3456A">
        <w:rPr>
          <w:rFonts w:ascii="Times New Roman" w:hAnsi="Times New Roman" w:cs="Times New Roman"/>
          <w:noProof/>
          <w:sz w:val="24"/>
          <w:szCs w:val="24"/>
          <w:rPrChange w:id="130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09" w:author="Stjepan Salopek (ssalopek)" w:date="2021-09-13T17:25:00Z">
            <w:rPr>
              <w:noProof/>
            </w:rPr>
          </w:rPrChange>
        </w:rPr>
        <w:fldChar w:fldCharType="separate"/>
      </w:r>
      <w:ins w:id="1310" w:author="Stjepan Salopek (ssalopek)" w:date="2021-09-13T17:25:00Z">
        <w:r w:rsidRPr="00A3456A">
          <w:rPr>
            <w:rFonts w:ascii="Times New Roman" w:hAnsi="Times New Roman" w:cs="Times New Roman"/>
            <w:noProof/>
            <w:sz w:val="24"/>
            <w:szCs w:val="24"/>
            <w:rPrChange w:id="1311" w:author="Stjepan Salopek (ssalopek)" w:date="2021-09-13T17:25:00Z">
              <w:rPr>
                <w:noProof/>
              </w:rPr>
            </w:rPrChange>
          </w:rPr>
          <w:t>36</w:t>
        </w:r>
        <w:r w:rsidRPr="00A3456A">
          <w:rPr>
            <w:rFonts w:ascii="Times New Roman" w:hAnsi="Times New Roman" w:cs="Times New Roman"/>
            <w:noProof/>
            <w:sz w:val="24"/>
            <w:szCs w:val="24"/>
            <w:rPrChange w:id="1312" w:author="Stjepan Salopek (ssalopek)" w:date="2021-09-13T17:25:00Z">
              <w:rPr>
                <w:noProof/>
              </w:rPr>
            </w:rPrChange>
          </w:rPr>
          <w:fldChar w:fldCharType="end"/>
        </w:r>
      </w:ins>
    </w:p>
    <w:p w14:paraId="0F7BBD34" w14:textId="6F0A0096" w:rsidR="00A3456A" w:rsidRPr="00A3456A" w:rsidRDefault="00A3456A">
      <w:pPr>
        <w:pStyle w:val="TableofFigures"/>
        <w:tabs>
          <w:tab w:val="right" w:leader="dot" w:pos="9062"/>
        </w:tabs>
        <w:spacing w:line="360" w:lineRule="auto"/>
        <w:rPr>
          <w:ins w:id="1313" w:author="Stjepan Salopek (ssalopek)" w:date="2021-09-13T17:25:00Z"/>
          <w:rFonts w:ascii="Times New Roman" w:eastAsiaTheme="minorEastAsia" w:hAnsi="Times New Roman" w:cs="Times New Roman"/>
          <w:noProof/>
          <w:sz w:val="24"/>
          <w:szCs w:val="24"/>
          <w:rPrChange w:id="1314" w:author="Stjepan Salopek (ssalopek)" w:date="2021-09-13T17:25:00Z">
            <w:rPr>
              <w:ins w:id="1315" w:author="Stjepan Salopek (ssalopek)" w:date="2021-09-13T17:25:00Z"/>
              <w:rFonts w:eastAsiaTheme="minorEastAsia"/>
              <w:noProof/>
            </w:rPr>
          </w:rPrChange>
        </w:rPr>
        <w:pPrChange w:id="1316" w:author="Stjepan Salopek (ssalopek)" w:date="2021-09-13T17:25:00Z">
          <w:pPr>
            <w:pStyle w:val="TableofFigures"/>
            <w:tabs>
              <w:tab w:val="right" w:leader="dot" w:pos="9062"/>
            </w:tabs>
          </w:pPr>
        </w:pPrChange>
      </w:pPr>
      <w:ins w:id="1317" w:author="Stjepan Salopek (ssalopek)" w:date="2021-09-13T17:25:00Z">
        <w:r w:rsidRPr="00A3456A">
          <w:rPr>
            <w:rFonts w:ascii="Times New Roman" w:hAnsi="Times New Roman" w:cs="Times New Roman"/>
            <w:noProof/>
            <w:sz w:val="24"/>
            <w:szCs w:val="24"/>
            <w:rPrChange w:id="1318"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319" w:author="Stjepan Salopek (ssalopek)" w:date="2021-09-13T17:25:00Z">
              <w:rPr>
                <w:noProof/>
              </w:rPr>
            </w:rPrChange>
          </w:rPr>
          <w:tab/>
        </w:r>
        <w:r w:rsidRPr="00A3456A">
          <w:rPr>
            <w:rFonts w:ascii="Times New Roman" w:hAnsi="Times New Roman" w:cs="Times New Roman"/>
            <w:noProof/>
            <w:sz w:val="24"/>
            <w:szCs w:val="24"/>
            <w:rPrChange w:id="1320" w:author="Stjepan Salopek (ssalopek)" w:date="2021-09-13T17:25:00Z">
              <w:rPr>
                <w:noProof/>
              </w:rPr>
            </w:rPrChange>
          </w:rPr>
          <w:fldChar w:fldCharType="begin"/>
        </w:r>
        <w:r w:rsidRPr="00A3456A">
          <w:rPr>
            <w:rFonts w:ascii="Times New Roman" w:hAnsi="Times New Roman" w:cs="Times New Roman"/>
            <w:noProof/>
            <w:sz w:val="24"/>
            <w:szCs w:val="24"/>
            <w:rPrChange w:id="1321" w:author="Stjepan Salopek (ssalopek)" w:date="2021-09-13T17:25:00Z">
              <w:rPr>
                <w:noProof/>
              </w:rPr>
            </w:rPrChange>
          </w:rPr>
          <w:instrText xml:space="preserve"> PAGEREF _Toc82446338 \h </w:instrText>
        </w:r>
      </w:ins>
      <w:r w:rsidRPr="00A3456A">
        <w:rPr>
          <w:rFonts w:ascii="Times New Roman" w:hAnsi="Times New Roman" w:cs="Times New Roman"/>
          <w:noProof/>
          <w:sz w:val="24"/>
          <w:szCs w:val="24"/>
          <w:rPrChange w:id="132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23" w:author="Stjepan Salopek (ssalopek)" w:date="2021-09-13T17:25:00Z">
            <w:rPr>
              <w:noProof/>
            </w:rPr>
          </w:rPrChange>
        </w:rPr>
        <w:fldChar w:fldCharType="separate"/>
      </w:r>
      <w:ins w:id="1324" w:author="Stjepan Salopek (ssalopek)" w:date="2021-09-13T17:25:00Z">
        <w:r w:rsidRPr="00A3456A">
          <w:rPr>
            <w:rFonts w:ascii="Times New Roman" w:hAnsi="Times New Roman" w:cs="Times New Roman"/>
            <w:noProof/>
            <w:sz w:val="24"/>
            <w:szCs w:val="24"/>
            <w:rPrChange w:id="1325" w:author="Stjepan Salopek (ssalopek)" w:date="2021-09-13T17:25:00Z">
              <w:rPr>
                <w:noProof/>
              </w:rPr>
            </w:rPrChange>
          </w:rPr>
          <w:t>37</w:t>
        </w:r>
        <w:r w:rsidRPr="00A3456A">
          <w:rPr>
            <w:rFonts w:ascii="Times New Roman" w:hAnsi="Times New Roman" w:cs="Times New Roman"/>
            <w:noProof/>
            <w:sz w:val="24"/>
            <w:szCs w:val="24"/>
            <w:rPrChange w:id="1326" w:author="Stjepan Salopek (ssalopek)" w:date="2021-09-13T17:25:00Z">
              <w:rPr>
                <w:noProof/>
              </w:rPr>
            </w:rPrChange>
          </w:rPr>
          <w:fldChar w:fldCharType="end"/>
        </w:r>
      </w:ins>
    </w:p>
    <w:p w14:paraId="19163EAC" w14:textId="310A5988" w:rsidR="00A3456A" w:rsidRPr="00A3456A" w:rsidRDefault="00A3456A">
      <w:pPr>
        <w:pStyle w:val="TableofFigures"/>
        <w:tabs>
          <w:tab w:val="right" w:leader="dot" w:pos="9062"/>
        </w:tabs>
        <w:spacing w:line="360" w:lineRule="auto"/>
        <w:rPr>
          <w:ins w:id="1327" w:author="Stjepan Salopek (ssalopek)" w:date="2021-09-13T17:25:00Z"/>
          <w:rFonts w:ascii="Times New Roman" w:eastAsiaTheme="minorEastAsia" w:hAnsi="Times New Roman" w:cs="Times New Roman"/>
          <w:noProof/>
          <w:sz w:val="24"/>
          <w:szCs w:val="24"/>
          <w:rPrChange w:id="1328" w:author="Stjepan Salopek (ssalopek)" w:date="2021-09-13T17:25:00Z">
            <w:rPr>
              <w:ins w:id="1329" w:author="Stjepan Salopek (ssalopek)" w:date="2021-09-13T17:25:00Z"/>
              <w:rFonts w:eastAsiaTheme="minorEastAsia"/>
              <w:noProof/>
            </w:rPr>
          </w:rPrChange>
        </w:rPr>
        <w:pPrChange w:id="1330" w:author="Stjepan Salopek (ssalopek)" w:date="2021-09-13T17:25:00Z">
          <w:pPr>
            <w:pStyle w:val="TableofFigures"/>
            <w:tabs>
              <w:tab w:val="right" w:leader="dot" w:pos="9062"/>
            </w:tabs>
          </w:pPr>
        </w:pPrChange>
      </w:pPr>
      <w:ins w:id="1331" w:author="Stjepan Salopek (ssalopek)" w:date="2021-09-13T17:25:00Z">
        <w:r w:rsidRPr="00A3456A">
          <w:rPr>
            <w:rFonts w:ascii="Times New Roman" w:hAnsi="Times New Roman" w:cs="Times New Roman"/>
            <w:noProof/>
            <w:sz w:val="24"/>
            <w:szCs w:val="24"/>
            <w:rPrChange w:id="1332"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333" w:author="Stjepan Salopek (ssalopek)" w:date="2021-09-13T17:25:00Z">
              <w:rPr>
                <w:noProof/>
              </w:rPr>
            </w:rPrChange>
          </w:rPr>
          <w:tab/>
        </w:r>
        <w:r w:rsidRPr="00A3456A">
          <w:rPr>
            <w:rFonts w:ascii="Times New Roman" w:hAnsi="Times New Roman" w:cs="Times New Roman"/>
            <w:noProof/>
            <w:sz w:val="24"/>
            <w:szCs w:val="24"/>
            <w:rPrChange w:id="1334" w:author="Stjepan Salopek (ssalopek)" w:date="2021-09-13T17:25:00Z">
              <w:rPr>
                <w:noProof/>
              </w:rPr>
            </w:rPrChange>
          </w:rPr>
          <w:fldChar w:fldCharType="begin"/>
        </w:r>
        <w:r w:rsidRPr="00A3456A">
          <w:rPr>
            <w:rFonts w:ascii="Times New Roman" w:hAnsi="Times New Roman" w:cs="Times New Roman"/>
            <w:noProof/>
            <w:sz w:val="24"/>
            <w:szCs w:val="24"/>
            <w:rPrChange w:id="1335" w:author="Stjepan Salopek (ssalopek)" w:date="2021-09-13T17:25:00Z">
              <w:rPr>
                <w:noProof/>
              </w:rPr>
            </w:rPrChange>
          </w:rPr>
          <w:instrText xml:space="preserve"> PAGEREF _Toc82446339 \h </w:instrText>
        </w:r>
      </w:ins>
      <w:r w:rsidRPr="00A3456A">
        <w:rPr>
          <w:rFonts w:ascii="Times New Roman" w:hAnsi="Times New Roman" w:cs="Times New Roman"/>
          <w:noProof/>
          <w:sz w:val="24"/>
          <w:szCs w:val="24"/>
          <w:rPrChange w:id="133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37" w:author="Stjepan Salopek (ssalopek)" w:date="2021-09-13T17:25:00Z">
            <w:rPr>
              <w:noProof/>
            </w:rPr>
          </w:rPrChange>
        </w:rPr>
        <w:fldChar w:fldCharType="separate"/>
      </w:r>
      <w:ins w:id="1338" w:author="Stjepan Salopek (ssalopek)" w:date="2021-09-13T17:25:00Z">
        <w:r w:rsidRPr="00A3456A">
          <w:rPr>
            <w:rFonts w:ascii="Times New Roman" w:hAnsi="Times New Roman" w:cs="Times New Roman"/>
            <w:noProof/>
            <w:sz w:val="24"/>
            <w:szCs w:val="24"/>
            <w:rPrChange w:id="1339" w:author="Stjepan Salopek (ssalopek)" w:date="2021-09-13T17:25:00Z">
              <w:rPr>
                <w:noProof/>
              </w:rPr>
            </w:rPrChange>
          </w:rPr>
          <w:t>39</w:t>
        </w:r>
        <w:r w:rsidRPr="00A3456A">
          <w:rPr>
            <w:rFonts w:ascii="Times New Roman" w:hAnsi="Times New Roman" w:cs="Times New Roman"/>
            <w:noProof/>
            <w:sz w:val="24"/>
            <w:szCs w:val="24"/>
            <w:rPrChange w:id="1340" w:author="Stjepan Salopek (ssalopek)" w:date="2021-09-13T17:25:00Z">
              <w:rPr>
                <w:noProof/>
              </w:rPr>
            </w:rPrChange>
          </w:rPr>
          <w:fldChar w:fldCharType="end"/>
        </w:r>
      </w:ins>
    </w:p>
    <w:p w14:paraId="2A725917" w14:textId="056F161B" w:rsidR="00543E0C" w:rsidRPr="00A3456A" w:rsidDel="00710A41" w:rsidRDefault="00543E0C">
      <w:pPr>
        <w:pStyle w:val="TableofFigures"/>
        <w:tabs>
          <w:tab w:val="right" w:leader="dot" w:pos="9062"/>
        </w:tabs>
        <w:spacing w:line="360" w:lineRule="auto"/>
        <w:rPr>
          <w:del w:id="1341" w:author="Stjepan Salopek (ssalopek)" w:date="2021-09-09T16:32:00Z"/>
          <w:rFonts w:ascii="Times New Roman" w:eastAsiaTheme="minorEastAsia" w:hAnsi="Times New Roman" w:cs="Times New Roman"/>
          <w:noProof/>
          <w:sz w:val="24"/>
          <w:szCs w:val="24"/>
        </w:rPr>
      </w:pPr>
      <w:del w:id="1342" w:author="Stjepan Salopek (ssalopek)" w:date="2021-09-09T16:32:00Z">
        <w:r w:rsidRPr="00A3456A" w:rsidDel="00710A41">
          <w:rPr>
            <w:rFonts w:ascii="Times New Roman" w:hAnsi="Times New Roman" w:cs="Times New Roman"/>
            <w:noProof/>
            <w:sz w:val="24"/>
            <w:szCs w:val="24"/>
          </w:rPr>
          <w:delText>Prikaz programskog koda 1. – Primjer klase neuronske mreže</w:delText>
        </w:r>
        <w:r w:rsidRPr="00A3456A" w:rsidDel="00710A41">
          <w:rPr>
            <w:rFonts w:ascii="Times New Roman" w:hAnsi="Times New Roman" w:cs="Times New Roman"/>
            <w:noProof/>
            <w:sz w:val="24"/>
            <w:szCs w:val="24"/>
          </w:rPr>
          <w:tab/>
          <w:delText>25</w:delText>
        </w:r>
      </w:del>
    </w:p>
    <w:p w14:paraId="7FD0A2FD" w14:textId="66CC9762" w:rsidR="00543E0C" w:rsidRPr="00A3456A" w:rsidDel="00710A41" w:rsidRDefault="00543E0C">
      <w:pPr>
        <w:pStyle w:val="TableofFigures"/>
        <w:tabs>
          <w:tab w:val="right" w:leader="dot" w:pos="9062"/>
        </w:tabs>
        <w:spacing w:line="360" w:lineRule="auto"/>
        <w:rPr>
          <w:del w:id="1343" w:author="Stjepan Salopek (ssalopek)" w:date="2021-09-09T16:32:00Z"/>
          <w:rFonts w:ascii="Times New Roman" w:eastAsiaTheme="minorEastAsia" w:hAnsi="Times New Roman" w:cs="Times New Roman"/>
          <w:noProof/>
          <w:sz w:val="24"/>
          <w:szCs w:val="24"/>
        </w:rPr>
      </w:pPr>
      <w:del w:id="1344" w:author="Stjepan Salopek (ssalopek)" w:date="2021-09-09T16:32:00Z">
        <w:r w:rsidRPr="00A3456A" w:rsidDel="00710A41">
          <w:rPr>
            <w:rFonts w:ascii="Times New Roman" w:hAnsi="Times New Roman" w:cs="Times New Roman"/>
            <w:noProof/>
            <w:sz w:val="24"/>
            <w:szCs w:val="24"/>
          </w:rPr>
          <w:delText>Prikaz programskog koda 2. – Primjer optimizacijske funkcije</w:delText>
        </w:r>
        <w:r w:rsidRPr="00A3456A" w:rsidDel="00710A41">
          <w:rPr>
            <w:rFonts w:ascii="Times New Roman" w:hAnsi="Times New Roman" w:cs="Times New Roman"/>
            <w:noProof/>
            <w:sz w:val="24"/>
            <w:szCs w:val="24"/>
          </w:rPr>
          <w:tab/>
          <w:delText>26</w:delText>
        </w:r>
      </w:del>
    </w:p>
    <w:p w14:paraId="0209C9BC" w14:textId="49676859" w:rsidR="00543E0C" w:rsidRPr="00A3456A" w:rsidDel="00710A41" w:rsidRDefault="00543E0C">
      <w:pPr>
        <w:pStyle w:val="TableofFigures"/>
        <w:tabs>
          <w:tab w:val="right" w:leader="dot" w:pos="9062"/>
        </w:tabs>
        <w:spacing w:line="360" w:lineRule="auto"/>
        <w:rPr>
          <w:del w:id="1345" w:author="Stjepan Salopek (ssalopek)" w:date="2021-09-09T16:32:00Z"/>
          <w:rFonts w:ascii="Times New Roman" w:eastAsiaTheme="minorEastAsia" w:hAnsi="Times New Roman" w:cs="Times New Roman"/>
          <w:noProof/>
          <w:sz w:val="24"/>
          <w:szCs w:val="24"/>
        </w:rPr>
      </w:pPr>
      <w:del w:id="1346" w:author="Stjepan Salopek (ssalopek)" w:date="2021-09-09T16:32:00Z">
        <w:r w:rsidRPr="00A3456A" w:rsidDel="00710A41">
          <w:rPr>
            <w:rFonts w:ascii="Times New Roman" w:hAnsi="Times New Roman" w:cs="Times New Roman"/>
            <w:noProof/>
            <w:sz w:val="24"/>
            <w:szCs w:val="24"/>
          </w:rPr>
          <w:delText>Prikaz programskog koda 3. – Pojednostavljeni prolazak kroz mrežu</w:delText>
        </w:r>
        <w:r w:rsidRPr="00A3456A" w:rsidDel="00710A41">
          <w:rPr>
            <w:rFonts w:ascii="Times New Roman" w:hAnsi="Times New Roman" w:cs="Times New Roman"/>
            <w:noProof/>
            <w:sz w:val="24"/>
            <w:szCs w:val="24"/>
          </w:rPr>
          <w:tab/>
          <w:delText>26</w:delText>
        </w:r>
      </w:del>
    </w:p>
    <w:p w14:paraId="4C8CF4A8" w14:textId="1EF91930" w:rsidR="00543E0C" w:rsidRPr="00A3456A" w:rsidDel="00710A41" w:rsidRDefault="00543E0C">
      <w:pPr>
        <w:pStyle w:val="TableofFigures"/>
        <w:tabs>
          <w:tab w:val="right" w:leader="dot" w:pos="9062"/>
        </w:tabs>
        <w:spacing w:line="360" w:lineRule="auto"/>
        <w:rPr>
          <w:del w:id="1347" w:author="Stjepan Salopek (ssalopek)" w:date="2021-09-09T16:32:00Z"/>
          <w:rFonts w:ascii="Times New Roman" w:eastAsiaTheme="minorEastAsia" w:hAnsi="Times New Roman" w:cs="Times New Roman"/>
          <w:noProof/>
          <w:sz w:val="24"/>
          <w:szCs w:val="24"/>
        </w:rPr>
      </w:pPr>
      <w:del w:id="1348" w:author="Stjepan Salopek (ssalopek)" w:date="2021-09-09T16:32:00Z">
        <w:r w:rsidRPr="00A3456A" w:rsidDel="00710A41">
          <w:rPr>
            <w:rFonts w:ascii="Times New Roman" w:hAnsi="Times New Roman" w:cs="Times New Roman"/>
            <w:noProof/>
            <w:sz w:val="24"/>
            <w:szCs w:val="24"/>
          </w:rPr>
          <w:delText>Prikaz programskog koda 4. – Računanje točnosti mreže</w:delText>
        </w:r>
        <w:r w:rsidRPr="00A3456A" w:rsidDel="00710A41">
          <w:rPr>
            <w:rFonts w:ascii="Times New Roman" w:hAnsi="Times New Roman" w:cs="Times New Roman"/>
            <w:noProof/>
            <w:sz w:val="24"/>
            <w:szCs w:val="24"/>
          </w:rPr>
          <w:tab/>
          <w:delText>27</w:delText>
        </w:r>
      </w:del>
    </w:p>
    <w:p w14:paraId="5692B630" w14:textId="0F400AF9" w:rsidR="00543E0C" w:rsidRPr="00A3456A" w:rsidDel="00710A41" w:rsidRDefault="00543E0C">
      <w:pPr>
        <w:pStyle w:val="TableofFigures"/>
        <w:tabs>
          <w:tab w:val="right" w:leader="dot" w:pos="9062"/>
        </w:tabs>
        <w:spacing w:line="360" w:lineRule="auto"/>
        <w:rPr>
          <w:del w:id="1349" w:author="Stjepan Salopek (ssalopek)" w:date="2021-09-09T16:32:00Z"/>
          <w:rFonts w:ascii="Times New Roman" w:eastAsiaTheme="minorEastAsia" w:hAnsi="Times New Roman" w:cs="Times New Roman"/>
          <w:noProof/>
          <w:sz w:val="24"/>
          <w:szCs w:val="24"/>
        </w:rPr>
      </w:pPr>
      <w:del w:id="1350" w:author="Stjepan Salopek (ssalopek)" w:date="2021-09-09T16:32:00Z">
        <w:r w:rsidRPr="00A3456A" w:rsidDel="00710A41">
          <w:rPr>
            <w:rFonts w:ascii="Times New Roman" w:hAnsi="Times New Roman" w:cs="Times New Roman"/>
            <w:noProof/>
            <w:sz w:val="24"/>
            <w:szCs w:val="24"/>
          </w:rPr>
          <w:delText>Prikaz programskog koda 5. Funkcija "prepare_img"</w:delText>
        </w:r>
        <w:r w:rsidRPr="00A3456A" w:rsidDel="00710A41">
          <w:rPr>
            <w:rFonts w:ascii="Times New Roman" w:hAnsi="Times New Roman" w:cs="Times New Roman"/>
            <w:noProof/>
            <w:sz w:val="24"/>
            <w:szCs w:val="24"/>
          </w:rPr>
          <w:tab/>
          <w:delText>30</w:delText>
        </w:r>
      </w:del>
    </w:p>
    <w:p w14:paraId="55642228" w14:textId="45A70F9C" w:rsidR="00543E0C" w:rsidRPr="00A3456A" w:rsidDel="00710A41" w:rsidRDefault="00543E0C">
      <w:pPr>
        <w:pStyle w:val="TableofFigures"/>
        <w:tabs>
          <w:tab w:val="right" w:leader="dot" w:pos="9062"/>
        </w:tabs>
        <w:spacing w:line="360" w:lineRule="auto"/>
        <w:rPr>
          <w:del w:id="1351" w:author="Stjepan Salopek (ssalopek)" w:date="2021-09-09T16:32:00Z"/>
          <w:rFonts w:ascii="Times New Roman" w:eastAsiaTheme="minorEastAsia" w:hAnsi="Times New Roman" w:cs="Times New Roman"/>
          <w:noProof/>
          <w:sz w:val="24"/>
          <w:szCs w:val="24"/>
        </w:rPr>
      </w:pPr>
      <w:del w:id="1352" w:author="Stjepan Salopek (ssalopek)" w:date="2021-09-09T16:32:00Z">
        <w:r w:rsidRPr="00A3456A" w:rsidDel="00710A41">
          <w:rPr>
            <w:rFonts w:ascii="Times New Roman" w:hAnsi="Times New Roman" w:cs="Times New Roman"/>
            <w:noProof/>
            <w:sz w:val="24"/>
            <w:szCs w:val="24"/>
          </w:rPr>
          <w:delText>Prikaz programskog koda 6. Klasa neuronske mreže</w:delText>
        </w:r>
        <w:r w:rsidRPr="00A3456A" w:rsidDel="00710A41">
          <w:rPr>
            <w:rFonts w:ascii="Times New Roman" w:hAnsi="Times New Roman" w:cs="Times New Roman"/>
            <w:noProof/>
            <w:sz w:val="24"/>
            <w:szCs w:val="24"/>
          </w:rPr>
          <w:tab/>
          <w:delText>32</w:delText>
        </w:r>
      </w:del>
    </w:p>
    <w:p w14:paraId="7D7F46BF" w14:textId="0E474812" w:rsidR="00543E0C" w:rsidRPr="00A3456A" w:rsidDel="00710A41" w:rsidRDefault="00543E0C">
      <w:pPr>
        <w:pStyle w:val="TableofFigures"/>
        <w:tabs>
          <w:tab w:val="right" w:leader="dot" w:pos="9062"/>
        </w:tabs>
        <w:spacing w:line="360" w:lineRule="auto"/>
        <w:rPr>
          <w:del w:id="1353" w:author="Stjepan Salopek (ssalopek)" w:date="2021-09-09T16:32:00Z"/>
          <w:rFonts w:ascii="Times New Roman" w:eastAsiaTheme="minorEastAsia" w:hAnsi="Times New Roman" w:cs="Times New Roman"/>
          <w:noProof/>
          <w:sz w:val="24"/>
          <w:szCs w:val="24"/>
        </w:rPr>
      </w:pPr>
      <w:del w:id="1354" w:author="Stjepan Salopek (ssalopek)" w:date="2021-09-09T16:32:00Z">
        <w:r w:rsidRPr="00A3456A" w:rsidDel="00710A41">
          <w:rPr>
            <w:rFonts w:ascii="Times New Roman" w:hAnsi="Times New Roman" w:cs="Times New Roman"/>
            <w:noProof/>
            <w:sz w:val="24"/>
            <w:szCs w:val="24"/>
          </w:rPr>
          <w:delText>Prikaz programskog koda 7. Učitavanje i transformacija slika</w:delText>
        </w:r>
        <w:r w:rsidRPr="00A3456A" w:rsidDel="00710A41">
          <w:rPr>
            <w:rFonts w:ascii="Times New Roman" w:hAnsi="Times New Roman" w:cs="Times New Roman"/>
            <w:noProof/>
            <w:sz w:val="24"/>
            <w:szCs w:val="24"/>
          </w:rPr>
          <w:tab/>
          <w:delText>33</w:delText>
        </w:r>
      </w:del>
    </w:p>
    <w:p w14:paraId="16CA1503" w14:textId="257E6905" w:rsidR="00543E0C" w:rsidRPr="00A3456A" w:rsidDel="00710A41" w:rsidRDefault="00543E0C">
      <w:pPr>
        <w:pStyle w:val="TableofFigures"/>
        <w:tabs>
          <w:tab w:val="right" w:leader="dot" w:pos="9062"/>
        </w:tabs>
        <w:spacing w:line="360" w:lineRule="auto"/>
        <w:rPr>
          <w:del w:id="1355" w:author="Stjepan Salopek (ssalopek)" w:date="2021-09-09T16:32:00Z"/>
          <w:rFonts w:ascii="Times New Roman" w:eastAsiaTheme="minorEastAsia" w:hAnsi="Times New Roman" w:cs="Times New Roman"/>
          <w:noProof/>
          <w:sz w:val="24"/>
          <w:szCs w:val="24"/>
        </w:rPr>
      </w:pPr>
      <w:del w:id="1356" w:author="Stjepan Salopek (ssalopek)" w:date="2021-09-09T16:32:00Z">
        <w:r w:rsidRPr="00A3456A" w:rsidDel="00710A41">
          <w:rPr>
            <w:rFonts w:ascii="Times New Roman" w:hAnsi="Times New Roman" w:cs="Times New Roman"/>
            <w:noProof/>
            <w:sz w:val="24"/>
            <w:szCs w:val="24"/>
          </w:rPr>
          <w:delText>Prikaz programskog koda 8. Prikaz pkbar statistike</w:delText>
        </w:r>
        <w:r w:rsidRPr="00A3456A" w:rsidDel="00710A41">
          <w:rPr>
            <w:rFonts w:ascii="Times New Roman" w:hAnsi="Times New Roman" w:cs="Times New Roman"/>
            <w:noProof/>
            <w:sz w:val="24"/>
            <w:szCs w:val="24"/>
          </w:rPr>
          <w:tab/>
          <w:delText>34</w:delText>
        </w:r>
      </w:del>
    </w:p>
    <w:p w14:paraId="6194BEDF" w14:textId="27277212" w:rsidR="00543E0C" w:rsidRPr="00A3456A" w:rsidDel="00710A41" w:rsidRDefault="00543E0C">
      <w:pPr>
        <w:pStyle w:val="TableofFigures"/>
        <w:tabs>
          <w:tab w:val="right" w:leader="dot" w:pos="9062"/>
        </w:tabs>
        <w:spacing w:line="360" w:lineRule="auto"/>
        <w:rPr>
          <w:del w:id="1357" w:author="Stjepan Salopek (ssalopek)" w:date="2021-09-09T16:32:00Z"/>
          <w:rFonts w:ascii="Times New Roman" w:eastAsiaTheme="minorEastAsia" w:hAnsi="Times New Roman" w:cs="Times New Roman"/>
          <w:noProof/>
          <w:sz w:val="24"/>
          <w:szCs w:val="24"/>
        </w:rPr>
      </w:pPr>
      <w:del w:id="1358" w:author="Stjepan Salopek (ssalopek)" w:date="2021-09-09T16:32:00Z">
        <w:r w:rsidRPr="00A3456A" w:rsidDel="00710A41">
          <w:rPr>
            <w:rFonts w:ascii="Times New Roman" w:hAnsi="Times New Roman" w:cs="Times New Roman"/>
            <w:noProof/>
            <w:sz w:val="24"/>
            <w:szCs w:val="24"/>
          </w:rPr>
          <w:delText>Prikaz programskog koda 9. Pripremanje mreže na treniranje</w:delText>
        </w:r>
        <w:r w:rsidRPr="00A3456A" w:rsidDel="00710A41">
          <w:rPr>
            <w:rFonts w:ascii="Times New Roman" w:hAnsi="Times New Roman" w:cs="Times New Roman"/>
            <w:noProof/>
            <w:sz w:val="24"/>
            <w:szCs w:val="24"/>
          </w:rPr>
          <w:tab/>
          <w:delText>34</w:delText>
        </w:r>
      </w:del>
    </w:p>
    <w:p w14:paraId="226B665A" w14:textId="54298368" w:rsidR="00543E0C" w:rsidRPr="00A3456A" w:rsidDel="00710A41" w:rsidRDefault="00543E0C">
      <w:pPr>
        <w:pStyle w:val="TableofFigures"/>
        <w:tabs>
          <w:tab w:val="right" w:leader="dot" w:pos="9062"/>
        </w:tabs>
        <w:spacing w:line="360" w:lineRule="auto"/>
        <w:rPr>
          <w:del w:id="1359" w:author="Stjepan Salopek (ssalopek)" w:date="2021-09-09T16:32:00Z"/>
          <w:rFonts w:ascii="Times New Roman" w:eastAsiaTheme="minorEastAsia" w:hAnsi="Times New Roman" w:cs="Times New Roman"/>
          <w:noProof/>
          <w:sz w:val="24"/>
          <w:szCs w:val="24"/>
        </w:rPr>
      </w:pPr>
      <w:del w:id="1360" w:author="Stjepan Salopek (ssalopek)" w:date="2021-09-09T16:32:00Z">
        <w:r w:rsidRPr="00A3456A" w:rsidDel="00710A41">
          <w:rPr>
            <w:rFonts w:ascii="Times New Roman" w:hAnsi="Times New Roman" w:cs="Times New Roman"/>
            <w:noProof/>
            <w:sz w:val="24"/>
            <w:szCs w:val="24"/>
          </w:rPr>
          <w:delText>Prikaz programskog koda 10. Petlja treniranja mreže</w:delText>
        </w:r>
        <w:r w:rsidRPr="00A3456A" w:rsidDel="00710A41">
          <w:rPr>
            <w:rFonts w:ascii="Times New Roman" w:hAnsi="Times New Roman" w:cs="Times New Roman"/>
            <w:noProof/>
            <w:sz w:val="24"/>
            <w:szCs w:val="24"/>
          </w:rPr>
          <w:tab/>
          <w:delText>35</w:delText>
        </w:r>
      </w:del>
    </w:p>
    <w:p w14:paraId="0D424F68" w14:textId="23D91E08" w:rsidR="00543E0C" w:rsidRPr="00A3456A" w:rsidDel="00710A41" w:rsidRDefault="00543E0C">
      <w:pPr>
        <w:pStyle w:val="TableofFigures"/>
        <w:tabs>
          <w:tab w:val="right" w:leader="dot" w:pos="9062"/>
        </w:tabs>
        <w:spacing w:line="360" w:lineRule="auto"/>
        <w:rPr>
          <w:del w:id="1361" w:author="Stjepan Salopek (ssalopek)" w:date="2021-09-09T16:32:00Z"/>
          <w:rFonts w:ascii="Times New Roman" w:eastAsiaTheme="minorEastAsia" w:hAnsi="Times New Roman" w:cs="Times New Roman"/>
          <w:noProof/>
          <w:sz w:val="24"/>
          <w:szCs w:val="24"/>
        </w:rPr>
      </w:pPr>
      <w:del w:id="1362" w:author="Stjepan Salopek (ssalopek)" w:date="2021-09-09T16:32:00Z">
        <w:r w:rsidRPr="00A3456A" w:rsidDel="00710A41">
          <w:rPr>
            <w:rFonts w:ascii="Times New Roman" w:hAnsi="Times New Roman" w:cs="Times New Roman"/>
            <w:noProof/>
            <w:sz w:val="24"/>
            <w:szCs w:val="24"/>
          </w:rPr>
          <w:delText>Prikaz programskog koda 11. Petlja testiranja istreniranog modela</w:delText>
        </w:r>
        <w:r w:rsidRPr="00A3456A" w:rsidDel="00710A41">
          <w:rPr>
            <w:rFonts w:ascii="Times New Roman" w:hAnsi="Times New Roman" w:cs="Times New Roman"/>
            <w:noProof/>
            <w:sz w:val="24"/>
            <w:szCs w:val="24"/>
          </w:rPr>
          <w:tab/>
          <w:delText>36</w:delText>
        </w:r>
      </w:del>
    </w:p>
    <w:p w14:paraId="43ED11E9" w14:textId="46349F78" w:rsidR="00543E0C" w:rsidRPr="00164BFB" w:rsidDel="00710A41" w:rsidRDefault="00543E0C">
      <w:pPr>
        <w:pStyle w:val="TableofFigures"/>
        <w:tabs>
          <w:tab w:val="right" w:leader="dot" w:pos="9062"/>
        </w:tabs>
        <w:spacing w:line="360" w:lineRule="auto"/>
        <w:rPr>
          <w:del w:id="1363" w:author="Stjepan Salopek (ssalopek)" w:date="2021-09-09T16:32:00Z"/>
          <w:rFonts w:ascii="Times New Roman" w:eastAsiaTheme="minorEastAsia" w:hAnsi="Times New Roman" w:cs="Times New Roman"/>
          <w:noProof/>
          <w:sz w:val="24"/>
          <w:szCs w:val="24"/>
        </w:rPr>
      </w:pPr>
      <w:del w:id="1364" w:author="Stjepan Salopek (ssalopek)" w:date="2021-09-09T16:32:00Z">
        <w:r w:rsidRPr="00A3456A" w:rsidDel="00710A41">
          <w:rPr>
            <w:rFonts w:ascii="Times New Roman" w:hAnsi="Times New Roman" w:cs="Times New Roman"/>
            <w:noProof/>
            <w:sz w:val="24"/>
            <w:szCs w:val="24"/>
          </w:rPr>
          <w:delText>Prikaz programskog koda 12. Primjer TensorBoard rada</w:delText>
        </w:r>
        <w:r w:rsidRPr="00A3456A" w:rsidDel="00710A41">
          <w:rPr>
            <w:rFonts w:ascii="Times New Roman" w:hAnsi="Times New Roman" w:cs="Times New Roman"/>
            <w:noProof/>
            <w:sz w:val="24"/>
            <w:szCs w:val="24"/>
          </w:rPr>
          <w:tab/>
          <w:delText>38</w:delText>
        </w:r>
      </w:del>
    </w:p>
    <w:p w14:paraId="066D8127" w14:textId="78D4FC45" w:rsidR="00543E0C" w:rsidRPr="00164BFB" w:rsidDel="00543E0C" w:rsidRDefault="00543E0C">
      <w:pPr>
        <w:pStyle w:val="1Naslov"/>
        <w:spacing w:line="360" w:lineRule="auto"/>
        <w:rPr>
          <w:del w:id="1365" w:author="Stjepan Salopek (ssalopek)" w:date="2021-09-09T16:28:00Z"/>
          <w:rFonts w:cs="Times New Roman"/>
          <w:noProof/>
          <w:sz w:val="24"/>
          <w:szCs w:val="24"/>
        </w:rPr>
        <w:pPrChange w:id="1366" w:author="Stjepan Salopek (ssalopek)" w:date="2021-09-13T17:25:00Z">
          <w:pPr>
            <w:pStyle w:val="1Naslov"/>
          </w:pPr>
        </w:pPrChange>
      </w:pPr>
    </w:p>
    <w:p w14:paraId="1E01087C" w14:textId="604306EC" w:rsidR="000B4A64" w:rsidRPr="00164BFB" w:rsidDel="00543E0C" w:rsidRDefault="000B4A64">
      <w:pPr>
        <w:pStyle w:val="1Naslov"/>
        <w:spacing w:line="360" w:lineRule="auto"/>
        <w:rPr>
          <w:del w:id="1367" w:author="Stjepan Salopek (ssalopek)" w:date="2021-09-09T16:28:00Z"/>
          <w:rFonts w:cs="Times New Roman"/>
          <w:noProof/>
          <w:sz w:val="24"/>
          <w:szCs w:val="24"/>
        </w:rPr>
        <w:pPrChange w:id="1368" w:author="Stjepan Salopek (ssalopek)" w:date="2021-09-13T17:25:00Z">
          <w:pPr>
            <w:pStyle w:val="1Naslov"/>
          </w:pPr>
        </w:pPrChange>
      </w:pPr>
    </w:p>
    <w:p w14:paraId="673DEFCF" w14:textId="524308BE" w:rsidR="000B4A64" w:rsidRPr="00A3456A" w:rsidDel="00543E0C" w:rsidRDefault="000B4A64">
      <w:pPr>
        <w:pStyle w:val="TableofFigures"/>
        <w:tabs>
          <w:tab w:val="right" w:leader="dot" w:pos="9062"/>
        </w:tabs>
        <w:spacing w:line="360" w:lineRule="auto"/>
        <w:rPr>
          <w:del w:id="1369" w:author="Stjepan Salopek (ssalopek)" w:date="2021-09-09T16:28:00Z"/>
          <w:rFonts w:ascii="Times New Roman" w:eastAsiaTheme="minorEastAsia" w:hAnsi="Times New Roman" w:cs="Times New Roman"/>
          <w:noProof/>
          <w:sz w:val="24"/>
          <w:szCs w:val="24"/>
        </w:rPr>
      </w:pPr>
      <w:del w:id="1370" w:author="Stjepan Salopek (ssalopek)" w:date="2021-09-09T16:28:00Z">
        <w:r w:rsidRPr="00164BFB" w:rsidDel="00543E0C">
          <w:rPr>
            <w:rFonts w:ascii="Times New Roman" w:hAnsi="Times New Roman" w:cs="Times New Roman"/>
            <w:noProof/>
            <w:sz w:val="24"/>
            <w:szCs w:val="24"/>
          </w:rPr>
          <w:delText>P</w:delText>
        </w:r>
        <w:r w:rsidRPr="00A3456A" w:rsidDel="00543E0C">
          <w:rPr>
            <w:rFonts w:ascii="Times New Roman" w:hAnsi="Times New Roman" w:cs="Times New Roman"/>
            <w:noProof/>
            <w:sz w:val="24"/>
            <w:szCs w:val="24"/>
          </w:rPr>
          <w:delText>rikaz programskog koda 1 – Primjer klase neuronske mreže</w:delText>
        </w:r>
        <w:r w:rsidRPr="00A3456A" w:rsidDel="00543E0C">
          <w:rPr>
            <w:rFonts w:ascii="Times New Roman" w:hAnsi="Times New Roman" w:cs="Times New Roman"/>
            <w:noProof/>
            <w:sz w:val="24"/>
            <w:szCs w:val="24"/>
          </w:rPr>
          <w:tab/>
          <w:delText>21</w:delText>
        </w:r>
      </w:del>
    </w:p>
    <w:p w14:paraId="4E25D780" w14:textId="17BAEB02" w:rsidR="000B4A64" w:rsidRPr="00A3456A" w:rsidDel="00543E0C" w:rsidRDefault="000B4A64">
      <w:pPr>
        <w:pStyle w:val="TableofFigures"/>
        <w:tabs>
          <w:tab w:val="right" w:leader="dot" w:pos="9062"/>
        </w:tabs>
        <w:spacing w:line="360" w:lineRule="auto"/>
        <w:rPr>
          <w:del w:id="1371" w:author="Stjepan Salopek (ssalopek)" w:date="2021-09-09T16:28:00Z"/>
          <w:rFonts w:ascii="Times New Roman" w:eastAsiaTheme="minorEastAsia" w:hAnsi="Times New Roman" w:cs="Times New Roman"/>
          <w:noProof/>
          <w:sz w:val="24"/>
          <w:szCs w:val="24"/>
        </w:rPr>
      </w:pPr>
      <w:del w:id="1372" w:author="Stjepan Salopek (ssalopek)" w:date="2021-09-09T16:28:00Z">
        <w:r w:rsidRPr="00A3456A" w:rsidDel="00543E0C">
          <w:rPr>
            <w:rFonts w:ascii="Times New Roman" w:hAnsi="Times New Roman" w:cs="Times New Roman"/>
            <w:noProof/>
            <w:sz w:val="24"/>
            <w:szCs w:val="24"/>
          </w:rPr>
          <w:delText>Prikaz programskog koda 2 – Primjer optimizacijske funkcije</w:delText>
        </w:r>
        <w:r w:rsidRPr="00A3456A" w:rsidDel="00543E0C">
          <w:rPr>
            <w:rFonts w:ascii="Times New Roman" w:hAnsi="Times New Roman" w:cs="Times New Roman"/>
            <w:noProof/>
            <w:sz w:val="24"/>
            <w:szCs w:val="24"/>
          </w:rPr>
          <w:tab/>
          <w:delText>23</w:delText>
        </w:r>
      </w:del>
    </w:p>
    <w:p w14:paraId="1CC93AA5" w14:textId="3BAD5465" w:rsidR="000B4A64" w:rsidRPr="00A3456A" w:rsidDel="00543E0C" w:rsidRDefault="000B4A64">
      <w:pPr>
        <w:pStyle w:val="TableofFigures"/>
        <w:tabs>
          <w:tab w:val="right" w:leader="dot" w:pos="9062"/>
        </w:tabs>
        <w:spacing w:line="360" w:lineRule="auto"/>
        <w:rPr>
          <w:del w:id="1373" w:author="Stjepan Salopek (ssalopek)" w:date="2021-09-09T16:28:00Z"/>
          <w:rFonts w:ascii="Times New Roman" w:eastAsiaTheme="minorEastAsia" w:hAnsi="Times New Roman" w:cs="Times New Roman"/>
          <w:noProof/>
          <w:sz w:val="24"/>
          <w:szCs w:val="24"/>
        </w:rPr>
      </w:pPr>
      <w:del w:id="1374" w:author="Stjepan Salopek (ssalopek)" w:date="2021-09-09T16:28:00Z">
        <w:r w:rsidRPr="00A3456A" w:rsidDel="00543E0C">
          <w:rPr>
            <w:rFonts w:ascii="Times New Roman" w:hAnsi="Times New Roman" w:cs="Times New Roman"/>
            <w:noProof/>
            <w:sz w:val="24"/>
            <w:szCs w:val="24"/>
          </w:rPr>
          <w:delText>Prikaz programskog koda 3 – Pojednostavljeni prolazak kroz mrežu</w:delText>
        </w:r>
        <w:r w:rsidRPr="00A3456A" w:rsidDel="00543E0C">
          <w:rPr>
            <w:rFonts w:ascii="Times New Roman" w:hAnsi="Times New Roman" w:cs="Times New Roman"/>
            <w:noProof/>
            <w:sz w:val="24"/>
            <w:szCs w:val="24"/>
          </w:rPr>
          <w:tab/>
          <w:delText>23</w:delText>
        </w:r>
      </w:del>
    </w:p>
    <w:p w14:paraId="6EDB8A0E" w14:textId="463C5602" w:rsidR="000B4A64" w:rsidRPr="00A3456A" w:rsidDel="00543E0C" w:rsidRDefault="000B4A64">
      <w:pPr>
        <w:pStyle w:val="TableofFigures"/>
        <w:tabs>
          <w:tab w:val="right" w:leader="dot" w:pos="9062"/>
        </w:tabs>
        <w:spacing w:line="360" w:lineRule="auto"/>
        <w:rPr>
          <w:del w:id="1375" w:author="Stjepan Salopek (ssalopek)" w:date="2021-09-09T16:28:00Z"/>
          <w:rFonts w:ascii="Times New Roman" w:eastAsiaTheme="minorEastAsia" w:hAnsi="Times New Roman" w:cs="Times New Roman"/>
          <w:noProof/>
          <w:sz w:val="24"/>
          <w:szCs w:val="24"/>
        </w:rPr>
      </w:pPr>
      <w:del w:id="1376" w:author="Stjepan Salopek (ssalopek)" w:date="2021-09-09T16:28:00Z">
        <w:r w:rsidRPr="00A3456A" w:rsidDel="00543E0C">
          <w:rPr>
            <w:rFonts w:ascii="Times New Roman" w:hAnsi="Times New Roman" w:cs="Times New Roman"/>
            <w:noProof/>
            <w:sz w:val="24"/>
            <w:szCs w:val="24"/>
          </w:rPr>
          <w:delText>Prikaz programskog koda 4 – Računanje točnosti mreže</w:delText>
        </w:r>
        <w:r w:rsidRPr="00A3456A" w:rsidDel="00543E0C">
          <w:rPr>
            <w:rFonts w:ascii="Times New Roman" w:hAnsi="Times New Roman" w:cs="Times New Roman"/>
            <w:noProof/>
            <w:sz w:val="24"/>
            <w:szCs w:val="24"/>
          </w:rPr>
          <w:tab/>
          <w:delText>24</w:delText>
        </w:r>
      </w:del>
    </w:p>
    <w:p w14:paraId="774C2B2D" w14:textId="29ED6912" w:rsidR="000B4A64" w:rsidRPr="00A3456A" w:rsidDel="00543E0C" w:rsidRDefault="000B4A64">
      <w:pPr>
        <w:pStyle w:val="TableofFigures"/>
        <w:tabs>
          <w:tab w:val="right" w:leader="dot" w:pos="9062"/>
        </w:tabs>
        <w:spacing w:line="360" w:lineRule="auto"/>
        <w:rPr>
          <w:del w:id="1377" w:author="Stjepan Salopek (ssalopek)" w:date="2021-09-09T16:28:00Z"/>
          <w:rFonts w:ascii="Times New Roman" w:eastAsiaTheme="minorEastAsia" w:hAnsi="Times New Roman" w:cs="Times New Roman"/>
          <w:noProof/>
          <w:sz w:val="24"/>
          <w:szCs w:val="24"/>
        </w:rPr>
      </w:pPr>
      <w:del w:id="1378" w:author="Stjepan Salopek (ssalopek)" w:date="2021-09-09T16:28:00Z">
        <w:r w:rsidRPr="00A3456A" w:rsidDel="00543E0C">
          <w:rPr>
            <w:rFonts w:ascii="Times New Roman" w:hAnsi="Times New Roman" w:cs="Times New Roman"/>
            <w:noProof/>
            <w:sz w:val="24"/>
            <w:szCs w:val="24"/>
          </w:rPr>
          <w:delText>Prikaz programskog koda 5 Funkcija "prepare_img"</w:delText>
        </w:r>
        <w:r w:rsidRPr="00A3456A" w:rsidDel="00543E0C">
          <w:rPr>
            <w:rFonts w:ascii="Times New Roman" w:hAnsi="Times New Roman" w:cs="Times New Roman"/>
            <w:noProof/>
            <w:sz w:val="24"/>
            <w:szCs w:val="24"/>
          </w:rPr>
          <w:tab/>
          <w:delText>27</w:delText>
        </w:r>
      </w:del>
    </w:p>
    <w:p w14:paraId="4021535C" w14:textId="47B596E1" w:rsidR="000B4A64" w:rsidRPr="00A3456A" w:rsidDel="00543E0C" w:rsidRDefault="000B4A64">
      <w:pPr>
        <w:pStyle w:val="TableofFigures"/>
        <w:tabs>
          <w:tab w:val="right" w:leader="dot" w:pos="9062"/>
        </w:tabs>
        <w:spacing w:line="360" w:lineRule="auto"/>
        <w:rPr>
          <w:del w:id="1379" w:author="Stjepan Salopek (ssalopek)" w:date="2021-09-09T16:28:00Z"/>
          <w:rFonts w:ascii="Times New Roman" w:eastAsiaTheme="minorEastAsia" w:hAnsi="Times New Roman" w:cs="Times New Roman"/>
          <w:noProof/>
          <w:sz w:val="24"/>
          <w:szCs w:val="24"/>
        </w:rPr>
      </w:pPr>
      <w:del w:id="1380" w:author="Stjepan Salopek (ssalopek)" w:date="2021-09-09T16:28:00Z">
        <w:r w:rsidRPr="00A3456A" w:rsidDel="00543E0C">
          <w:rPr>
            <w:rFonts w:ascii="Times New Roman" w:hAnsi="Times New Roman" w:cs="Times New Roman"/>
            <w:noProof/>
            <w:sz w:val="24"/>
            <w:szCs w:val="24"/>
          </w:rPr>
          <w:delText>Prikaz programskog koda 6 Klasa neuronske mreže</w:delText>
        </w:r>
        <w:r w:rsidRPr="00A3456A" w:rsidDel="00543E0C">
          <w:rPr>
            <w:rFonts w:ascii="Times New Roman" w:hAnsi="Times New Roman" w:cs="Times New Roman"/>
            <w:noProof/>
            <w:sz w:val="24"/>
            <w:szCs w:val="24"/>
          </w:rPr>
          <w:tab/>
          <w:delText>29</w:delText>
        </w:r>
      </w:del>
    </w:p>
    <w:p w14:paraId="5987CD8E" w14:textId="2BE9993C" w:rsidR="000B4A64" w:rsidRPr="00A3456A" w:rsidDel="00543E0C" w:rsidRDefault="000B4A64">
      <w:pPr>
        <w:pStyle w:val="TableofFigures"/>
        <w:tabs>
          <w:tab w:val="right" w:leader="dot" w:pos="9062"/>
        </w:tabs>
        <w:spacing w:line="360" w:lineRule="auto"/>
        <w:rPr>
          <w:del w:id="1381" w:author="Stjepan Salopek (ssalopek)" w:date="2021-09-09T16:28:00Z"/>
          <w:rFonts w:ascii="Times New Roman" w:eastAsiaTheme="minorEastAsia" w:hAnsi="Times New Roman" w:cs="Times New Roman"/>
          <w:noProof/>
          <w:sz w:val="24"/>
          <w:szCs w:val="24"/>
        </w:rPr>
      </w:pPr>
      <w:del w:id="1382" w:author="Stjepan Salopek (ssalopek)" w:date="2021-09-09T16:28:00Z">
        <w:r w:rsidRPr="00A3456A" w:rsidDel="00543E0C">
          <w:rPr>
            <w:rFonts w:ascii="Times New Roman" w:hAnsi="Times New Roman" w:cs="Times New Roman"/>
            <w:noProof/>
            <w:sz w:val="24"/>
            <w:szCs w:val="24"/>
          </w:rPr>
          <w:delText>Prikaz programskog koda 7 Učitavanje i transformacija slika</w:delText>
        </w:r>
        <w:r w:rsidRPr="00A3456A" w:rsidDel="00543E0C">
          <w:rPr>
            <w:rFonts w:ascii="Times New Roman" w:hAnsi="Times New Roman" w:cs="Times New Roman"/>
            <w:noProof/>
            <w:sz w:val="24"/>
            <w:szCs w:val="24"/>
          </w:rPr>
          <w:tab/>
          <w:delText>30</w:delText>
        </w:r>
      </w:del>
    </w:p>
    <w:p w14:paraId="49E5B852" w14:textId="15046F65" w:rsidR="000B4A64" w:rsidRPr="00A3456A" w:rsidDel="00543E0C" w:rsidRDefault="000B4A64">
      <w:pPr>
        <w:pStyle w:val="TableofFigures"/>
        <w:tabs>
          <w:tab w:val="right" w:leader="dot" w:pos="9062"/>
        </w:tabs>
        <w:spacing w:line="360" w:lineRule="auto"/>
        <w:rPr>
          <w:del w:id="1383" w:author="Stjepan Salopek (ssalopek)" w:date="2021-09-09T16:28:00Z"/>
          <w:rFonts w:ascii="Times New Roman" w:eastAsiaTheme="minorEastAsia" w:hAnsi="Times New Roman" w:cs="Times New Roman"/>
          <w:noProof/>
          <w:sz w:val="24"/>
          <w:szCs w:val="24"/>
        </w:rPr>
      </w:pPr>
      <w:del w:id="1384" w:author="Stjepan Salopek (ssalopek)" w:date="2021-09-09T16:28:00Z">
        <w:r w:rsidRPr="00A3456A" w:rsidDel="00543E0C">
          <w:rPr>
            <w:rFonts w:ascii="Times New Roman" w:hAnsi="Times New Roman" w:cs="Times New Roman"/>
            <w:noProof/>
            <w:sz w:val="24"/>
            <w:szCs w:val="24"/>
          </w:rPr>
          <w:delText>Prikaz programskog koda 8 Prikaz pkbar statistike</w:delText>
        </w:r>
        <w:r w:rsidRPr="00A3456A" w:rsidDel="00543E0C">
          <w:rPr>
            <w:rFonts w:ascii="Times New Roman" w:hAnsi="Times New Roman" w:cs="Times New Roman"/>
            <w:noProof/>
            <w:sz w:val="24"/>
            <w:szCs w:val="24"/>
          </w:rPr>
          <w:tab/>
          <w:delText>31</w:delText>
        </w:r>
      </w:del>
    </w:p>
    <w:p w14:paraId="0CDD05AC" w14:textId="69310379" w:rsidR="000B4A64" w:rsidRPr="00A3456A" w:rsidDel="00543E0C" w:rsidRDefault="000B4A64">
      <w:pPr>
        <w:pStyle w:val="TableofFigures"/>
        <w:tabs>
          <w:tab w:val="right" w:leader="dot" w:pos="9062"/>
        </w:tabs>
        <w:spacing w:line="360" w:lineRule="auto"/>
        <w:rPr>
          <w:del w:id="1385" w:author="Stjepan Salopek (ssalopek)" w:date="2021-09-09T16:28:00Z"/>
          <w:rFonts w:ascii="Times New Roman" w:eastAsiaTheme="minorEastAsia" w:hAnsi="Times New Roman" w:cs="Times New Roman"/>
          <w:noProof/>
          <w:sz w:val="24"/>
          <w:szCs w:val="24"/>
        </w:rPr>
      </w:pPr>
      <w:del w:id="1386" w:author="Stjepan Salopek (ssalopek)" w:date="2021-09-09T16:28:00Z">
        <w:r w:rsidRPr="00A3456A" w:rsidDel="00543E0C">
          <w:rPr>
            <w:rFonts w:ascii="Times New Roman" w:hAnsi="Times New Roman" w:cs="Times New Roman"/>
            <w:noProof/>
            <w:sz w:val="24"/>
            <w:szCs w:val="24"/>
          </w:rPr>
          <w:delText>Prikaz programskog koda 9 Pripremanje mreže na treniranje</w:delText>
        </w:r>
        <w:r w:rsidRPr="00A3456A" w:rsidDel="00543E0C">
          <w:rPr>
            <w:rFonts w:ascii="Times New Roman" w:hAnsi="Times New Roman" w:cs="Times New Roman"/>
            <w:noProof/>
            <w:sz w:val="24"/>
            <w:szCs w:val="24"/>
          </w:rPr>
          <w:tab/>
          <w:delText>31</w:delText>
        </w:r>
      </w:del>
    </w:p>
    <w:p w14:paraId="162F4FD5" w14:textId="063C9C72" w:rsidR="000B4A64" w:rsidRPr="00A3456A" w:rsidDel="00543E0C" w:rsidRDefault="000B4A64">
      <w:pPr>
        <w:pStyle w:val="TableofFigures"/>
        <w:tabs>
          <w:tab w:val="right" w:leader="dot" w:pos="9062"/>
        </w:tabs>
        <w:spacing w:line="360" w:lineRule="auto"/>
        <w:rPr>
          <w:del w:id="1387" w:author="Stjepan Salopek (ssalopek)" w:date="2021-09-09T16:28:00Z"/>
          <w:rFonts w:ascii="Times New Roman" w:eastAsiaTheme="minorEastAsia" w:hAnsi="Times New Roman" w:cs="Times New Roman"/>
          <w:noProof/>
          <w:sz w:val="24"/>
          <w:szCs w:val="24"/>
        </w:rPr>
      </w:pPr>
      <w:del w:id="1388" w:author="Stjepan Salopek (ssalopek)" w:date="2021-09-09T16:28:00Z">
        <w:r w:rsidRPr="00A3456A" w:rsidDel="00543E0C">
          <w:rPr>
            <w:rFonts w:ascii="Times New Roman" w:hAnsi="Times New Roman" w:cs="Times New Roman"/>
            <w:noProof/>
            <w:sz w:val="24"/>
            <w:szCs w:val="24"/>
          </w:rPr>
          <w:delText>Prikaz programskog koda 10 Petlja treniranja mreže</w:delText>
        </w:r>
        <w:r w:rsidRPr="00A3456A" w:rsidDel="00543E0C">
          <w:rPr>
            <w:rFonts w:ascii="Times New Roman" w:hAnsi="Times New Roman" w:cs="Times New Roman"/>
            <w:noProof/>
            <w:sz w:val="24"/>
            <w:szCs w:val="24"/>
          </w:rPr>
          <w:tab/>
          <w:delText>32</w:delText>
        </w:r>
      </w:del>
    </w:p>
    <w:p w14:paraId="301668A2" w14:textId="2E97F880" w:rsidR="000B4A64" w:rsidRPr="00A3456A" w:rsidDel="00543E0C" w:rsidRDefault="000B4A64">
      <w:pPr>
        <w:pStyle w:val="TableofFigures"/>
        <w:tabs>
          <w:tab w:val="right" w:leader="dot" w:pos="9062"/>
        </w:tabs>
        <w:spacing w:line="360" w:lineRule="auto"/>
        <w:rPr>
          <w:del w:id="1389" w:author="Stjepan Salopek (ssalopek)" w:date="2021-09-09T16:28:00Z"/>
          <w:rFonts w:ascii="Times New Roman" w:eastAsiaTheme="minorEastAsia" w:hAnsi="Times New Roman" w:cs="Times New Roman"/>
          <w:noProof/>
          <w:sz w:val="24"/>
          <w:szCs w:val="24"/>
        </w:rPr>
      </w:pPr>
      <w:del w:id="1390" w:author="Stjepan Salopek (ssalopek)" w:date="2021-09-09T16:28:00Z">
        <w:r w:rsidRPr="00A3456A" w:rsidDel="00543E0C">
          <w:rPr>
            <w:rFonts w:ascii="Times New Roman" w:hAnsi="Times New Roman" w:cs="Times New Roman"/>
            <w:noProof/>
            <w:sz w:val="24"/>
            <w:szCs w:val="24"/>
          </w:rPr>
          <w:delText>Prikaz programskog koda 11 Petlja testiranja istreniranog modela</w:delText>
        </w:r>
        <w:r w:rsidRPr="00A3456A" w:rsidDel="00543E0C">
          <w:rPr>
            <w:rFonts w:ascii="Times New Roman" w:hAnsi="Times New Roman" w:cs="Times New Roman"/>
            <w:noProof/>
            <w:sz w:val="24"/>
            <w:szCs w:val="24"/>
          </w:rPr>
          <w:tab/>
          <w:delText>33</w:delText>
        </w:r>
      </w:del>
    </w:p>
    <w:p w14:paraId="66B8E8EA" w14:textId="529C0C0E" w:rsidR="000B4A64" w:rsidRPr="00A3456A" w:rsidDel="00543E0C" w:rsidRDefault="000B4A64">
      <w:pPr>
        <w:pStyle w:val="TableofFigures"/>
        <w:tabs>
          <w:tab w:val="right" w:leader="dot" w:pos="9062"/>
        </w:tabs>
        <w:spacing w:line="360" w:lineRule="auto"/>
        <w:rPr>
          <w:del w:id="1391" w:author="Stjepan Salopek (ssalopek)" w:date="2021-09-09T16:28:00Z"/>
          <w:rFonts w:ascii="Times New Roman" w:eastAsiaTheme="minorEastAsia" w:hAnsi="Times New Roman" w:cs="Times New Roman"/>
          <w:noProof/>
          <w:sz w:val="24"/>
          <w:szCs w:val="24"/>
        </w:rPr>
      </w:pPr>
      <w:del w:id="1392" w:author="Stjepan Salopek (ssalopek)" w:date="2021-09-09T16:28:00Z">
        <w:r w:rsidRPr="00A3456A" w:rsidDel="00543E0C">
          <w:rPr>
            <w:rFonts w:ascii="Times New Roman" w:hAnsi="Times New Roman" w:cs="Times New Roman"/>
            <w:noProof/>
            <w:sz w:val="24"/>
            <w:szCs w:val="24"/>
          </w:rPr>
          <w:delText>Prikaz programskog koda 12 Primjer TensorBoard rada</w:delText>
        </w:r>
        <w:r w:rsidRPr="00A3456A" w:rsidDel="00543E0C">
          <w:rPr>
            <w:rFonts w:ascii="Times New Roman" w:hAnsi="Times New Roman" w:cs="Times New Roman"/>
            <w:noProof/>
            <w:sz w:val="24"/>
            <w:szCs w:val="24"/>
          </w:rPr>
          <w:tab/>
          <w:delText>35</w:delText>
        </w:r>
      </w:del>
    </w:p>
    <w:p w14:paraId="78E6853D" w14:textId="4D5356D9" w:rsidR="00910053" w:rsidDel="00710A41" w:rsidRDefault="00910053">
      <w:pPr>
        <w:pStyle w:val="4Tekst"/>
        <w:rPr>
          <w:del w:id="1393" w:author="Stjepan Salopek (ssalopek)" w:date="2021-09-09T16:32:00Z"/>
        </w:rPr>
        <w:pPrChange w:id="1394" w:author="Stjepan Salopek (ssalopek)" w:date="2021-09-13T17:25:00Z">
          <w:pPr>
            <w:pStyle w:val="1Naslov"/>
          </w:pPr>
        </w:pPrChange>
      </w:pPr>
      <w:r w:rsidRPr="00164BFB">
        <w:rPr>
          <w:rFonts w:cs="Times New Roman"/>
          <w:szCs w:val="24"/>
        </w:rPr>
        <w:fldChar w:fldCharType="end"/>
      </w:r>
    </w:p>
    <w:p w14:paraId="52C2BC20" w14:textId="77777777" w:rsidR="00910053" w:rsidRDefault="00910053">
      <w:pPr>
        <w:pStyle w:val="4Tekst"/>
        <w:rPr>
          <w:rFonts w:eastAsiaTheme="majorEastAsia"/>
        </w:rPr>
        <w:pPrChange w:id="1395" w:author="Stjepan Salopek (ssalopek)" w:date="2021-09-13T17:25:00Z">
          <w:pPr/>
        </w:pPrChange>
      </w:pPr>
      <w:r>
        <w:br w:type="page"/>
      </w:r>
    </w:p>
    <w:p w14:paraId="0FF95200" w14:textId="1259FF36" w:rsidR="005D2825" w:rsidRPr="005D2825" w:rsidRDefault="005D2825" w:rsidP="005D2825">
      <w:pPr>
        <w:pStyle w:val="1Naslov"/>
      </w:pPr>
      <w:r>
        <w:lastRenderedPageBreak/>
        <w:t>1. UVOD</w:t>
      </w:r>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11150FA9"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w:t>
      </w:r>
      <w:r w:rsidR="005F5CFE">
        <w:t xml:space="preserve"> velikom broju istih</w:t>
      </w:r>
      <w:r w:rsidR="0053107E">
        <w:t>.</w:t>
      </w:r>
    </w:p>
    <w:p w14:paraId="11AB535F" w14:textId="28ECF069"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 xml:space="preserve">toga obrađuje se pojam neuronskih mreža </w:t>
      </w:r>
      <w:r w:rsidR="005F5CFE">
        <w:t xml:space="preserve">i </w:t>
      </w:r>
      <w:r w:rsidR="00606865">
        <w:t>modela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 xml:space="preserve">i dio seminarskog rada, obrađuju se primjeri iz svakodnevnog života u kojima se mogu uočiti </w:t>
      </w:r>
      <w:r w:rsidR="005F5CFE">
        <w:t>primjene</w:t>
      </w:r>
      <w:r w:rsidR="002E4CFB">
        <w:t xml:space="preserve"> strojnog učenja.</w:t>
      </w:r>
    </w:p>
    <w:p w14:paraId="3708CE87" w14:textId="32F3B343" w:rsidR="00A44A48" w:rsidRDefault="00825D94" w:rsidP="00825D94">
      <w:pPr>
        <w:pStyle w:val="4Tekst"/>
      </w:pPr>
      <w:r>
        <w:t xml:space="preserve">Nakon </w:t>
      </w:r>
      <w:r w:rsidR="006D1BB7">
        <w:t xml:space="preserve">analize stanja tržišta, definiranja pojmova i </w:t>
      </w:r>
      <w:r w:rsidR="005F5CFE">
        <w:t>uvoda</w:t>
      </w:r>
      <w:r w:rsidR="006D1BB7">
        <w:t xml:space="preserve"> u neuronske mreže, </w:t>
      </w:r>
      <w:r w:rsidR="00EC1577">
        <w:t xml:space="preserve">rad prelazi na </w:t>
      </w:r>
      <w:r w:rsidR="005F5CFE">
        <w:t>praktični</w:t>
      </w:r>
      <w:r w:rsidR="00EC1577">
        <w:t xml:space="preserve"> dio</w:t>
      </w:r>
      <w:r w:rsidR="005F5CFE">
        <w:t>, na</w:t>
      </w:r>
      <w:r w:rsidR="00EC1577">
        <w:t xml:space="preserve">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396" w:name="_Toc82446249"/>
      <w:r>
        <w:lastRenderedPageBreak/>
        <w:t>2</w:t>
      </w:r>
      <w:ins w:id="1397" w:author="Stjepan Salopek (ssalopek)" w:date="2021-09-09T14:12:00Z">
        <w:r w:rsidR="00093114">
          <w:t>.</w:t>
        </w:r>
      </w:ins>
      <w:r>
        <w:t xml:space="preserve"> O UMJETNOJ INTELIGENCIJI</w:t>
      </w:r>
      <w:bookmarkEnd w:id="1396"/>
    </w:p>
    <w:p w14:paraId="43E70154" w14:textId="21FA76C7" w:rsidR="00303848" w:rsidRDefault="00E03573" w:rsidP="00303848">
      <w:pPr>
        <w:pStyle w:val="2Podnaslov"/>
      </w:pPr>
      <w:del w:id="1398"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399" w:author="Stjepan Salopek (ssalopek)" w:date="2021-09-09T14:13:00Z">
                        <w:pPr>
                          <w:pStyle w:val="4Tekst"/>
                          <w:jc w:val="center"/>
                        </w:pPr>
                      </w:pPrChange>
                    </w:pPr>
                    <w:del w:id="1400"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401" w:name="_Toc82446250"/>
      <w:r w:rsidR="0062607B">
        <w:t>2.1</w:t>
      </w:r>
      <w:ins w:id="1402" w:author="Stjepan Salopek (ssalopek)" w:date="2021-09-09T14:13:00Z">
        <w:r w:rsidR="00093114">
          <w:t>.</w:t>
        </w:r>
      </w:ins>
      <w:r w:rsidR="0062607B">
        <w:t xml:space="preserve"> </w:t>
      </w:r>
      <w:r w:rsidR="00303848">
        <w:t>Osnovne definicije</w:t>
      </w:r>
      <w:bookmarkEnd w:id="1401"/>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5EAEC26B" w:rsidR="00931795" w:rsidRDefault="00931795" w:rsidP="00931795">
      <w:pPr>
        <w:pStyle w:val="4Tekst"/>
        <w:jc w:val="center"/>
      </w:pPr>
      <w:bookmarkStart w:id="1403" w:name="_Toc94044599"/>
      <w:r>
        <w:t xml:space="preserve">Slika </w:t>
      </w:r>
      <w:r w:rsidR="00E03573">
        <w:fldChar w:fldCharType="begin"/>
      </w:r>
      <w:r w:rsidR="00E03573">
        <w:instrText xml:space="preserve"> SEQ Slika \* ARABIC </w:instrText>
      </w:r>
      <w:r w:rsidR="00E03573">
        <w:fldChar w:fldCharType="separate"/>
      </w:r>
      <w:r w:rsidR="00E61BAE">
        <w:rPr>
          <w:noProof/>
        </w:rPr>
        <w:t>1</w:t>
      </w:r>
      <w:r w:rsidR="00E03573">
        <w:rPr>
          <w:noProof/>
        </w:rPr>
        <w:fldChar w:fldCharType="end"/>
      </w:r>
      <w:r>
        <w:t>. Odnos umjetne inteligencije i strojnog učenja</w:t>
      </w:r>
      <w:bookmarkEnd w:id="1403"/>
    </w:p>
    <w:p w14:paraId="07BA7B29" w14:textId="01BACF45" w:rsidR="00771844" w:rsidRDefault="005D2825" w:rsidP="000E7388">
      <w:pPr>
        <w:pStyle w:val="4Tekst"/>
      </w:pPr>
      <w:r>
        <w:t xml:space="preserve">S obzirom na to </w:t>
      </w:r>
      <w:r w:rsidR="000E7388">
        <w:t xml:space="preserve">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404"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1405"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w:t>
      </w:r>
      <w:r w:rsidR="005F5CFE">
        <w:t xml:space="preserve"> ih</w:t>
      </w:r>
      <w:r w:rsidR="00D91A0B">
        <w:t xml:space="preserve"> i zatim prosljeđuju daljnjim neuronima, čime se tvori mreža</w:t>
      </w:r>
      <w:del w:id="1406" w:author="Stjepan Salopek (ssalopek)" w:date="2021-09-09T14:15:00Z">
        <w:r w:rsidR="00303848" w:rsidDel="00093114">
          <w:delText>.</w:delText>
        </w:r>
      </w:del>
      <w:commentRangeStart w:id="1407"/>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1407"/>
      <w:r w:rsidR="00DB770D">
        <w:rPr>
          <w:rStyle w:val="CommentReference"/>
          <w:rFonts w:asciiTheme="minorHAnsi" w:eastAsiaTheme="minorHAnsi" w:hAnsiTheme="minorHAnsi"/>
          <w:spacing w:val="0"/>
        </w:rPr>
        <w:commentReference w:id="1407"/>
      </w:r>
      <w:ins w:id="1408"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09" w:name="_Toc82446251"/>
      <w:r>
        <w:t>2.2</w:t>
      </w:r>
      <w:ins w:id="1410" w:author="Stjepan Salopek (ssalopek)" w:date="2021-09-09T14:13:00Z">
        <w:r w:rsidR="00093114">
          <w:t>.</w:t>
        </w:r>
      </w:ins>
      <w:r>
        <w:t xml:space="preserve"> </w:t>
      </w:r>
      <w:r w:rsidR="002F10C2">
        <w:t>Strojno učenje na tržištu</w:t>
      </w:r>
      <w:bookmarkEnd w:id="1409"/>
    </w:p>
    <w:p w14:paraId="63970280" w14:textId="57929E7E" w:rsidR="00F92B03" w:rsidRDefault="006E566B" w:rsidP="002F10C2">
      <w:pPr>
        <w:pStyle w:val="4Tekst"/>
      </w:pPr>
      <w:r>
        <w:t xml:space="preserve">Strojno učenje još uvijek </w:t>
      </w:r>
      <w:r w:rsidR="00396C4C">
        <w:t>nije</w:t>
      </w:r>
      <w:r w:rsidR="005F5CFE">
        <w:t xml:space="preserve"> rašireno na tržištu kao što su mrežne aplikacije</w:t>
      </w:r>
      <w:r w:rsidR="00396C4C">
        <w:t>,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w:t>
      </w:r>
      <w:r w:rsidR="002F10C2">
        <w:lastRenderedPageBreak/>
        <w:t xml:space="preserve">SADu je </w:t>
      </w:r>
      <w:r w:rsidR="00043519">
        <w:t xml:space="preserve">do </w:t>
      </w:r>
      <w:r w:rsidR="005845DA">
        <w:t xml:space="preserve">sto pedeset tisuća dolara </w:t>
      </w:r>
      <w:r w:rsidR="002F10C2">
        <w:t xml:space="preserve">godišnje, što je preračunato </w:t>
      </w:r>
      <w:r w:rsidR="005845DA">
        <w:t>sedamdeset i osam</w:t>
      </w:r>
      <w:r w:rsidR="002F10C2">
        <w:t xml:space="preserve"> tisuća kuna mjesečno</w:t>
      </w:r>
      <w:del w:id="1411"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1412" w:author="Stjepan Salopek (ssalopek)" w:date="2021-09-09T14:15:00Z">
        <w:r w:rsidR="00093114">
          <w:t>.</w:t>
        </w:r>
      </w:ins>
      <w:del w:id="1413"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14"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15"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16"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417"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418"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419"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420"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421"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422"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423"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424"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425"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426"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427"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428"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429"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02CFDC02" w:rsidR="00E30779" w:rsidRDefault="00E30779" w:rsidP="003D58D3">
      <w:pPr>
        <w:pStyle w:val="4Tekst"/>
        <w:keepNext/>
        <w:jc w:val="center"/>
      </w:pPr>
      <w:bookmarkStart w:id="1430" w:name="_Toc63094049"/>
      <w:bookmarkStart w:id="1431" w:name="_Toc82446292"/>
      <w:r>
        <w:t xml:space="preserve">Tablica </w:t>
      </w:r>
      <w:r w:rsidR="00E03573">
        <w:fldChar w:fldCharType="begin"/>
      </w:r>
      <w:r w:rsidR="00E03573">
        <w:instrText xml:space="preserve"> SEQ Tablica \* ARABIC </w:instrText>
      </w:r>
      <w:r w:rsidR="00E03573">
        <w:fldChar w:fldCharType="separate"/>
      </w:r>
      <w:r w:rsidR="00641E31">
        <w:rPr>
          <w:noProof/>
        </w:rPr>
        <w:t>1</w:t>
      </w:r>
      <w:r w:rsidR="00E03573">
        <w:rPr>
          <w:noProof/>
        </w:rPr>
        <w:fldChar w:fldCharType="end"/>
      </w:r>
      <w:commentRangeStart w:id="1432"/>
      <w:commentRangeEnd w:id="1432"/>
      <w:r w:rsidR="00DB770D">
        <w:rPr>
          <w:rStyle w:val="CommentReference"/>
          <w:rFonts w:asciiTheme="minorHAnsi" w:eastAsiaTheme="minorHAnsi" w:hAnsiTheme="minorHAnsi"/>
          <w:spacing w:val="0"/>
        </w:rPr>
        <w:commentReference w:id="1432"/>
      </w:r>
      <w:ins w:id="1433" w:author="Stjepan Salopek (ssalopek)" w:date="2021-09-09T14:19:00Z">
        <w:r w:rsidR="00093114">
          <w:rPr>
            <w:noProof/>
          </w:rPr>
          <w:t>.</w:t>
        </w:r>
      </w:ins>
      <w:r>
        <w:t xml:space="preserve"> </w:t>
      </w:r>
      <w:r w:rsidRPr="002650F2">
        <w:t>Srednje prosječne plaće inženjera strojnog učenja i podataka po državama</w:t>
      </w:r>
      <w:bookmarkEnd w:id="1430"/>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431"/>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434" w:author="Stjepan Salopek (ssalopek)" w:date="2021-09-09T14:33:00Z"/>
        </w:rPr>
      </w:pPr>
      <w:commentRangeStart w:id="1435"/>
      <w:del w:id="1436"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435"/>
      <w:ins w:id="1437"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48B9A780" w:rsidR="00CB09D3" w:rsidRDefault="00CB09D3">
      <w:pPr>
        <w:pStyle w:val="4Tekst"/>
        <w:jc w:val="center"/>
        <w:rPr>
          <w:ins w:id="1438" w:author="Stjepan Salopek (ssalopek)" w:date="2021-09-09T14:33:00Z"/>
        </w:rPr>
        <w:pPrChange w:id="1439" w:author="Stjepan Salopek (ssalopek)" w:date="2021-09-09T14:33:00Z">
          <w:pPr>
            <w:pStyle w:val="Caption"/>
          </w:pPr>
        </w:pPrChange>
      </w:pPr>
      <w:bookmarkStart w:id="1440" w:name="_Toc82446301"/>
      <w:bookmarkStart w:id="1441" w:name="_Toc94044600"/>
      <w:ins w:id="1442" w:author="Stjepan Salopek (ssalopek)" w:date="2021-09-09T14:33:00Z">
        <w:r>
          <w:t xml:space="preserve">Slika </w:t>
        </w:r>
        <w:r>
          <w:fldChar w:fldCharType="begin"/>
        </w:r>
        <w:r>
          <w:instrText xml:space="preserve"> SEQ Slika \* ARABIC </w:instrText>
        </w:r>
      </w:ins>
      <w:r>
        <w:fldChar w:fldCharType="separate"/>
      </w:r>
      <w:r w:rsidR="00E61BAE">
        <w:rPr>
          <w:noProof/>
        </w:rPr>
        <w:t>2</w:t>
      </w:r>
      <w:ins w:id="1443" w:author="Stjepan Salopek (ssalopek)" w:date="2021-09-09T14:33:00Z">
        <w:r>
          <w:fldChar w:fldCharType="end"/>
        </w:r>
      </w:ins>
      <w:ins w:id="1444" w:author="Stjepan Salopek (ssalopek)" w:date="2021-09-09T14:36:00Z">
        <w:r>
          <w:t>.</w:t>
        </w:r>
      </w:ins>
      <w:ins w:id="1445"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1446" w:author="Stjepan Salopek (ssalopek)" w:date="2021-09-09T14:35:00Z"/>
      <w:sdt>
        <w:sdtPr>
          <w:id w:val="810224015"/>
          <w:citation/>
        </w:sdtPr>
        <w:sdtEndPr/>
        <w:sdtContent>
          <w:customXmlInsRangeEnd w:id="1446"/>
          <w:ins w:id="1447" w:author="Stjepan Salopek (ssalopek)" w:date="2021-09-09T14:35:00Z">
            <w:r>
              <w:fldChar w:fldCharType="begin"/>
            </w:r>
            <w:r>
              <w:rPr>
                <w:lang w:val="en-US"/>
              </w:rPr>
              <w:instrText xml:space="preserve"> CITATION Bob18 \l 1033 </w:instrText>
            </w:r>
          </w:ins>
          <w:r>
            <w:fldChar w:fldCharType="separate"/>
          </w:r>
          <w:ins w:id="1448" w:author="Stjepan Salopek (ssalopek)" w:date="2021-09-09T14:35:00Z">
            <w:r w:rsidRPr="00CB09D3">
              <w:rPr>
                <w:noProof/>
                <w:lang w:val="en-US"/>
                <w:rPrChange w:id="1449" w:author="Stjepan Salopek (ssalopek)" w:date="2021-09-09T14:35:00Z">
                  <w:rPr>
                    <w:rFonts w:eastAsia="Times New Roman"/>
                  </w:rPr>
                </w:rPrChange>
              </w:rPr>
              <w:t>[6]</w:t>
            </w:r>
            <w:r>
              <w:fldChar w:fldCharType="end"/>
            </w:r>
          </w:ins>
          <w:customXmlInsRangeStart w:id="1450" w:author="Stjepan Salopek (ssalopek)" w:date="2021-09-09T14:35:00Z"/>
        </w:sdtContent>
      </w:sdt>
      <w:customXmlInsRangeEnd w:id="1450"/>
      <w:bookmarkEnd w:id="1440"/>
      <w:bookmarkEnd w:id="1441"/>
    </w:p>
    <w:p w14:paraId="4375D859" w14:textId="7B22B1C2" w:rsidR="00EC3E66" w:rsidDel="00CB09D3" w:rsidRDefault="00DB770D" w:rsidP="00EC3E66">
      <w:pPr>
        <w:pStyle w:val="4Tekst"/>
        <w:keepNext/>
        <w:rPr>
          <w:del w:id="1451" w:author="Stjepan Salopek (ssalopek)" w:date="2021-09-09T14:35:00Z"/>
        </w:rPr>
      </w:pPr>
      <w:r>
        <w:rPr>
          <w:rStyle w:val="CommentReference"/>
          <w:rFonts w:asciiTheme="minorHAnsi" w:eastAsiaTheme="minorHAnsi" w:hAnsiTheme="minorHAnsi"/>
          <w:spacing w:val="0"/>
        </w:rPr>
        <w:commentReference w:id="1435"/>
      </w:r>
    </w:p>
    <w:p w14:paraId="3B74D920" w14:textId="6144DE35" w:rsidR="00C467F2" w:rsidDel="00CB09D3" w:rsidRDefault="00EC3E66" w:rsidP="00EC3E66">
      <w:pPr>
        <w:pStyle w:val="4Tekst"/>
        <w:jc w:val="center"/>
        <w:rPr>
          <w:del w:id="1452" w:author="Stjepan Salopek (ssalopek)" w:date="2021-09-09T14:35:00Z"/>
        </w:rPr>
      </w:pPr>
      <w:del w:id="1453"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54" w:author="Stjepan Salopek (ssalopek)" w:date="2021-09-09T14:33:00Z">
        <w:r w:rsidR="00093114" w:rsidDel="00CB09D3">
          <w:rPr>
            <w:noProof/>
          </w:rPr>
          <w:delText>2</w:delText>
        </w:r>
      </w:del>
      <w:del w:id="1455"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456" w:author="Stjepan Salopek (ssalopek)" w:date="2021-09-09T14:35:00Z"/>
      <w:sdt>
        <w:sdtPr>
          <w:id w:val="-894277769"/>
          <w:citation/>
        </w:sdtPr>
        <w:sdtEndPr/>
        <w:sdtContent>
          <w:customXmlDelRangeEnd w:id="1456"/>
          <w:del w:id="1457"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458" w:author="Stjepan Salopek (ssalopek)" w:date="2021-09-09T14:35:00Z"/>
        </w:sdtContent>
      </w:sdt>
      <w:customXmlDelRangeEnd w:id="1458"/>
    </w:p>
    <w:p w14:paraId="4FDF7A42" w14:textId="25F46FEF" w:rsidR="00EC3E66" w:rsidRPr="009F3447" w:rsidRDefault="00F06AA9">
      <w:pPr>
        <w:pStyle w:val="4Tekst"/>
        <w:keepNext/>
        <w:pPrChange w:id="1459"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r w:rsidR="001A3177">
        <w:t xml:space="preserve">engl.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460" w:name="_Toc82446252"/>
      <w:r>
        <w:t>2.3</w:t>
      </w:r>
      <w:ins w:id="1461"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460"/>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201F4E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w:t>
      </w:r>
      <w:r w:rsidR="00C84460">
        <w:t>korisniku</w:t>
      </w:r>
      <w:r w:rsidR="00E309B9">
        <w:t xml:space="preserve">. Kao u mnogim situacijama, bilo bi idealno kada bi čovjek </w:t>
      </w:r>
      <w:r w:rsidR="005C0BCE">
        <w:t xml:space="preserve">naporan i repetitivan posao mogao </w:t>
      </w:r>
      <w:r w:rsidR="00C84460">
        <w:t>prepustiti računalu</w:t>
      </w:r>
      <w:r w:rsidR="00E309B9">
        <w:t>. Upravo na to mjesto dolazi strojno učenje.</w:t>
      </w:r>
    </w:p>
    <w:p w14:paraId="7B96EFFB" w14:textId="1C545860" w:rsidR="00AD6865" w:rsidRDefault="0062607B" w:rsidP="00AD6865">
      <w:pPr>
        <w:pStyle w:val="2Podnaslov"/>
      </w:pPr>
      <w:bookmarkStart w:id="1462" w:name="_Toc82446253"/>
      <w:r>
        <w:t>2.4</w:t>
      </w:r>
      <w:ins w:id="1463" w:author="Stjepan Salopek (ssalopek)" w:date="2021-09-09T14:36:00Z">
        <w:r w:rsidR="00CB09D3">
          <w:t>.</w:t>
        </w:r>
      </w:ins>
      <w:r>
        <w:t xml:space="preserve"> </w:t>
      </w:r>
      <w:r w:rsidR="00AD6865">
        <w:t>Implementacija strojnog učenja</w:t>
      </w:r>
      <w:r w:rsidR="002940C1">
        <w:t xml:space="preserve"> neuronskim mrežama</w:t>
      </w:r>
      <w:bookmarkEnd w:id="1462"/>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464" w:name="_Toc82446302"/>
      <w:bookmarkStart w:id="1465" w:name="_Toc94044601"/>
      <w:r>
        <w:t xml:space="preserve">Slika </w:t>
      </w:r>
      <w:r w:rsidR="00E03573">
        <w:fldChar w:fldCharType="begin"/>
      </w:r>
      <w:r w:rsidR="00E03573">
        <w:instrText xml:space="preserve"> SEQ Slika \* ARABIC </w:instrText>
      </w:r>
      <w:r w:rsidR="00E03573">
        <w:fldChar w:fldCharType="separate"/>
      </w:r>
      <w:ins w:id="1466" w:author="Stjepan Salopek (ssalopek)" w:date="2021-09-09T14:50:00Z">
        <w:r w:rsidR="001019C5">
          <w:rPr>
            <w:noProof/>
          </w:rPr>
          <w:t>3</w:t>
        </w:r>
      </w:ins>
      <w:del w:id="1467" w:author="Stjepan Salopek (ssalopek)" w:date="2021-09-09T14:33:00Z">
        <w:r w:rsidR="00093114" w:rsidDel="00CB09D3">
          <w:rPr>
            <w:noProof/>
          </w:rPr>
          <w:delText>3</w:delText>
        </w:r>
      </w:del>
      <w:r w:rsidR="00E03573">
        <w:rPr>
          <w:noProof/>
        </w:rPr>
        <w:fldChar w:fldCharType="end"/>
      </w:r>
      <w:ins w:id="1468" w:author="Stjepan Salopek (ssalopek)" w:date="2021-09-09T14:36:00Z">
        <w:r w:rsidR="00CB09D3">
          <w:rPr>
            <w:noProof/>
          </w:rPr>
          <w:t>.</w:t>
        </w:r>
      </w:ins>
      <w:r>
        <w:t xml:space="preserve"> </w:t>
      </w:r>
      <w:r w:rsidR="005845DA">
        <w:t>Primjer prepoznavanja brojeva neuronskom mrežom</w:t>
      </w:r>
      <w:bookmarkEnd w:id="1464"/>
      <w:bookmarkEnd w:id="1465"/>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1469" w:name="_Toc82446254"/>
      <w:r>
        <w:lastRenderedPageBreak/>
        <w:t>2.5</w:t>
      </w:r>
      <w:ins w:id="1470" w:author="Stjepan Salopek (ssalopek)" w:date="2021-09-09T14:36:00Z">
        <w:r w:rsidR="00CB09D3">
          <w:t>.</w:t>
        </w:r>
      </w:ins>
      <w:r>
        <w:t xml:space="preserve"> </w:t>
      </w:r>
      <w:r w:rsidR="00297C79">
        <w:t>Vrste neuronskih mreža</w:t>
      </w:r>
      <w:bookmarkEnd w:id="1469"/>
    </w:p>
    <w:p w14:paraId="343FDBE7" w14:textId="3E9E2450" w:rsidR="00297C79" w:rsidRDefault="00297C79" w:rsidP="00297C79">
      <w:pPr>
        <w:pStyle w:val="4Tekst"/>
      </w:pPr>
      <w:r>
        <w:t>Postoji mnogo vrsta neuronskih mreža koje služe različitim svrhama, od klasifikacije objekata, segmentacije, lociranja pa sve do procjena</w:t>
      </w:r>
      <w:del w:id="1471"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ins w:id="1472"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r w:rsidR="00487F9F" w:rsidRPr="00487F9F">
        <w:rPr>
          <w:noProof/>
        </w:rPr>
        <w:t xml:space="preserve"> </w:t>
      </w:r>
      <w:ins w:id="1473" w:author="Stjepan Salopek (ssalopek)" w:date="2021-09-09T14:41:00Z">
        <w:r w:rsidR="00CB09D3" w:rsidRPr="00CB09D3">
          <w:rPr>
            <w:noProof/>
          </w:rPr>
          <w:t xml:space="preserve"> </w:t>
        </w:r>
      </w:ins>
    </w:p>
    <w:p w14:paraId="0137656B" w14:textId="0E7FD618" w:rsidR="00487F9F" w:rsidRDefault="00CB09D3" w:rsidP="002A2D1A">
      <w:pPr>
        <w:pStyle w:val="4Tekst"/>
      </w:pPr>
      <w:del w:id="1474" w:author="Stjepan Salopek (ssalopek)" w:date="2021-09-09T14:39:00Z">
        <w:r w:rsidDel="00CB09D3">
          <w:rPr>
            <w:i/>
            <w:iCs/>
            <w:noProof/>
          </w:rPr>
          <w:drawing>
            <wp:anchor distT="0" distB="0" distL="114300" distR="114300" simplePos="0" relativeHeight="25164697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475" w:author="Stjepan Salopek (ssalopek)" w:date="2021-09-09T14:37:00Z">
        <w:r w:rsidR="00E03573">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1476"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77" w:author="Stjepan Salopek (ssalopek)" w:date="2021-09-09T14:33:00Z">
                      <w:r w:rsidR="00093114" w:rsidDel="00CB09D3">
                        <w:rPr>
                          <w:noProof/>
                        </w:rPr>
                        <w:delText>4</w:delText>
                      </w:r>
                    </w:del>
                    <w:del w:id="1478"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1479"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0643FFF9" w14:textId="77777777" w:rsidR="00487F9F" w:rsidRDefault="00487F9F" w:rsidP="00487F9F">
      <w:pPr>
        <w:pStyle w:val="4Tekst"/>
        <w:keepNext/>
        <w:jc w:val="center"/>
      </w:pPr>
      <w:ins w:id="1480"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1481" w:name="_Toc94044602"/>
      <w:r>
        <w:t xml:space="preserve">Slika </w:t>
      </w:r>
      <w:r w:rsidR="00E03573">
        <w:fldChar w:fldCharType="begin"/>
      </w:r>
      <w:r w:rsidR="00E03573">
        <w:instrText xml:space="preserve"> SEQ Slika \* ARABIC </w:instrText>
      </w:r>
      <w:r w:rsidR="00E03573">
        <w:fldChar w:fldCharType="separate"/>
      </w:r>
      <w:r>
        <w:rPr>
          <w:noProof/>
        </w:rPr>
        <w:t>4</w:t>
      </w:r>
      <w:r w:rsidR="00E03573">
        <w:rPr>
          <w:noProof/>
        </w:rPr>
        <w:fldChar w:fldCharType="end"/>
      </w:r>
      <w:r>
        <w:t>. Primjer jednostavne feedforward mreže</w:t>
      </w:r>
      <w:bookmarkEnd w:id="1481"/>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3D14D756" w:rsidR="001019C5" w:rsidRDefault="0027395D" w:rsidP="00297C79">
      <w:pPr>
        <w:pStyle w:val="4Tekst"/>
        <w:rPr>
          <w:ins w:id="1482"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1483"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1484"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1485"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1486" w:author="Stjepan Salopek (ssalopek)" w:date="2021-09-09T16:34:00Z">
        <w:r w:rsidR="00710A41">
          <w:t>.</w:t>
        </w:r>
      </w:ins>
      <w:r w:rsidR="00A56672">
        <w:t xml:space="preserve"> </w:t>
      </w:r>
      <w:r w:rsidR="00D713FA">
        <w:t xml:space="preserve">Modularne neuronske mreže </w:t>
      </w:r>
      <w:del w:id="1487" w:author="Stjepan Salopek (ssalopek)" w:date="2022-01-25T15:09:00Z">
        <w:r w:rsidR="00D713FA" w:rsidDel="00164BFB">
          <w:delText>nisu popularne kao</w:delText>
        </w:r>
        <w:r w:rsidR="000F1CA3" w:rsidDel="00164BFB">
          <w:delText xml:space="preserve"> na primjer konvolucijske</w:delText>
        </w:r>
      </w:del>
      <w:ins w:id="1488" w:author="Stjepan Salopek (ssalopek)" w:date="2022-01-25T15:09:00Z">
        <w:r w:rsidR="00164BFB">
          <w:t>manje su popularne od konvolucijskih</w:t>
        </w:r>
      </w:ins>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1489" w:author="Stjepan Salopek (ssalopek)" w:date="2021-09-09T14:46:00Z"/>
          <w:rFonts w:ascii="Times New Roman" w:eastAsiaTheme="minorEastAsia" w:hAnsi="Times New Roman"/>
          <w:spacing w:val="15"/>
          <w:sz w:val="24"/>
        </w:rPr>
      </w:pPr>
      <w:ins w:id="1490" w:author="Stjepan Salopek (ssalopek)" w:date="2021-09-09T14:46:00Z">
        <w:r>
          <w:br w:type="page"/>
        </w:r>
      </w:ins>
    </w:p>
    <w:p w14:paraId="4E237D1E" w14:textId="4209D46C" w:rsidR="004F7213" w:rsidRDefault="0062607B" w:rsidP="00396C4C">
      <w:pPr>
        <w:pStyle w:val="2Podnaslov"/>
      </w:pPr>
      <w:r>
        <w:lastRenderedPageBreak/>
        <w:t>2.6</w:t>
      </w:r>
      <w:ins w:id="1491" w:author="Stjepan Salopek (ssalopek)" w:date="2021-09-09T14:43:00Z">
        <w:r w:rsidR="001019C5">
          <w:t>.</w:t>
        </w:r>
      </w:ins>
      <w:r>
        <w:t xml:space="preserve"> </w:t>
      </w:r>
      <w:r w:rsidR="00396C4C">
        <w:t>Primjeri iz prakse</w:t>
      </w:r>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1492" w:name="_Toc94044603"/>
      <w:r>
        <w:t xml:space="preserve">Slika </w:t>
      </w:r>
      <w:r w:rsidR="00E03573">
        <w:fldChar w:fldCharType="begin"/>
      </w:r>
      <w:r w:rsidR="00E03573">
        <w:instrText xml:space="preserve"> SEQ Slika \* ARABIC </w:instrText>
      </w:r>
      <w:r w:rsidR="00E03573">
        <w:fldChar w:fldCharType="separate"/>
      </w:r>
      <w:r>
        <w:rPr>
          <w:noProof/>
        </w:rPr>
        <w:t>5</w:t>
      </w:r>
      <w:r w:rsidR="00E03573">
        <w:rPr>
          <w:noProof/>
        </w:rPr>
        <w:fldChar w:fldCharType="end"/>
      </w:r>
      <w:r>
        <w:t>. Primjer prepoznavanja lica strojnim učenjem</w:t>
      </w:r>
      <w:bookmarkEnd w:id="1492"/>
    </w:p>
    <w:p w14:paraId="4C14BE91" w14:textId="346F0926" w:rsidR="00487F9F" w:rsidRDefault="00E03573" w:rsidP="003B5E7D">
      <w:pPr>
        <w:pStyle w:val="4Tekst"/>
      </w:pPr>
      <w:del w:id="1493"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1494"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1495" w:author="Stjepan Salopek (ssalopek)" w:date="2021-09-09T14:33:00Z">
                      <w:r w:rsidR="00093114" w:rsidDel="00CB09D3">
                        <w:rPr>
                          <w:noProof/>
                        </w:rPr>
                        <w:delText>5</w:delText>
                      </w:r>
                    </w:del>
                    <w:del w:id="1496"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xml:space="preserve">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1497"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1498"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1499" w:name="_Toc94044604"/>
      <w:r>
        <w:t xml:space="preserve">Slika </w:t>
      </w:r>
      <w:r w:rsidR="00E03573">
        <w:fldChar w:fldCharType="begin"/>
      </w:r>
      <w:r w:rsidR="00E03573">
        <w:instrText xml:space="preserve"> SEQ Slika \* ARABIC </w:instrText>
      </w:r>
      <w:r w:rsidR="00E03573">
        <w:fldChar w:fldCharType="separate"/>
      </w:r>
      <w:r>
        <w:rPr>
          <w:noProof/>
        </w:rPr>
        <w:t>6</w:t>
      </w:r>
      <w:r w:rsidR="00E03573">
        <w:rPr>
          <w:noProof/>
        </w:rPr>
        <w:fldChar w:fldCharType="end"/>
      </w:r>
      <w:r>
        <w:t>. Strojno učenje u Google tražilici</w:t>
      </w:r>
      <w:bookmarkEnd w:id="1499"/>
    </w:p>
    <w:p w14:paraId="76DF84B2" w14:textId="185E007E"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w:t>
      </w:r>
      <w:r w:rsidR="00C85A79">
        <w:lastRenderedPageBreak/>
        <w:t xml:space="preserve">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E03573">
      <w:pPr>
        <w:rPr>
          <w:rFonts w:ascii="Times New Roman" w:eastAsiaTheme="minorEastAsia" w:hAnsi="Times New Roman"/>
          <w:spacing w:val="15"/>
          <w:sz w:val="24"/>
        </w:rPr>
      </w:pPr>
      <w:del w:id="1500"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1501"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1502" w:name="_Toc82446256"/>
      <w:r>
        <w:lastRenderedPageBreak/>
        <w:t>3</w:t>
      </w:r>
      <w:ins w:id="1503" w:author="Stjepan Salopek (ssalopek)" w:date="2021-09-09T14:12:00Z">
        <w:r w:rsidR="00093114">
          <w:t>.</w:t>
        </w:r>
      </w:ins>
      <w:r w:rsidR="00840C5E">
        <w:t xml:space="preserve"> </w:t>
      </w:r>
      <w:r w:rsidR="004A0AE0">
        <w:t>STVARANJE APLIKACIJE</w:t>
      </w:r>
      <w:bookmarkEnd w:id="1502"/>
    </w:p>
    <w:p w14:paraId="2D9585CE" w14:textId="57AE32C2" w:rsidR="00D52EC0" w:rsidRDefault="0062607B" w:rsidP="00D52EC0">
      <w:pPr>
        <w:pStyle w:val="2Podnaslov"/>
      </w:pPr>
      <w:bookmarkStart w:id="1504" w:name="_Toc82446257"/>
      <w:r>
        <w:t>3.1</w:t>
      </w:r>
      <w:ins w:id="1505" w:author="Stjepan Salopek (ssalopek)" w:date="2021-09-09T14:51:00Z">
        <w:r w:rsidR="001019C5">
          <w:t>.</w:t>
        </w:r>
      </w:ins>
      <w:r>
        <w:t xml:space="preserve"> </w:t>
      </w:r>
      <w:r w:rsidR="006A5346">
        <w:t>Odabir tehnologija</w:t>
      </w:r>
      <w:bookmarkEnd w:id="1504"/>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1506" w:name="_Toc82446258"/>
      <w:r>
        <w:t>3.1.1</w:t>
      </w:r>
      <w:ins w:id="1507" w:author="Stjepan Salopek (ssalopek)" w:date="2021-09-09T14:51:00Z">
        <w:r w:rsidR="001019C5">
          <w:t>.</w:t>
        </w:r>
      </w:ins>
      <w:r>
        <w:t xml:space="preserve"> Python programski jezik</w:t>
      </w:r>
      <w:bookmarkEnd w:id="1506"/>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1508" w:name="_Toc82446259"/>
      <w:r>
        <w:t>3.1.2</w:t>
      </w:r>
      <w:ins w:id="1509" w:author="Stjepan Salopek (ssalopek)" w:date="2021-09-09T14:51:00Z">
        <w:r w:rsidR="001019C5">
          <w:t>.</w:t>
        </w:r>
      </w:ins>
      <w:r>
        <w:t xml:space="preserve"> Jupyter Bilježnice</w:t>
      </w:r>
      <w:bookmarkEnd w:id="1508"/>
    </w:p>
    <w:p w14:paraId="1A870CAD" w14:textId="61206125" w:rsidR="00F94EAC" w:rsidRPr="007B4B11" w:rsidRDefault="00F94EAC" w:rsidP="00F94EAC">
      <w:pPr>
        <w:pStyle w:val="4Tekst"/>
      </w:pPr>
      <w:r>
        <w:t>Jupyter Bilježnice (eng</w:t>
      </w:r>
      <w:ins w:id="1510"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1511"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1512" w:name="_Toc82446260"/>
      <w:r>
        <w:t>3.1.</w:t>
      </w:r>
      <w:r w:rsidR="00F94EAC">
        <w:t>3</w:t>
      </w:r>
      <w:ins w:id="1513" w:author="Stjepan Salopek (ssalopek)" w:date="2021-09-09T14:52:00Z">
        <w:r w:rsidR="001019C5">
          <w:t>.</w:t>
        </w:r>
      </w:ins>
      <w:r>
        <w:t xml:space="preserve"> Colaboratory</w:t>
      </w:r>
      <w:bookmarkEnd w:id="1512"/>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1514" w:name="_Toc82446261"/>
      <w:r>
        <w:t>3.1.</w:t>
      </w:r>
      <w:r w:rsidR="00F94EAC">
        <w:t>4</w:t>
      </w:r>
      <w:ins w:id="1515" w:author="Stjepan Salopek (ssalopek)" w:date="2021-09-09T14:52:00Z">
        <w:r w:rsidR="001019C5">
          <w:t>.</w:t>
        </w:r>
      </w:ins>
      <w:r>
        <w:t xml:space="preserve"> TensorFlow</w:t>
      </w:r>
      <w:bookmarkEnd w:id="1514"/>
    </w:p>
    <w:p w14:paraId="2597A6A9" w14:textId="1210841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1516"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1517" w:author="Stjepan Salopek (ssalopek)" w:date="2022-01-25T15:12:00Z">
        <w:r w:rsidR="00441E16" w:rsidDel="00164BFB">
          <w:delText>pomoću tenzora</w:delText>
        </w:r>
      </w:del>
      <w:ins w:id="1518"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1519" w:author="Stjepan Salopek (ssalopek)" w:date="2022-01-25T15:13:00Z">
        <w:r w:rsidR="003E2F18" w:rsidDel="00164BFB">
          <w:delText xml:space="preserve">vrlo </w:delText>
        </w:r>
      </w:del>
      <w:r w:rsidR="003E2F18">
        <w:t>niža brzina izvođenja u odnosu na druge</w:t>
      </w:r>
      <w:r w:rsidR="00180B53">
        <w:t xml:space="preserve"> biblioteke</w:t>
      </w:r>
      <w:r w:rsidR="00892171">
        <w:t>, ali i težina učenja za početnike.</w:t>
      </w:r>
      <w:del w:id="1520" w:author="Stjepan Salopek (ssalopek)" w:date="2022-01-25T15:13:00Z">
        <w:r w:rsidR="00E621BE" w:rsidDel="00164BFB">
          <w:delText>relativn</w:delText>
        </w:r>
        <w:r w:rsidR="00180B53" w:rsidDel="00164BFB">
          <w:delText>o vi</w:delText>
        </w:r>
      </w:del>
    </w:p>
    <w:p w14:paraId="3C1008DE" w14:textId="650CEC19" w:rsidR="00E14152" w:rsidRDefault="00E14152" w:rsidP="00E14152">
      <w:pPr>
        <w:pStyle w:val="3PodnaslovMali"/>
      </w:pPr>
      <w:bookmarkStart w:id="1521" w:name="_Toc82446262"/>
      <w:r>
        <w:t>3.1.</w:t>
      </w:r>
      <w:r w:rsidR="00F94EAC">
        <w:t>5</w:t>
      </w:r>
      <w:ins w:id="1522" w:author="Stjepan Salopek (ssalopek)" w:date="2021-09-09T14:52:00Z">
        <w:r w:rsidR="001019C5">
          <w:t>.</w:t>
        </w:r>
      </w:ins>
      <w:r>
        <w:t xml:space="preserve"> PyTorch</w:t>
      </w:r>
      <w:bookmarkEnd w:id="1521"/>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77777777" w:rsidR="00AB23B8" w:rsidRDefault="001C360E" w:rsidP="00391881">
      <w:pPr>
        <w:pStyle w:val="4Tekst"/>
        <w:rPr>
          <w:noProof/>
        </w:rPr>
      </w:pPr>
      <w:r>
        <w:rPr>
          <w:noProof/>
        </w:rPr>
        <w:t>Sedma</w:t>
      </w:r>
      <w:r w:rsidR="008847E2">
        <w:rPr>
          <w:noProof/>
        </w:rPr>
        <w:t xml:space="preserve"> slika prikazuje trendove pretrage</w:t>
      </w:r>
      <w:ins w:id="1523" w:author="Stjepan Salopek (ssalopek)" w:date="2022-01-25T15:13:00Z">
        <w:r w:rsidR="00164BFB">
          <w:rPr>
            <w:noProof/>
          </w:rPr>
          <w:t xml:space="preserve"> na </w:t>
        </w:r>
      </w:ins>
      <w:ins w:id="1524"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 xml:space="preserve">da je TensorFlow dugo vremena bio </w:t>
      </w:r>
      <w:r>
        <w:rPr>
          <w:noProof/>
        </w:rPr>
        <w:t>popularniji</w:t>
      </w:r>
      <w:r w:rsidR="002A0361">
        <w:rPr>
          <w:noProof/>
        </w:rPr>
        <w:t xml:space="preserve"> na tržištu, </w:t>
      </w:r>
      <w:r w:rsidR="00332853">
        <w:rPr>
          <w:noProof/>
        </w:rPr>
        <w:t xml:space="preserve">no da je u zadnje vrijeme otprilike jednako popularan </w:t>
      </w:r>
      <w:ins w:id="1525" w:author="Stjepan Salopek (ssalopek)" w:date="2022-01-25T15:14:00Z">
        <w:r w:rsidR="00164BFB">
          <w:rPr>
            <w:noProof/>
          </w:rPr>
          <w:t xml:space="preserve">kao </w:t>
        </w:r>
      </w:ins>
      <w:del w:id="1526"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7F09E8F7" w:rsidR="00AB23B8" w:rsidRDefault="00AB23B8" w:rsidP="00AB23B8">
      <w:pPr>
        <w:pStyle w:val="4Tekst"/>
        <w:jc w:val="center"/>
      </w:pPr>
      <w:bookmarkStart w:id="1527" w:name="_Toc94044605"/>
      <w:r>
        <w:t xml:space="preserve">Slika </w:t>
      </w:r>
      <w:r w:rsidR="00E03573">
        <w:fldChar w:fldCharType="begin"/>
      </w:r>
      <w:r w:rsidR="00E03573">
        <w:instrText xml:space="preserve"> SEQ Slika \* ARABIC </w:instrText>
      </w:r>
      <w:r w:rsidR="00E03573">
        <w:fldChar w:fldCharType="separate"/>
      </w:r>
      <w:r>
        <w:rPr>
          <w:noProof/>
        </w:rPr>
        <w:t>7</w:t>
      </w:r>
      <w:r w:rsidR="00E03573">
        <w:rPr>
          <w:noProof/>
        </w:rPr>
        <w:fldChar w:fldCharType="end"/>
      </w:r>
      <w:r>
        <w:t>. Vremenski prikaz pretraživanja riječi "tensorflow" (crveno) i "pytorch" (plavo)</w:t>
      </w:r>
      <w:bookmarkEnd w:id="1527"/>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1528" w:name="_Toc82446263"/>
      <w:r>
        <w:lastRenderedPageBreak/>
        <w:t>3.2</w:t>
      </w:r>
      <w:ins w:id="1529" w:author="Stjepan Salopek (ssalopek)" w:date="2021-09-09T14:52:00Z">
        <w:r w:rsidR="001019C5">
          <w:t>.</w:t>
        </w:r>
      </w:ins>
      <w:r>
        <w:t xml:space="preserve"> </w:t>
      </w:r>
      <w:r w:rsidR="00962BDD">
        <w:t>Teorija</w:t>
      </w:r>
      <w:r w:rsidR="00CC1D44">
        <w:t xml:space="preserve"> i funkcionalnosti potrebni za izradu</w:t>
      </w:r>
      <w:bookmarkEnd w:id="1528"/>
    </w:p>
    <w:p w14:paraId="07259D4C" w14:textId="1CFB1D22" w:rsidR="006C2582" w:rsidRPr="00FB7E80" w:rsidRDefault="00077154" w:rsidP="00825BED">
      <w:pPr>
        <w:pStyle w:val="4Tekst"/>
      </w:pPr>
      <w:r>
        <w:t xml:space="preserve">Ranije u radu </w:t>
      </w:r>
      <w:r w:rsidR="009D2BA5">
        <w:t xml:space="preserve">navedena </w:t>
      </w:r>
      <w:r w:rsidR="00892171">
        <w:t xml:space="preserve">je </w:t>
      </w:r>
      <w:r w:rsidR="009D2BA5">
        <w:t>relevantna teorija za seminarski rad. U sljedećim odlomcima detaljnije će se obraditi dijelovi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1530" w:author="Stjepan Salopek (ssalopek)" w:date="2021-09-09T16:41:00Z">
        <w:r w:rsidR="007F3EA2" w:rsidDel="0055277B">
          <w:delText>unazadnu propagaciju</w:delText>
        </w:r>
      </w:del>
      <w:ins w:id="1531" w:author="Stjepan Salopek (ssalopek)" w:date="2021-09-09T16:41:00Z">
        <w:r w:rsidR="0055277B">
          <w:t>propagaciju unazad</w:t>
        </w:r>
      </w:ins>
      <w:r w:rsidR="00C35D6B">
        <w:t xml:space="preserve"> te kreiranje klase koja predstavlja neuronsku mrežu.</w:t>
      </w:r>
      <w:r w:rsidR="00FB7E80">
        <w:t xml:space="preserve"> </w:t>
      </w:r>
      <w:r w:rsidR="00892171">
        <w:t>Koristiti će se</w:t>
      </w:r>
      <w:del w:id="1532" w:author="Stjepan Salopek (ssalopek)" w:date="2022-01-25T15:14:00Z">
        <w:r w:rsidR="00FB7E80" w:rsidDel="00B96479">
          <w:delText xml:space="preserve">Rad </w:delText>
        </w:r>
      </w:del>
      <w:r w:rsidR="00892171">
        <w:t xml:space="preserve"> </w:t>
      </w:r>
      <w:r w:rsidR="00FB7E80">
        <w:rPr>
          <w:i/>
          <w:iCs/>
        </w:rPr>
        <w:t>feedforward</w:t>
      </w:r>
      <w:r w:rsidR="00FB7E80">
        <w:t xml:space="preserve"> tip mreže.</w:t>
      </w:r>
    </w:p>
    <w:p w14:paraId="58E0EBC9" w14:textId="4C05DA95" w:rsidR="00CB7772" w:rsidRDefault="0062607B" w:rsidP="00CB7772">
      <w:pPr>
        <w:pStyle w:val="3PodnaslovMali"/>
      </w:pPr>
      <w:bookmarkStart w:id="1533" w:name="_Toc82446264"/>
      <w:r>
        <w:t>3.2.1</w:t>
      </w:r>
      <w:ins w:id="1534" w:author="Stjepan Salopek (ssalopek)" w:date="2021-09-09T14:52:00Z">
        <w:r w:rsidR="001019C5">
          <w:t>.</w:t>
        </w:r>
      </w:ins>
      <w:r>
        <w:t xml:space="preserve"> </w:t>
      </w:r>
      <w:r w:rsidR="00CB7772">
        <w:t>Tenzori</w:t>
      </w:r>
      <w:bookmarkEnd w:id="1533"/>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1535" w:author="Stjepan Salopek (ssalopek)" w:date="2022-01-25T15:15:00Z">
        <w:r w:rsidR="0006253B" w:rsidDel="00B96479">
          <w:delText>više dimenzija</w:delText>
        </w:r>
      </w:del>
      <w:ins w:id="1536"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1537" w:author="Stjepan Salopek (ssalopek)" w:date="2022-01-25T15:15:00Z">
        <w:r w:rsidR="00AD49E0" w:rsidDel="00B96479">
          <w:delText>se sastoje</w:delText>
        </w:r>
      </w:del>
      <w:ins w:id="1538"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1539" w:name="_Toc82446265"/>
      <w:r>
        <w:t>3.2.2</w:t>
      </w:r>
      <w:ins w:id="1540" w:author="Stjepan Salopek (ssalopek)" w:date="2021-09-09T14:52:00Z">
        <w:r w:rsidR="001019C5">
          <w:t>.</w:t>
        </w:r>
      </w:ins>
      <w:r>
        <w:t xml:space="preserve"> </w:t>
      </w:r>
      <w:r w:rsidR="002B074B">
        <w:t>Uobičajena propagacija neuronske mreže</w:t>
      </w:r>
      <w:bookmarkEnd w:id="1539"/>
    </w:p>
    <w:p w14:paraId="15559D1B" w14:textId="1BE751E4"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rsidR="00892171">
        <w:t>, ovisno o potrebama</w:t>
      </w:r>
      <w:r>
        <w:t>.</w:t>
      </w:r>
      <w:r w:rsidR="00955A61">
        <w:t xml:space="preserve"> Neuroni su povezani standardnim linearnim funkcijama oblika</w:t>
      </w:r>
      <w:ins w:id="1541" w:author="Stjepan Salopek (ssalopek)" w:date="2021-09-09T14:54:00Z">
        <w:r w:rsidR="002F3835">
          <w:br/>
        </w:r>
      </w:ins>
      <w:del w:id="1542"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1543"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1544" w:author="Stjepan Salopek (ssalopek)" w:date="2021-09-09T14:54:00Z">
        <w:r w:rsidR="002F3835">
          <w:t>l</w:t>
        </w:r>
      </w:ins>
      <w:r w:rsidR="00247AEB">
        <w:t xml:space="preserve">. </w:t>
      </w:r>
      <w:del w:id="1545" w:author="Stjepan Salopek (ssalopek)" w:date="2021-09-09T16:42:00Z">
        <w:r w:rsidR="002F3835" w:rsidDel="0055277B">
          <w:rPr>
            <w:i/>
            <w:iCs/>
          </w:rPr>
          <w:delText>B</w:delText>
        </w:r>
        <w:r w:rsidR="00247AEB" w:rsidDel="0055277B">
          <w:rPr>
            <w:i/>
            <w:iCs/>
          </w:rPr>
          <w:delText>ias</w:delText>
        </w:r>
      </w:del>
      <w:ins w:id="1546"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1547" w:name="_Toc94044606"/>
      <w:r>
        <w:t xml:space="preserve">Slika </w:t>
      </w:r>
      <w:r w:rsidR="00E03573">
        <w:fldChar w:fldCharType="begin"/>
      </w:r>
      <w:r w:rsidR="00E03573">
        <w:instrText xml:space="preserve"> SEQ Slika \* ARABIC </w:instrText>
      </w:r>
      <w:r w:rsidR="00E03573">
        <w:fldChar w:fldCharType="separate"/>
      </w:r>
      <w:r>
        <w:rPr>
          <w:noProof/>
        </w:rPr>
        <w:t>8</w:t>
      </w:r>
      <w:r w:rsidR="00E03573">
        <w:rPr>
          <w:noProof/>
        </w:rPr>
        <w:fldChar w:fldCharType="end"/>
      </w:r>
      <w:r>
        <w:t>. Propagacija neuronske mreže</w:t>
      </w:r>
      <w:bookmarkEnd w:id="1547"/>
    </w:p>
    <w:p w14:paraId="2A24F841" w14:textId="77777777" w:rsidR="00AB23B8" w:rsidRDefault="00AB23B8" w:rsidP="001C360E">
      <w:pPr>
        <w:pStyle w:val="4Tekst"/>
        <w:keepNext/>
      </w:pPr>
    </w:p>
    <w:p w14:paraId="5CE67F44" w14:textId="35FF9C89"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5C467C47" w:rsidR="007F7379" w:rsidRDefault="0062607B" w:rsidP="007F7379">
      <w:pPr>
        <w:pStyle w:val="3PodnaslovMali"/>
      </w:pPr>
      <w:bookmarkStart w:id="1548" w:name="_Toc82446266"/>
      <w:r>
        <w:t>3.2.3</w:t>
      </w:r>
      <w:ins w:id="1549" w:author="Stjepan Salopek (ssalopek)" w:date="2021-09-09T15:25:00Z">
        <w:r w:rsidR="008064B8">
          <w:t>.</w:t>
        </w:r>
      </w:ins>
      <w:r>
        <w:t xml:space="preserve"> </w:t>
      </w:r>
      <w:del w:id="1550" w:author="Tin Kramberger (tkramberg)" w:date="2021-09-06T19:01:00Z">
        <w:r w:rsidR="007F7379" w:rsidDel="00DB770D">
          <w:delText>Unazadna propagacija</w:delText>
        </w:r>
      </w:del>
      <w:r w:rsidR="001A3177">
        <w:t>Propagacija u</w:t>
      </w:r>
      <w:ins w:id="1551" w:author="Tin Kramberger (tkramberg)" w:date="2021-09-06T19:01:00Z">
        <w:r w:rsidR="00DB770D">
          <w:t>nazad</w:t>
        </w:r>
      </w:ins>
      <w:bookmarkEnd w:id="1548"/>
      <w:del w:id="1552"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1553" w:author="Stjepan Salopek (ssalopek)" w:date="2022-01-25T15:19:00Z"/>
        </w:rPr>
      </w:pPr>
      <w:r>
        <w:t xml:space="preserve">Međutim, kada su u pitanju veće mreže, i kada </w:t>
      </w:r>
      <w:del w:id="1554" w:author="Stjepan Salopek (ssalopek)" w:date="2021-09-09T14:55:00Z">
        <w:r w:rsidDel="002F3835">
          <w:delText xml:space="preserve">želimo </w:delText>
        </w:r>
      </w:del>
      <w:ins w:id="1555"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1556" w:author="Stjepan Salopek (ssalopek)" w:date="2021-09-09T14:55:00Z">
        <w:r w:rsidR="007C748A" w:rsidDel="002F3835">
          <w:delText>unazadne propagacije</w:delText>
        </w:r>
      </w:del>
      <w:ins w:id="1557"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1558" w:author="Stjepan Salopek (ssalopek)" w:date="2021-09-09T14:56:00Z">
        <w:r w:rsidR="002F26D2" w:rsidDel="002F3835">
          <w:delText>unazadna propagacija</w:delText>
        </w:r>
      </w:del>
      <w:ins w:id="1559"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1560" w:author="Stjepan Salopek (ssalopek)" w:date="2021-09-09T14:56:00Z">
        <w:r w:rsidR="002F3835">
          <w:t>je</w:t>
        </w:r>
      </w:ins>
      <w:del w:id="1561" w:author="Stjepan Salopek (ssalopek)" w:date="2021-09-09T14:56:00Z">
        <w:r w:rsidR="00936C29" w:rsidDel="002F3835">
          <w:delText>o</w:delText>
        </w:r>
      </w:del>
      <w:r w:rsidR="00936C29">
        <w:t xml:space="preserve"> željeni izlaz.</w:t>
      </w:r>
    </w:p>
    <w:p w14:paraId="467B952B" w14:textId="1771FE7A" w:rsidR="00D43A5A" w:rsidRDefault="00E03573" w:rsidP="00B96479">
      <w:pPr>
        <w:pStyle w:val="4Tekst"/>
      </w:pPr>
      <w:del w:id="1562"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1563"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1564" w:author="Stjepan Salopek (ssalopek)" w:date="2021-09-09T14:33:00Z">
                      <w:r w:rsidR="00093114" w:rsidDel="00CB09D3">
                        <w:rPr>
                          <w:noProof/>
                        </w:rPr>
                        <w:delText>9</w:delText>
                      </w:r>
                    </w:del>
                    <w:del w:id="1565"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1566" w:author="Stjepan Salopek (ssalopek)" w:date="2022-01-25T15:19:00Z">
        <w:r w:rsidR="00A905A4" w:rsidDel="00B96479">
          <w:delText xml:space="preserve">Prema devetoj slici prikazati će se </w:delText>
        </w:r>
      </w:del>
      <w:del w:id="1567" w:author="Stjepan Salopek (ssalopek)" w:date="2021-09-09T14:56:00Z">
        <w:r w:rsidR="00DF743E" w:rsidDel="002F3835">
          <w:delText>unazadna propagacija</w:delText>
        </w:r>
      </w:del>
      <w:del w:id="1568" w:author="Stjepan Salopek (ssalopek)" w:date="2022-01-25T15:19:00Z">
        <w:r w:rsidR="00DF743E" w:rsidDel="00B96479">
          <w:delText xml:space="preserve"> između dva neurona.</w:delText>
        </w:r>
      </w:del>
    </w:p>
    <w:p w14:paraId="42658AA7" w14:textId="77777777" w:rsidR="00D33388" w:rsidRDefault="00D33388" w:rsidP="00D33388">
      <w:pPr>
        <w:pStyle w:val="4Tekst"/>
        <w:jc w:val="center"/>
      </w:pPr>
      <w:r>
        <w:rPr>
          <w:noProof/>
        </w:rPr>
        <w:lastRenderedPageBreak/>
        <w:drawing>
          <wp:inline distT="0" distB="0" distL="0" distR="0" wp14:anchorId="3C11D07A" wp14:editId="1277A70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27421571" w14:textId="04553BCC" w:rsidR="00D33388" w:rsidRDefault="00D33388" w:rsidP="00D33388">
      <w:pPr>
        <w:pStyle w:val="4Tekst"/>
        <w:jc w:val="center"/>
      </w:pPr>
      <w:bookmarkStart w:id="1569" w:name="_Toc94044607"/>
      <w:r>
        <w:t xml:space="preserve">Slika </w:t>
      </w:r>
      <w:fldSimple w:instr=" SEQ Slika \* ARABIC ">
        <w:r>
          <w:rPr>
            <w:noProof/>
          </w:rPr>
          <w:t>9</w:t>
        </w:r>
      </w:fldSimple>
      <w:r>
        <w:t>. Ovisnost neurona u neuronskoj mreži</w:t>
      </w:r>
      <w:bookmarkEnd w:id="1569"/>
    </w:p>
    <w:p w14:paraId="097779A0" w14:textId="4C850C9F" w:rsidR="00936C29" w:rsidRDefault="00D43A5A" w:rsidP="00936C29">
      <w:pPr>
        <w:pStyle w:val="4Tekst"/>
      </w:pPr>
      <w:r>
        <w:t xml:space="preserve">Na </w:t>
      </w:r>
      <w:ins w:id="1570"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5482C94" w14:textId="54E3B0B0" w:rsidR="00AB23B8" w:rsidRDefault="00B97422" w:rsidP="00D33388">
      <w:pPr>
        <w:pStyle w:val="4Tekst"/>
      </w:pPr>
      <w:r>
        <w:t xml:space="preserve">Prolaskom </w:t>
      </w:r>
      <w:del w:id="1571" w:author="Stjepan Salopek (ssalopek)" w:date="2021-09-09T14:56:00Z">
        <w:r w:rsidDel="002F3835">
          <w:delText>unazadne propagacije</w:delText>
        </w:r>
      </w:del>
      <w:ins w:id="1572"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72A25D07" w:rsidR="002F3835" w:rsidRDefault="008840C0" w:rsidP="00936C29">
      <w:pPr>
        <w:pStyle w:val="4Tekst"/>
      </w:pPr>
      <w:del w:id="1573" w:author="Stjepan Salopek (ssalopek)" w:date="2021-09-09T14:56:00Z">
        <w:r w:rsidDel="002F3835">
          <w:delText>Unazadna propagacija</w:delText>
        </w:r>
      </w:del>
      <w:ins w:id="1574" w:author="Stjepan Salopek (ssalopek)" w:date="2021-09-09T14:56:00Z">
        <w:r w:rsidR="002F3835">
          <w:t>Propa</w:t>
        </w:r>
      </w:ins>
      <w:ins w:id="1575"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1576" w:name="_Toc82446267"/>
      <w:r>
        <w:lastRenderedPageBreak/>
        <w:t>3.2.4</w:t>
      </w:r>
      <w:ins w:id="1577" w:author="Stjepan Salopek (ssalopek)" w:date="2021-09-09T15:25:00Z">
        <w:r w:rsidR="008064B8">
          <w:t>.</w:t>
        </w:r>
      </w:ins>
      <w:r>
        <w:t xml:space="preserve"> </w:t>
      </w:r>
      <w:r w:rsidR="002B52DE">
        <w:t xml:space="preserve">Stvaranje klase za </w:t>
      </w:r>
      <w:r w:rsidR="005E1315">
        <w:t>strojno učenje</w:t>
      </w:r>
      <w:bookmarkEnd w:id="1576"/>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1578" w:name="_Toc94044608"/>
      <w:r>
        <w:t xml:space="preserve">Slika </w:t>
      </w:r>
      <w:r w:rsidR="00E03573">
        <w:fldChar w:fldCharType="begin"/>
      </w:r>
      <w:r w:rsidR="00E03573">
        <w:instrText xml:space="preserve"> SEQ Slika \* ARABIC </w:instrText>
      </w:r>
      <w:r w:rsidR="00E03573">
        <w:fldChar w:fldCharType="separate"/>
      </w:r>
      <w:r>
        <w:rPr>
          <w:noProof/>
        </w:rPr>
        <w:t>10</w:t>
      </w:r>
      <w:r w:rsidR="00E03573">
        <w:rPr>
          <w:noProof/>
        </w:rPr>
        <w:fldChar w:fldCharType="end"/>
      </w:r>
      <w:r>
        <w:t>. Skica modela prepoznavanja teksta</w:t>
      </w:r>
      <w:bookmarkEnd w:id="1578"/>
    </w:p>
    <w:p w14:paraId="34CE179F" w14:textId="3A3EAE61" w:rsidR="005E1315" w:rsidRDefault="00E03573" w:rsidP="005E1315">
      <w:pPr>
        <w:pStyle w:val="4Tekst"/>
      </w:pPr>
      <w:del w:id="1579"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1580" w:author="Stjepan Salopek (ssalopek)" w:date="2021-09-09T15:37:00Z">
                        <w:pPr>
                          <w:pStyle w:val="4Tekst"/>
                          <w:jc w:val="center"/>
                        </w:pPr>
                      </w:pPrChange>
                    </w:pPr>
                    <w:del w:id="1581" w:author="Stjepan Salopek (ssalopek)" w:date="2021-09-09T15:37:00Z">
                      <w:r w:rsidDel="008D5FB6">
                        <w:delText>Sl</w:delText>
                      </w:r>
                    </w:del>
                    <w:ins w:id="1582" w:author="Stjepan Salopek (ssalopek)" w:date="2021-09-09T15:37:00Z">
                      <w:r>
                        <w:t>asdasd</w:t>
                      </w:r>
                    </w:ins>
                    <w:del w:id="1583"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1584" w:author="Stjepan Salopek (ssalopek)" w:date="2021-09-09T14:33:00Z">
                      <w:r w:rsidDel="00CB09D3">
                        <w:rPr>
                          <w:noProof/>
                        </w:rPr>
                        <w:delText>10</w:delText>
                      </w:r>
                    </w:del>
                    <w:del w:id="1585" w:author="Stjepan Salopek (ssalopek)" w:date="2021-09-09T15:37:00Z">
                      <w:r w:rsidDel="008D5FB6">
                        <w:rPr>
                          <w:noProof/>
                        </w:rPr>
                        <w:fldChar w:fldCharType="end"/>
                      </w:r>
                      <w:r w:rsidDel="008D5FB6">
                        <w:delText xml:space="preserve"> </w:delText>
                      </w:r>
                    </w:del>
                    <w:del w:id="1586"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1587"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1588"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1589"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1590" w:author="Stjepan Salopek (ssalopek)" w:date="2021-09-09T16:52:00Z"/>
        </w:rPr>
      </w:pPr>
    </w:p>
    <w:p w14:paraId="464607F7" w14:textId="0CBA0DA7" w:rsidR="004167E9" w:rsidRDefault="004167E9">
      <w:pPr>
        <w:rPr>
          <w:ins w:id="1591" w:author="Stjepan Salopek (ssalopek)" w:date="2021-09-09T16:52:00Z"/>
          <w:rFonts w:ascii="Times New Roman" w:eastAsiaTheme="minorEastAsia" w:hAnsi="Times New Roman"/>
          <w:spacing w:val="15"/>
          <w:sz w:val="24"/>
        </w:rPr>
      </w:pPr>
      <w:ins w:id="1592" w:author="Stjepan Salopek (ssalopek)" w:date="2021-09-09T16:52:00Z">
        <w:r>
          <w:br w:type="page"/>
        </w:r>
      </w:ins>
    </w:p>
    <w:p w14:paraId="58AA7C35" w14:textId="77777777" w:rsidR="00401191" w:rsidDel="004167E9" w:rsidRDefault="00401191" w:rsidP="00401191">
      <w:pPr>
        <w:pStyle w:val="4Tekst"/>
        <w:rPr>
          <w:del w:id="1593" w:author="Stjepan Salopek (ssalopek)" w:date="2021-09-09T16:51:00Z"/>
        </w:rPr>
      </w:pPr>
    </w:p>
    <w:p w14:paraId="6EDBE52E" w14:textId="7BEE4B3B" w:rsidR="008324D8" w:rsidDel="004167E9" w:rsidRDefault="008324D8" w:rsidP="00401191">
      <w:pPr>
        <w:pStyle w:val="4Tekst"/>
        <w:rPr>
          <w:del w:id="1594" w:author="Stjepan Salopek (ssalopek)" w:date="2021-09-09T16:51:00Z"/>
        </w:rPr>
      </w:pPr>
    </w:p>
    <w:p w14:paraId="1FF7266B" w14:textId="4A9E5895" w:rsidR="008324D8" w:rsidDel="004167E9" w:rsidRDefault="008324D8" w:rsidP="00401191">
      <w:pPr>
        <w:pStyle w:val="4Tekst"/>
        <w:rPr>
          <w:del w:id="1595" w:author="Stjepan Salopek (ssalopek)" w:date="2021-09-09T16:52:00Z"/>
        </w:rPr>
      </w:pPr>
    </w:p>
    <w:p w14:paraId="7EE65BAB" w14:textId="50E29FEF" w:rsidR="00401191" w:rsidRDefault="0062607B" w:rsidP="00FB138B">
      <w:pPr>
        <w:pStyle w:val="3PodnaslovMali"/>
      </w:pPr>
      <w:bookmarkStart w:id="1596" w:name="_Toc82446268"/>
      <w:r>
        <w:t>3.2.5</w:t>
      </w:r>
      <w:ins w:id="1597" w:author="Stjepan Salopek (ssalopek)" w:date="2021-09-09T15:01:00Z">
        <w:r w:rsidR="002F3835">
          <w:t>.</w:t>
        </w:r>
      </w:ins>
      <w:r>
        <w:t xml:space="preserve"> </w:t>
      </w:r>
      <w:r w:rsidR="00FB138B">
        <w:t>Implementiranje klase za strojno učenje u Pythonu</w:t>
      </w:r>
      <w:bookmarkEnd w:id="1596"/>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1F72A5D6" w14:textId="747CB858" w:rsidR="001D33D5" w:rsidRPr="001D33D5" w:rsidRDefault="008324D8" w:rsidP="008324D8">
      <w:pPr>
        <w:pStyle w:val="4Tekst"/>
        <w:spacing w:before="120"/>
        <w:jc w:val="center"/>
      </w:pPr>
      <w:bookmarkStart w:id="1598" w:name="_Toc82446327"/>
      <w:r>
        <w:t>Prikaz programskog</w:t>
      </w:r>
      <w:r w:rsidR="0030775A">
        <w:t xml:space="preserve"> koda </w:t>
      </w:r>
      <w:r w:rsidR="00E03573">
        <w:fldChar w:fldCharType="begin"/>
      </w:r>
      <w:r w:rsidR="00E03573">
        <w:instrText xml:space="preserve"> SEQ Prikaz_programskog_koda \* ARABIC </w:instrText>
      </w:r>
      <w:r w:rsidR="00E03573">
        <w:fldChar w:fldCharType="separate"/>
      </w:r>
      <w:r w:rsidR="00505A44">
        <w:rPr>
          <w:noProof/>
        </w:rPr>
        <w:t>1</w:t>
      </w:r>
      <w:r w:rsidR="00E03573">
        <w:rPr>
          <w:noProof/>
        </w:rPr>
        <w:fldChar w:fldCharType="end"/>
      </w:r>
      <w:ins w:id="1599" w:author="Stjepan Salopek (ssalopek)" w:date="2021-09-09T15:01:00Z">
        <w:r w:rsidR="002F3835">
          <w:rPr>
            <w:noProof/>
          </w:rPr>
          <w:t>.</w:t>
        </w:r>
      </w:ins>
      <w:r>
        <w:t xml:space="preserve"> </w:t>
      </w:r>
      <w:del w:id="1600" w:author="Stjepan Salopek (ssalopek)" w:date="2021-09-09T16:31:00Z">
        <w:r w:rsidR="00910053" w:rsidDel="00710A41">
          <w:rPr>
            <w:noProof/>
          </w:rPr>
          <w:delText>–</w:delText>
        </w:r>
        <w:r w:rsidDel="00710A41">
          <w:delText xml:space="preserve"> </w:delText>
        </w:r>
      </w:del>
      <w:r>
        <w:t>Primjer klase neuronske mreže</w:t>
      </w:r>
      <w:bookmarkEnd w:id="1598"/>
    </w:p>
    <w:p w14:paraId="116A3A52" w14:textId="0DB5353C"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w:t>
      </w:r>
      <w:r w:rsidR="0030775A">
        <w:t>definiranje</w:t>
      </w:r>
      <w:r w:rsidR="00B56143">
        <w:t xml:space="preserve"> </w:t>
      </w:r>
      <w:del w:id="1601" w:author="Stjepan Salopek (ssalopek)" w:date="2021-09-09T16:54:00Z">
        <w:r w:rsidR="00B56143" w:rsidDel="004167E9">
          <w:delText>unazadne propagacije</w:delText>
        </w:r>
      </w:del>
      <w:ins w:id="1602"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1603" w:author="Stjepan Salopek (ssalopek)" w:date="2022-01-25T15:24:00Z">
        <w:r w:rsidR="00D6094D" w:rsidDel="0039088D">
          <w:delText>objektu klase</w:delText>
        </w:r>
      </w:del>
      <w:ins w:id="1604"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473BD5C4"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w:t>
      </w:r>
      <w:r w:rsidR="0030775A">
        <w:t>Na primjer</w:t>
      </w:r>
      <w:r>
        <w:t>, prolaskom matrice dimenzija 2x2 kroz sliku dimenzija 28x28, uzimajući maksimalne vrijednosti svakog piksela matrice, u konačnici bi se dobila slika dimenzija 14x14. Na ovaj način ubrzava se proces učenja</w:t>
      </w:r>
      <w:r w:rsidR="0030775A">
        <w:t xml:space="preserve"> smanjenjem ulaza</w:t>
      </w:r>
      <w:r>
        <w:t>.</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7EAA4377" w:rsidR="00414285" w:rsidRDefault="0062607B" w:rsidP="001B1440">
      <w:pPr>
        <w:pStyle w:val="2Podnaslov"/>
      </w:pPr>
      <w:bookmarkStart w:id="1605" w:name="_Toc82446269"/>
      <w:r>
        <w:t>3.3</w:t>
      </w:r>
      <w:ins w:id="1606" w:author="Stjepan Salopek (ssalopek)" w:date="2021-09-09T15:01:00Z">
        <w:r w:rsidR="002F3835">
          <w:t>.</w:t>
        </w:r>
      </w:ins>
      <w:r>
        <w:t xml:space="preserve"> </w:t>
      </w:r>
      <w:r w:rsidR="00C35D6B">
        <w:t>Rad sa kreira</w:t>
      </w:r>
      <w:r w:rsidR="009A69A3">
        <w:t>nom neuronskom mrežom</w:t>
      </w:r>
      <w:bookmarkEnd w:id="1605"/>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1607" w:name="_Toc82446328"/>
      <w:r>
        <w:t xml:space="preserve">Prikaz programskog koda </w:t>
      </w:r>
      <w:r w:rsidR="00E03573">
        <w:fldChar w:fldCharType="begin"/>
      </w:r>
      <w:r w:rsidR="00E03573">
        <w:instrText xml:space="preserve"> SEQ Prikaz_programskog_koda \* ARABIC </w:instrText>
      </w:r>
      <w:r w:rsidR="00E03573">
        <w:fldChar w:fldCharType="separate"/>
      </w:r>
      <w:r w:rsidR="00505A44">
        <w:rPr>
          <w:noProof/>
        </w:rPr>
        <w:t>2</w:t>
      </w:r>
      <w:r w:rsidR="00E03573">
        <w:rPr>
          <w:noProof/>
        </w:rPr>
        <w:fldChar w:fldCharType="end"/>
      </w:r>
      <w:ins w:id="1608" w:author="Stjepan Salopek (ssalopek)" w:date="2021-09-09T15:01:00Z">
        <w:r w:rsidR="002F3835">
          <w:rPr>
            <w:noProof/>
          </w:rPr>
          <w:t>.</w:t>
        </w:r>
      </w:ins>
      <w:r>
        <w:t xml:space="preserve"> </w:t>
      </w:r>
      <w:del w:id="1609" w:author="Stjepan Salopek (ssalopek)" w:date="2021-09-09T16:31:00Z">
        <w:r w:rsidDel="00710A41">
          <w:delText xml:space="preserve">– </w:delText>
        </w:r>
      </w:del>
      <w:r>
        <w:t>Primjer optimizacijske funkcije</w:t>
      </w:r>
      <w:bookmarkEnd w:id="1607"/>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1AB91B32" w:rsidR="00F83E97" w:rsidRDefault="00A52CE7" w:rsidP="003B5E7D">
      <w:pPr>
        <w:pStyle w:val="4Tekst"/>
      </w:pPr>
      <w:r>
        <w:t>Funkcija korištena za optimizaciju težina i sklonosti naziva se</w:t>
      </w:r>
      <w:r w:rsidR="001A3177">
        <w:t xml:space="preserve"> Stohastički </w:t>
      </w:r>
      <w:commentRangeStart w:id="1610"/>
      <w:del w:id="1611" w:author="Stjepan Salopek (ssalopek)" w:date="2021-09-09T15:01:00Z">
        <w:r w:rsidR="0054288D" w:rsidDel="002F3835">
          <w:delText>Spust Gradijenata</w:delText>
        </w:r>
      </w:del>
      <w:commentRangeEnd w:id="1610"/>
      <w:ins w:id="1612" w:author="Stjepan Salopek (ssalopek)" w:date="2021-09-09T15:01:00Z">
        <w:r w:rsidR="002F3835">
          <w:t>gradijentalni pad</w:t>
        </w:r>
      </w:ins>
      <w:r w:rsidR="004400BA">
        <w:rPr>
          <w:rStyle w:val="CommentReference"/>
          <w:rFonts w:asciiTheme="minorHAnsi" w:eastAsiaTheme="minorHAnsi" w:hAnsiTheme="minorHAnsi"/>
          <w:spacing w:val="0"/>
        </w:rPr>
        <w:commentReference w:id="1610"/>
      </w:r>
      <w:r w:rsidR="0054288D">
        <w:t xml:space="preserve"> (eng</w:t>
      </w:r>
      <w:ins w:id="1613"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1614" w:author="Stjepan Salopek (ssalopek)" w:date="2021-09-09T15:02:00Z">
        <w:r w:rsidR="00F83E97" w:rsidDel="002F3835">
          <w:delText>unazadnoj propagaciji</w:delText>
        </w:r>
      </w:del>
      <w:ins w:id="1615"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1616" w:author="Tin Kramberger (tkramberg)" w:date="2021-09-06T19:06:00Z">
              <w:rPr>
                <w:rFonts w:ascii="Cambria Math" w:hAnsi="Cambria Math"/>
              </w:rPr>
              <m:t>×</m:t>
            </w:ins>
          </m:r>
          <m:r>
            <w:del w:id="1617"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1618" w:author="Stjepan Salopek (ssalopek)" w:date="2021-09-09T15:03:00Z">
        <w:r w:rsidRPr="008324D8" w:rsidDel="00C94B37">
          <w:rPr>
            <w:rFonts w:ascii="Consolas" w:eastAsia="Times New Roman" w:hAnsi="Consolas" w:cs="Times New Roman"/>
            <w:color w:val="000000"/>
            <w:sz w:val="21"/>
            <w:szCs w:val="21"/>
          </w:rPr>
          <w:delText>index</w:delText>
        </w:r>
      </w:del>
      <w:ins w:id="1619"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1620" w:name="_Toc82446329"/>
      <w:r>
        <w:t xml:space="preserve">Prikaz programskog koda </w:t>
      </w:r>
      <w:r w:rsidR="00E03573">
        <w:fldChar w:fldCharType="begin"/>
      </w:r>
      <w:r w:rsidR="00E03573">
        <w:instrText xml:space="preserve"> SEQ Prikaz_programskog_koda \* ARABIC </w:instrText>
      </w:r>
      <w:r w:rsidR="00E03573">
        <w:fldChar w:fldCharType="separate"/>
      </w:r>
      <w:r w:rsidR="00505A44">
        <w:rPr>
          <w:noProof/>
        </w:rPr>
        <w:t>3</w:t>
      </w:r>
      <w:r w:rsidR="00E03573">
        <w:rPr>
          <w:noProof/>
        </w:rPr>
        <w:fldChar w:fldCharType="end"/>
      </w:r>
      <w:ins w:id="1621" w:author="Stjepan Salopek (ssalopek)" w:date="2021-09-09T15:03:00Z">
        <w:r w:rsidR="00C94B37">
          <w:rPr>
            <w:noProof/>
          </w:rPr>
          <w:t>.</w:t>
        </w:r>
      </w:ins>
      <w:r>
        <w:t xml:space="preserve"> </w:t>
      </w:r>
      <w:del w:id="1622" w:author="Stjepan Salopek (ssalopek)" w:date="2021-09-09T16:31:00Z">
        <w:r w:rsidDel="00710A41">
          <w:delText xml:space="preserve">– </w:delText>
        </w:r>
      </w:del>
      <w:r>
        <w:t>Pojednostavljeni prolazak kroz mrežu</w:t>
      </w:r>
      <w:bookmarkEnd w:id="1620"/>
    </w:p>
    <w:p w14:paraId="3B785614" w14:textId="01834B42"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1623" w:author="Stjepan Salopek (ssalopek)" w:date="2022-01-25T15:25:00Z">
        <w:r w:rsidR="00AB0117" w:rsidDel="004902DA">
          <w:delText xml:space="preserve">dva </w:delText>
        </w:r>
      </w:del>
      <w:ins w:id="1624"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1625" w:name="_Toc82446270"/>
      <w:r>
        <w:lastRenderedPageBreak/>
        <w:t>3.4</w:t>
      </w:r>
      <w:ins w:id="1626" w:author="Stjepan Salopek (ssalopek)" w:date="2021-09-09T15:03:00Z">
        <w:r w:rsidR="00C94B37">
          <w:t>.</w:t>
        </w:r>
      </w:ins>
      <w:r>
        <w:t xml:space="preserve"> </w:t>
      </w:r>
      <w:r w:rsidR="001A46C0">
        <w:t>Rad i analiza rezultata</w:t>
      </w:r>
      <w:bookmarkEnd w:id="1625"/>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1627" w:name="_Toc82446330"/>
      <w:r>
        <w:t xml:space="preserve">Prikaz programskog koda </w:t>
      </w:r>
      <w:r w:rsidR="00E03573">
        <w:fldChar w:fldCharType="begin"/>
      </w:r>
      <w:r w:rsidR="00E03573">
        <w:instrText xml:space="preserve"> SEQ Prikaz_programskog_koda \* ARABIC </w:instrText>
      </w:r>
      <w:r w:rsidR="00E03573">
        <w:fldChar w:fldCharType="separate"/>
      </w:r>
      <w:r w:rsidR="00505A44">
        <w:rPr>
          <w:noProof/>
        </w:rPr>
        <w:t>4</w:t>
      </w:r>
      <w:r w:rsidR="00E03573">
        <w:rPr>
          <w:noProof/>
        </w:rPr>
        <w:fldChar w:fldCharType="end"/>
      </w:r>
      <w:ins w:id="1628" w:author="Stjepan Salopek (ssalopek)" w:date="2021-09-09T15:03:00Z">
        <w:r w:rsidR="00C94B37">
          <w:rPr>
            <w:noProof/>
          </w:rPr>
          <w:t>.</w:t>
        </w:r>
      </w:ins>
      <w:r>
        <w:t xml:space="preserve"> </w:t>
      </w:r>
      <w:del w:id="1629" w:author="Stjepan Salopek (ssalopek)" w:date="2021-09-09T16:31:00Z">
        <w:r w:rsidR="00910053" w:rsidDel="00710A41">
          <w:rPr>
            <w:noProof/>
          </w:rPr>
          <w:delText>–</w:delText>
        </w:r>
        <w:r w:rsidDel="00710A41">
          <w:delText xml:space="preserve"> </w:delText>
        </w:r>
      </w:del>
      <w:r>
        <w:t>Računanje točnosti mreže</w:t>
      </w:r>
      <w:bookmarkEnd w:id="1627"/>
    </w:p>
    <w:p w14:paraId="23B5984B" w14:textId="26F6FDE4" w:rsidR="003467BC" w:rsidRDefault="006F0B00" w:rsidP="003467BC">
      <w:pPr>
        <w:pStyle w:val="4Tekst"/>
      </w:pPr>
      <w:r>
        <w:t>Pri usporedbi</w:t>
      </w:r>
      <w:r w:rsidR="003467BC">
        <w:t xml:space="preserve"> trećeg i četvrtog programskog isječka</w:t>
      </w:r>
      <w:r w:rsidR="00EA208A">
        <w:t xml:space="preserve"> može se </w:t>
      </w:r>
      <w:r w:rsidR="00D24730">
        <w:t>primijetiti</w:t>
      </w:r>
      <w:r w:rsidR="00EA208A">
        <w:t xml:space="preserve"> sličnost. Kada je u pitanju predviđanje, </w:t>
      </w:r>
      <w:r w:rsidR="00D24730">
        <w:t xml:space="preserve">prolazi se </w:t>
      </w:r>
      <w:r w:rsidR="00C13734">
        <w:t xml:space="preserve">kroz petlju šaljući slike kroz mrežu. Da bi se </w:t>
      </w:r>
      <w:r w:rsidR="00036185">
        <w:t>među</w:t>
      </w:r>
      <w:r w:rsidR="00C13734">
        <w:t xml:space="preserve">rezultati </w:t>
      </w:r>
      <w:r w:rsidR="00036185">
        <w:t xml:space="preserve">treniranja </w:t>
      </w:r>
      <w:r w:rsidR="00C13734">
        <w:t xml:space="preserve">mogli analizirati, koriste se slike čiji se tekst unaprijed zna. </w:t>
      </w:r>
      <w:r w:rsidR="00036185">
        <w:t>Prilikom računanja točnosti u četvrtom programskom kodu</w:t>
      </w:r>
      <w:r w:rsidR="00C13734">
        <w:t>, u dijelu</w:t>
      </w:r>
      <w:r w:rsidR="00396600">
        <w:t xml:space="preserve"> označenim komentarom</w:t>
      </w:r>
      <w:r w:rsidR="00036185">
        <w:t>,</w:t>
      </w:r>
      <w:r w:rsidR="00396600">
        <w:t xml:space="preserve">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17AB5A58" w:rsidR="00E82A48" w:rsidRDefault="002D0973" w:rsidP="003467BC">
      <w:pPr>
        <w:pStyle w:val="4Tekst"/>
      </w:pPr>
      <w:r>
        <w:br w:type="page"/>
      </w:r>
      <w:bookmarkStart w:id="1630" w:name="_Toc82446271"/>
      <w:r w:rsidR="00E82A48">
        <w:lastRenderedPageBreak/>
        <w:t>4</w:t>
      </w:r>
      <w:ins w:id="1631" w:author="Stjepan Salopek (ssalopek)" w:date="2021-09-09T15:03:00Z">
        <w:r w:rsidR="00C94B37">
          <w:t>.</w:t>
        </w:r>
      </w:ins>
      <w:r w:rsidR="00E82A48">
        <w:t xml:space="preserve"> PRAKTIČNI ZADATAK</w:t>
      </w:r>
      <w:bookmarkEnd w:id="1630"/>
    </w:p>
    <w:p w14:paraId="7B55D48C" w14:textId="183D7837" w:rsidR="00E82A48" w:rsidRDefault="00E82A48" w:rsidP="00E82A48">
      <w:pPr>
        <w:pStyle w:val="2Podnaslov"/>
      </w:pPr>
      <w:bookmarkStart w:id="1632" w:name="_Toc82446272"/>
      <w:r>
        <w:t>4.1</w:t>
      </w:r>
      <w:ins w:id="1633" w:author="Stjepan Salopek (ssalopek)" w:date="2021-09-09T15:03:00Z">
        <w:r w:rsidR="00C94B37">
          <w:t>.</w:t>
        </w:r>
      </w:ins>
      <w:r>
        <w:t xml:space="preserve"> Plan rada</w:t>
      </w:r>
      <w:bookmarkEnd w:id="1632"/>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73EEEFB8" w:rsidR="00424DF1" w:rsidRDefault="00424DF1" w:rsidP="009812C5">
      <w:pPr>
        <w:pStyle w:val="4Tekst"/>
      </w:pPr>
      <w:r>
        <w:t xml:space="preserve">Početak izrade uključuje postavljanje razvojnog okruženja, nakon čega se preuzima inicijalni podatkovni skup. Nadalje, skup se mora obraditi i </w:t>
      </w:r>
      <w:r w:rsidR="00AB7FD2">
        <w:t xml:space="preserve">prilagoditi kontekstu u kojemu će biti iskorišten. Zatim slijedi dizajniranje neuronske mreže koja će se koristiti za treniranje modela. Istrenirati će se više modela i za svaki testirati preciznost čitanja </w:t>
      </w:r>
      <w:r w:rsidR="00036185">
        <w:t>slova</w:t>
      </w:r>
      <w:r w:rsidR="00AB7FD2">
        <w:t>.</w:t>
      </w:r>
    </w:p>
    <w:p w14:paraId="4DE6A9A3" w14:textId="4A5CCD80" w:rsidR="00AB7FD2" w:rsidRDefault="00AB7FD2" w:rsidP="00AB7FD2">
      <w:pPr>
        <w:pStyle w:val="2Podnaslov"/>
      </w:pPr>
      <w:bookmarkStart w:id="1634" w:name="_Toc82446273"/>
      <w:r>
        <w:t>4.2</w:t>
      </w:r>
      <w:ins w:id="1635" w:author="Stjepan Salopek (ssalopek)" w:date="2021-09-09T15:03:00Z">
        <w:r w:rsidR="00C94B37">
          <w:t>.</w:t>
        </w:r>
      </w:ins>
      <w:r>
        <w:t xml:space="preserve"> Postavljanje razvojnog okruženja</w:t>
      </w:r>
      <w:bookmarkEnd w:id="1634"/>
    </w:p>
    <w:p w14:paraId="32AE3937" w14:textId="14DF9C27" w:rsidR="002A59EF" w:rsidRDefault="00735F4B" w:rsidP="002A59EF">
      <w:pPr>
        <w:pStyle w:val="4Tekst"/>
        <w:jc w:val="left"/>
      </w:pPr>
      <w:r>
        <w:t>Kompletan praktični dio rada odrađen je na Googleovoj platformi</w:t>
      </w:r>
      <w:r w:rsidR="00036185">
        <w:t>. Nakon dovršetka, kod iz Jupyter bilježnice</w:t>
      </w:r>
      <w:r w:rsidR="00550F44">
        <w:t xml:space="preserve"> pretvoren je u uobičajenu strukturu Python projekta</w:t>
      </w:r>
      <w:r>
        <w:t>. Google Drive korišten je za pohranu podataka</w:t>
      </w:r>
      <w:r w:rsidR="00550F44">
        <w:t xml:space="preserve"> kao što su grafovi i istrenirani modeli</w:t>
      </w:r>
      <w:r>
        <w:t>,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1636" w:name="_Toc94044609"/>
      <w:r>
        <w:t xml:space="preserve">Slika </w:t>
      </w:r>
      <w:r w:rsidR="00E03573">
        <w:fldChar w:fldCharType="begin"/>
      </w:r>
      <w:r w:rsidR="00E03573">
        <w:instrText xml:space="preserve"> SEQ Slika \* ARABIC </w:instrText>
      </w:r>
      <w:r w:rsidR="00E03573">
        <w:fldChar w:fldCharType="separate"/>
      </w:r>
      <w:r>
        <w:rPr>
          <w:noProof/>
        </w:rPr>
        <w:t>11</w:t>
      </w:r>
      <w:r w:rsidR="00E03573">
        <w:rPr>
          <w:noProof/>
        </w:rPr>
        <w:fldChar w:fldCharType="end"/>
      </w:r>
      <w:r>
        <w:t>. Rad u Colaborytoryju</w:t>
      </w:r>
      <w:bookmarkEnd w:id="1636"/>
    </w:p>
    <w:p w14:paraId="11CD3A83" w14:textId="175233FF" w:rsidR="009B1A1C" w:rsidRDefault="00735F4B" w:rsidP="009812C5">
      <w:pPr>
        <w:pStyle w:val="4Tekst"/>
      </w:pPr>
      <w:r>
        <w:t>Colab pojednostavljuje rad jer ima funkcionalnosti poput uvoza Google Drivea direktno u Linux virtualnu mašinu na kojoj je pokrenuta Jupyter bilježnica. Također, u</w:t>
      </w:r>
      <w:r w:rsidR="00745CD3">
        <w:t xml:space="preserve"> </w:t>
      </w:r>
      <w:r>
        <w:t xml:space="preserve">bilježnici </w:t>
      </w:r>
      <w:r w:rsidR="00550F44">
        <w:t xml:space="preserve">se mogu direktno </w:t>
      </w:r>
      <w:r>
        <w:t>pokretati naredbe ljuske što se pokazalo korisnim u analizi podataka</w:t>
      </w:r>
      <w:r w:rsidR="00550F44">
        <w:t xml:space="preserve"> Tensor</w:t>
      </w:r>
      <w:r w:rsidR="0072304D">
        <w:t>B</w:t>
      </w:r>
      <w:r w:rsidR="00550F44">
        <w:t>oard alatom</w:t>
      </w:r>
      <w:r>
        <w:t>.</w:t>
      </w:r>
      <w:r w:rsidR="00FB1FCC">
        <w:t xml:space="preserve"> </w:t>
      </w:r>
      <w:r w:rsidR="009B1A1C">
        <w:t>Iako Colab omogućuje pristup grafičkim karticama,</w:t>
      </w:r>
      <w:r w:rsidR="00745CD3">
        <w:t xml:space="preserve"> vremenski su ograničene</w:t>
      </w:r>
      <w:r w:rsidR="00550F44">
        <w:t>. Stoga se treniranje odrađivalo u više navrata s vremenskim razmakom od jedan do dva dana</w:t>
      </w:r>
      <w:r w:rsidR="009B1A1C">
        <w:t>.</w:t>
      </w:r>
    </w:p>
    <w:p w14:paraId="1CF9F896" w14:textId="0795C761" w:rsidR="009B1A1C" w:rsidDel="00C94B37" w:rsidRDefault="009B1A1C" w:rsidP="009812C5">
      <w:pPr>
        <w:pStyle w:val="4Tekst"/>
        <w:rPr>
          <w:del w:id="1637" w:author="Stjepan Salopek (ssalopek)" w:date="2021-09-09T15:04:00Z"/>
        </w:rPr>
      </w:pPr>
    </w:p>
    <w:p w14:paraId="03D7EEB6" w14:textId="5DD4A993" w:rsidR="009B1A1C" w:rsidDel="00C94B37" w:rsidRDefault="009B1A1C" w:rsidP="009812C5">
      <w:pPr>
        <w:pStyle w:val="4Tekst"/>
        <w:rPr>
          <w:del w:id="1638" w:author="Stjepan Salopek (ssalopek)" w:date="2021-09-09T15:04:00Z"/>
        </w:rPr>
      </w:pPr>
    </w:p>
    <w:p w14:paraId="6691A666" w14:textId="216A949C" w:rsidR="009B1A1C" w:rsidDel="00C94B37" w:rsidRDefault="009B1A1C" w:rsidP="009812C5">
      <w:pPr>
        <w:pStyle w:val="4Tekst"/>
        <w:rPr>
          <w:del w:id="1639" w:author="Stjepan Salopek (ssalopek)" w:date="2021-09-09T15:04:00Z"/>
        </w:rPr>
      </w:pPr>
    </w:p>
    <w:p w14:paraId="112AF001" w14:textId="3B1B674F" w:rsidR="009B1A1C" w:rsidRDefault="00784456" w:rsidP="00784456">
      <w:pPr>
        <w:pStyle w:val="2Podnaslov"/>
      </w:pPr>
      <w:bookmarkStart w:id="1640" w:name="_Toc82446274"/>
      <w:r>
        <w:t>4.3</w:t>
      </w:r>
      <w:ins w:id="1641" w:author="Stjepan Salopek (ssalopek)" w:date="2021-09-09T15:06:00Z">
        <w:r w:rsidR="00C94B37">
          <w:t>.</w:t>
        </w:r>
      </w:ins>
      <w:r>
        <w:t xml:space="preserve"> </w:t>
      </w:r>
      <w:bookmarkEnd w:id="1640"/>
      <w:r w:rsidR="000B506C">
        <w:t>Podatkovni skup</w:t>
      </w:r>
    </w:p>
    <w:p w14:paraId="194CB45E" w14:textId="0DA2A30C"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DD2D15" w:rsidRPr="00DD2D15">
            <w:rPr>
              <w:noProof/>
              <w:lang w:val="en-US"/>
            </w:rPr>
            <w:t>[12]</w:t>
          </w:r>
          <w:r w:rsidR="00DD2D15">
            <w:fldChar w:fldCharType="end"/>
          </w:r>
        </w:sdtContent>
      </w:sdt>
      <w:r>
        <w:t>.</w:t>
      </w:r>
      <w:r w:rsidR="004879BD">
        <w:t xml:space="preserve"> U kontekstu</w:t>
      </w:r>
      <w:r w:rsidR="00550F44">
        <w:t xml:space="preserve"> strojnog učenja</w:t>
      </w:r>
      <w:r w:rsidR="004879BD">
        <w:t xml:space="preserve">, podatkovni skup označava skup </w:t>
      </w:r>
      <w:r w:rsidR="00550F44">
        <w:t xml:space="preserve">brojčanih, </w:t>
      </w:r>
      <w:r w:rsidR="004879BD">
        <w:t>tekstualnih, vizualnih i</w:t>
      </w:r>
      <w:r w:rsidR="00550F44">
        <w:t>li</w:t>
      </w:r>
      <w:r w:rsidR="004879BD">
        <w:t xml:space="preserve"> auditivnih podataka.</w:t>
      </w:r>
      <w:r w:rsidR="00775698">
        <w:t xml:space="preserve"> </w:t>
      </w:r>
      <w:r w:rsidR="003F124C">
        <w:t>Primjer tekstualnog podatkovnog skupa</w:t>
      </w:r>
      <w:r w:rsidR="00775698">
        <w:t xml:space="preserve"> je popis putnika Titanika</w:t>
      </w:r>
      <w:r w:rsidR="00550F44">
        <w:t>. Na temelju popisa, neuronska mreža može napraviti procjenu šanse preživljavanja na temelju ulaznih parametara kao što su dob, spol ili klasa osobe.</w:t>
      </w:r>
    </w:p>
    <w:p w14:paraId="3355C4C6" w14:textId="4E4A5E75" w:rsidR="00550F44" w:rsidRDefault="00550F44" w:rsidP="00550F44">
      <w:pPr>
        <w:pStyle w:val="2Podnaslov"/>
      </w:pPr>
      <w:r>
        <w:t>4.</w:t>
      </w:r>
      <w:r w:rsidR="001275E4">
        <w:t>5</w:t>
      </w:r>
      <w:r>
        <w:t>. MNIST</w:t>
      </w:r>
      <w:r w:rsidR="001275E4">
        <w:t xml:space="preserve"> i EMNIST skupovi</w:t>
      </w:r>
    </w:p>
    <w:p w14:paraId="17633467" w14:textId="76CE796F"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w:t>
      </w:r>
      <w:r w:rsidR="00513407">
        <w:t xml:space="preserve"> a</w:t>
      </w:r>
      <w:r w:rsidR="00601E08">
        <w:t xml:space="preserve"> kada podatkovni skup nije od velike važnosti. Sastoji se od 70.000 slika veličine 28x28 piksela širine 1 bita, a podijeljene su u deset klasa</w:t>
      </w:r>
      <w:r w:rsidR="00BF5F67">
        <w:t>, na znamenke od 1 do 9.</w:t>
      </w:r>
    </w:p>
    <w:p w14:paraId="292B5F9E" w14:textId="77777777" w:rsidR="00BF5F67" w:rsidRPr="00BF5F67" w:rsidDel="00C94B37" w:rsidRDefault="00BF5F67" w:rsidP="00BF5F67">
      <w:pPr>
        <w:pStyle w:val="4Tekst"/>
        <w:rPr>
          <w:del w:id="1642" w:author="Stjepan Salopek (ssalopek)" w:date="2021-09-09T15:07:00Z"/>
        </w:rPr>
      </w:pPr>
    </w:p>
    <w:p w14:paraId="45FD0063" w14:textId="7B00C31D" w:rsidR="0088087A" w:rsidDel="00C94B37" w:rsidRDefault="0088087A" w:rsidP="009812C5">
      <w:pPr>
        <w:pStyle w:val="4Tekst"/>
        <w:rPr>
          <w:del w:id="1643" w:author="Stjepan Salopek (ssalopek)" w:date="2021-09-09T15:07:00Z"/>
        </w:rPr>
      </w:pP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1644" w:author="Stjepan Salopek (ssalopek)" w:date="2021-09-13T09:24:00Z"/>
        </w:rPr>
      </w:pPr>
      <w:bookmarkStart w:id="1645" w:name="_Toc82446279"/>
      <w:ins w:id="1646" w:author="Stjepan Salopek (ssalopek)" w:date="2021-09-13T09:24:00Z">
        <w:r>
          <w:lastRenderedPageBreak/>
          <w:t>4.5. Dizajniranje neuronske mreže</w:t>
        </w:r>
        <w:bookmarkEnd w:id="1645"/>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07B4F24C" w:rsidR="00F420B2" w:rsidRDefault="00F420B2" w:rsidP="002E789E">
      <w:pPr>
        <w:pStyle w:val="4Tekst"/>
      </w:pPr>
      <w:r>
        <w:t xml:space="preserve">Mreže su nazvane prema </w:t>
      </w:r>
      <w:r w:rsidR="00513407">
        <w:t xml:space="preserve">originalnim nazivima ili </w:t>
      </w:r>
      <w:r>
        <w:t xml:space="preserve">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r>
        <w:t>4.5.1. ConvNet</w:t>
      </w:r>
    </w:p>
    <w:p w14:paraId="4571844E" w14:textId="6F23C1F0"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sedam blokova. Prvih pet blokova su konvolucijski i na sebi sadrže padajući (engl. dropout) sloj</w:t>
      </w:r>
      <w:r w:rsidR="00513407">
        <w:t>.</w:t>
      </w:r>
      <w:r w:rsidR="00E444E2">
        <w:t xml:space="preserve"> </w:t>
      </w:r>
      <w:r w:rsidR="00513407">
        <w:t>P</w:t>
      </w:r>
      <w:r w:rsidR="00E444E2">
        <w:t xml:space="preserve">rva dva </w:t>
      </w:r>
      <w:r w:rsidR="00513407">
        <w:t xml:space="preserve">bloka </w:t>
      </w:r>
      <w:r w:rsidR="00E444E2">
        <w:t xml:space="preserve">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2F003C04"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primijenjuju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r>
        <w:t>4.5.2. ResidualNet</w:t>
      </w:r>
    </w:p>
    <w:p w14:paraId="7BBF0E1A" w14:textId="782844C2" w:rsidR="00124303" w:rsidRDefault="00BF1D3C" w:rsidP="00124303">
      <w:pPr>
        <w:pStyle w:val="4Tekst"/>
      </w:pPr>
      <w:r>
        <w:t>ResidualNet je varijacija konvolucijske neuronske mreže koja primijenjuje metodu ostatka (engl. residue). Metoda ostatka na određenom mjestu tijekom prolaska slike kroz mrežu sprema vrijednosti, prolazi dalje kroz mrežu, i zbraja ih sa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113FA439" w:rsidR="00946845" w:rsidRDefault="00946845" w:rsidP="00124303">
      <w:pPr>
        <w:pStyle w:val="4Tekst"/>
      </w:pPr>
      <w:r>
        <w:lastRenderedPageBreak/>
        <w:t>Mreža se sastoji od tri vrste blok</w:t>
      </w:r>
      <w:r w:rsidR="00531FFF">
        <w:t>a</w:t>
      </w:r>
      <w:r w:rsidR="00023118">
        <w:t>:</w:t>
      </w:r>
      <w:r>
        <w:t xml:space="preserve"> rezidualn</w:t>
      </w:r>
      <w:r w:rsidR="00531FFF">
        <w:t>og</w:t>
      </w:r>
      <w:r w:rsidR="00023118">
        <w:t xml:space="preserve">, </w:t>
      </w:r>
      <w:r>
        <w:t>konvolucijsk</w:t>
      </w:r>
      <w:r w:rsidR="00531FFF">
        <w:t>og</w:t>
      </w:r>
      <w:r>
        <w:t xml:space="preserve"> i linearn</w:t>
      </w:r>
      <w:r w:rsidR="00531FFF">
        <w:t>og</w:t>
      </w:r>
      <w:r>
        <w:t>. Prolazak kroz jedan rezidualni blok uključuje spremanje ulaza, prolazak kroz dva konvolucijska bloka te vraćanje zbroja</w:t>
      </w:r>
      <w:r w:rsidR="00023118">
        <w:t xml:space="preserve"> konvolucijskog</w:t>
      </w:r>
      <w:r>
        <w:t xml:space="preserve"> izlaza sa inicijalnom ulaznom vrijednošću.</w:t>
      </w:r>
    </w:p>
    <w:p w14:paraId="5A1F56F7" w14:textId="702B4FD5"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primijenjuju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bookmarkStart w:id="1647" w:name="_Toc82446280"/>
      <w:r>
        <w:t>Mreža je trenirana sveukupno 86 epoha dostižući točnost od 94.54%. Najbolju točnost od 94.97% postigla je u 50. epohi.</w:t>
      </w:r>
    </w:p>
    <w:p w14:paraId="23C7516D" w14:textId="5AAD7406" w:rsidR="00A119A8" w:rsidRDefault="00A119A8" w:rsidP="00A119A8">
      <w:pPr>
        <w:pStyle w:val="4Tekst"/>
      </w:pPr>
      <w:r>
        <w:t>4.5.3. Mnist</w:t>
      </w:r>
      <w:r w:rsidR="00707EBD">
        <w:t>S</w:t>
      </w:r>
      <w:r>
        <w:t>impleCNN</w:t>
      </w:r>
    </w:p>
    <w:p w14:paraId="6E4BC431" w14:textId="418B6F25" w:rsidR="00707EBD" w:rsidRDefault="00707EBD" w:rsidP="00A119A8">
      <w:pPr>
        <w:pStyle w:val="4Tekst"/>
      </w:pPr>
      <w:r>
        <w:t xml:space="preserve">MnistSimpleCNN zajednički je naziv za tri vrste konvolucijskih neuronskih mreža. Inicijalno su dizajnirane za MNIST podatkovni skup, </w:t>
      </w:r>
      <w:r w:rsidR="00531FFF">
        <w:t>ali su prilagođene</w:t>
      </w:r>
      <w:r>
        <w:t xml:space="preserve"> EMNIST skupu. Prva vrsta ove mreže sastoji se od deset konvolucijskih blokova matrice veličine 3x3, nakon čega slijedi jedan linearni sloj. Druga vrsta ima pet konvolucijskih blokova veličine 5x5, dok treća ima četiri</w:t>
      </w:r>
      <w:r w:rsidR="00023118">
        <w:t xml:space="preserve"> bloka</w:t>
      </w:r>
      <w:r>
        <w:t xml:space="preserve"> veličine 7x7. Sve mreže nakon linearnog sloja primijenjuju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64F93B0" w:rsidR="006B5382" w:rsidRDefault="006B5382" w:rsidP="00A119A8">
      <w:pPr>
        <w:pStyle w:val="4Tekst"/>
      </w:pPr>
      <w:r>
        <w:t>Mreža matrice 5x5 trenirana je 40 epoha sa izlaznom točnošću od 94.09%, a najbolju dočnost od 94.86% postigla je u 7. epohi.</w:t>
      </w:r>
    </w:p>
    <w:p w14:paraId="35E18820" w14:textId="677B2E8B" w:rsidR="006B5382" w:rsidRDefault="006B5382" w:rsidP="00A119A8">
      <w:pPr>
        <w:pStyle w:val="4Tekst"/>
      </w:pPr>
      <w:r>
        <w:t>Mreža matrice 7x7 trenirana je 30 epoha sa točnošću od 94.19%, a najbolju točnost od 94.67% imala je nakon 13 epoha.</w:t>
      </w:r>
    </w:p>
    <w:p w14:paraId="3EDFC599" w14:textId="6B7859D0" w:rsidR="006B5382" w:rsidRDefault="006B5382" w:rsidP="006B5382">
      <w:pPr>
        <w:pStyle w:val="3PodnaslovMali"/>
      </w:pPr>
      <w:r>
        <w:lastRenderedPageBreak/>
        <w:t>4.5.</w:t>
      </w:r>
      <w:r w:rsidR="006471BC">
        <w:t>4</w:t>
      </w:r>
      <w:r>
        <w:t>. SimpleNetv1</w:t>
      </w:r>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r>
        <w:t xml:space="preserve">Slika </w:t>
      </w:r>
      <w:r w:rsidR="00E03573">
        <w:fldChar w:fldCharType="begin"/>
      </w:r>
      <w:r w:rsidR="00E03573">
        <w:instrText xml:space="preserve"> SEQ Slika \* ARABIC </w:instrText>
      </w:r>
      <w:r w:rsidR="00E03573">
        <w:fldChar w:fldCharType="separate"/>
      </w:r>
      <w:r>
        <w:rPr>
          <w:noProof/>
        </w:rPr>
        <w:t>12</w:t>
      </w:r>
      <w:r w:rsidR="00E03573">
        <w:rPr>
          <w:noProof/>
        </w:rPr>
        <w:fldChar w:fldCharType="end"/>
      </w:r>
      <w:r>
        <w:t>. Prikaz SimpleNetv1 neuronske mreže</w:t>
      </w:r>
    </w:p>
    <w:p w14:paraId="3D3CBF2E" w14:textId="0045DCB5" w:rsidR="0046455E" w:rsidRDefault="0023434B" w:rsidP="006B5382">
      <w:pPr>
        <w:pStyle w:val="4Tekst"/>
      </w:pPr>
      <w:r>
        <w:t>Mreža SimpleNetv1 konvolucijska je mreža izrađena za popularn</w:t>
      </w:r>
      <w:r w:rsidR="007B4C83">
        <w:t>e</w:t>
      </w:r>
      <w:r>
        <w:t xml:space="preserve"> CIFAR10, CIFAR100 i MNIST podatkovn</w:t>
      </w:r>
      <w:r w:rsidR="007B4C83">
        <w:t>e</w:t>
      </w:r>
      <w:r>
        <w:t xml:space="preserve"> skup</w:t>
      </w:r>
      <w:r w:rsidR="007B4C83">
        <w:t>ove.</w:t>
      </w:r>
      <w:r>
        <w:t xml:space="preserve"> </w:t>
      </w:r>
      <w:r w:rsidR="007B4C83">
        <w:t>P</w:t>
      </w:r>
      <w:r>
        <w:t xml:space="preserve">rolagođena </w:t>
      </w:r>
      <w:r w:rsidR="007B4C83">
        <w:t xml:space="preserve">je </w:t>
      </w:r>
      <w:r>
        <w:t>EMNIST skupu. Sastoji se od sveukupno trinaest konvolucijskih blokova, nakon čega</w:t>
      </w:r>
      <w:r w:rsidR="007B4C83">
        <w:t xml:space="preserve"> slijedi linearni sloj naziva klasifikator</w:t>
      </w:r>
      <w:r>
        <w:t xml:space="preserve">. Prema dvanaestoj slici koja definira strukturu mreže, može se primijetiti da se u većini slučajeva koristi konvolucijski blok matrice 3x3, dok varijacije sadrže matricu 1x1, a na </w:t>
      </w:r>
      <w:r w:rsidR="007B4C83">
        <w:t>nekoliko mjesta</w:t>
      </w:r>
      <w:r>
        <w:t xml:space="preserve"> vrši se </w:t>
      </w:r>
      <w:r>
        <w:rPr>
          <w:i/>
          <w:iCs/>
        </w:rPr>
        <w:t>max pooling</w:t>
      </w:r>
      <w:r>
        <w:t>.</w:t>
      </w:r>
    </w:p>
    <w:p w14:paraId="441AE258" w14:textId="4A235156" w:rsidR="0023434B" w:rsidRDefault="0023434B" w:rsidP="00023118">
      <w:pPr>
        <w:pStyle w:val="4Tekst"/>
      </w:pPr>
      <w:r>
        <w:t>Mreža je trenirana na više načina, maksimalno 45 epoha sa točnošću od 93.85%. Najvećom točnošću od 94.51% rezultirala je 14. epoha.</w:t>
      </w:r>
    </w:p>
    <w:p w14:paraId="47F43EE9" w14:textId="031A5E4D" w:rsidR="006471BC" w:rsidRDefault="006471BC" w:rsidP="00023118">
      <w:pPr>
        <w:pStyle w:val="3PodnaslovMali"/>
        <w:jc w:val="both"/>
      </w:pPr>
      <w:r>
        <w:t>4.5.5 Resnet18</w:t>
      </w:r>
    </w:p>
    <w:p w14:paraId="7810FCDA" w14:textId="77777777" w:rsidR="006471BC" w:rsidRDefault="006471BC" w:rsidP="00023118">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566EE6">
      <w:pPr>
        <w:pStyle w:val="4Tekst"/>
        <w:jc w:val="center"/>
      </w:pPr>
      <w:r>
        <w:t xml:space="preserve">Slika </w:t>
      </w:r>
      <w:r w:rsidR="00E03573">
        <w:fldChar w:fldCharType="begin"/>
      </w:r>
      <w:r w:rsidR="00E03573">
        <w:instrText xml:space="preserve"> SEQ Slika \* ARABIC </w:instrText>
      </w:r>
      <w:r w:rsidR="00E03573">
        <w:fldChar w:fldCharType="separate"/>
      </w:r>
      <w:r>
        <w:rPr>
          <w:noProof/>
        </w:rPr>
        <w:t>13</w:t>
      </w:r>
      <w:r w:rsidR="00E03573">
        <w:rPr>
          <w:noProof/>
        </w:rPr>
        <w:fldChar w:fldCharType="end"/>
      </w:r>
      <w:r>
        <w:t>. Resnet18 neuronska mreža</w:t>
      </w:r>
    </w:p>
    <w:p w14:paraId="23C5A819" w14:textId="03385E9E" w:rsidR="006471BC" w:rsidRDefault="006471BC" w:rsidP="00023118">
      <w:pPr>
        <w:pStyle w:val="4Tekst"/>
      </w:pPr>
      <w:r>
        <w:t xml:space="preserve">Resnet je </w:t>
      </w:r>
      <w:r w:rsidR="008D5FDD">
        <w:t xml:space="preserve">popularna duboka konvolucijska neuronska mreža koja primijenjuje tehniku ostatka (engl. residue). Inicijalno dizajnirana za ImageNet podatkovni </w:t>
      </w:r>
      <w:r w:rsidR="008D5FDD">
        <w:lastRenderedPageBreak/>
        <w:t xml:space="preserve">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62612AC1" w:rsidR="00BB72F7" w:rsidRDefault="00BB72F7" w:rsidP="00023118">
      <w:pPr>
        <w:pStyle w:val="4Tekst"/>
      </w:pPr>
      <w:r>
        <w:t>Mreža je trenirana na više načina, a najveća, 40. epoha dala je točnost od 94.29%. Najveća točnost postignuta je u 15. epohi, a iznosti 94.63%.</w:t>
      </w:r>
    </w:p>
    <w:p w14:paraId="44B20914" w14:textId="43527041" w:rsidR="00E76F09" w:rsidRDefault="00E76F09" w:rsidP="00E76F09">
      <w:pPr>
        <w:pStyle w:val="3PodnaslovMali"/>
      </w:pPr>
      <w:r>
        <w:t>4.5.6. Modificirani Resnet18</w:t>
      </w:r>
    </w:p>
    <w:p w14:paraId="5AFC44C8" w14:textId="2EAE8A54" w:rsidR="00EE435B" w:rsidRDefault="00E76F09" w:rsidP="00E76F09">
      <w:pPr>
        <w:pStyle w:val="4Tekst"/>
      </w:pPr>
      <w:r>
        <w:t xml:space="preserve">Istraživanjem je pronađen znanstveni rad koji primjenjuje dubinsko padajuću metodu na ResNet18 mrežu. </w:t>
      </w:r>
      <w:r w:rsidR="00566EE6">
        <w:t>Navedena metoda</w:t>
      </w:r>
      <w:r>
        <w:t xml:space="preserv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w:t>
      </w:r>
      <w:r w:rsidR="00566EE6">
        <w:t>Neuronska mreža</w:t>
      </w:r>
      <w:r w:rsidR="00EE435B">
        <w:t xml:space="preserve"> je</w:t>
      </w:r>
      <w:r w:rsidR="00566EE6">
        <w:t xml:space="preserve"> u praktičnom radu nazvana</w:t>
      </w:r>
      <w:r w:rsidR="00EE435B">
        <w:t xml:space="preserve"> Resnet18_dd, gdje</w:t>
      </w:r>
      <w:r w:rsidR="00EE435B" w:rsidRPr="00F93969">
        <w:t xml:space="preserve"> dd</w:t>
      </w:r>
      <w:r w:rsidR="00EE435B">
        <w:t xml:space="preserve"> označava </w:t>
      </w:r>
      <w:r w:rsidR="00566EE6">
        <w:t>dubinsko padajuću metodu (engl.</w:t>
      </w:r>
      <w:r w:rsidR="00EE435B">
        <w:t xml:space="preserve"> </w:t>
      </w:r>
      <w:r w:rsidR="00EE435B" w:rsidRPr="00566EE6">
        <w:t>Depth dropout</w:t>
      </w:r>
      <w:r w:rsidR="00566EE6">
        <w:t>)</w:t>
      </w:r>
      <w:r w:rsidR="00EE435B">
        <w:t>.</w:t>
      </w:r>
    </w:p>
    <w:p w14:paraId="67D2BC3E" w14:textId="22320952" w:rsidR="00EE435B" w:rsidRDefault="00255C57" w:rsidP="00E76F09">
      <w:pPr>
        <w:pStyle w:val="4Tekst"/>
      </w:pPr>
      <w:r>
        <w:t xml:space="preserve">Mreža se pokazala kao najtočnija među ostalima, te je iz tog razloga provedeno najviše napora da bi se prilagodili parametri za što veću točnost. Od nekoliko raznih metoda treniranja, maksimalna </w:t>
      </w:r>
      <w:r w:rsidR="00566EE6">
        <w:t>istrenirana</w:t>
      </w:r>
      <w:r>
        <w:t xml:space="preserve"> epoha je 42</w:t>
      </w:r>
      <w:r w:rsidR="00566EE6">
        <w:t>.</w:t>
      </w:r>
      <w:r>
        <w:t xml:space="preserve"> uz točnost od 95.55%, dok je maksimalna točnost od 95.59% postignuta u 30. epohi.</w:t>
      </w:r>
    </w:p>
    <w:bookmarkEnd w:id="1647"/>
    <w:p w14:paraId="659F2BE8" w14:textId="785A565C" w:rsidR="00C340DA" w:rsidRDefault="00F93969" w:rsidP="005B31FD">
      <w:pPr>
        <w:pStyle w:val="4Tekst"/>
      </w:pPr>
      <w:r>
        <w:t>Glavna karakteristika Resnet18_dd mreže je otpornost na pretreniranje. I</w:t>
      </w:r>
      <w:r w:rsidR="00566EE6">
        <w:t xml:space="preserve">majući </w:t>
      </w:r>
      <w:r>
        <w:t>na umu veliku vremensku razliku u treniranju između 42. i 30. epohe, obzirom na kompleksnost mreže, malena razlika u točnosti potiče na taj zaključak.</w:t>
      </w:r>
    </w:p>
    <w:p w14:paraId="70FE6779" w14:textId="5C668F95" w:rsidR="00193AA5" w:rsidRPr="00C340DA" w:rsidRDefault="00193AA5" w:rsidP="005B31FD">
      <w:pPr>
        <w:pStyle w:val="4Tekst"/>
        <w:rPr>
          <w:rPrChange w:id="1648"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1649" w:name="_Toc82446282"/>
      <w:r>
        <w:lastRenderedPageBreak/>
        <w:t>4.6</w:t>
      </w:r>
      <w:ins w:id="1650" w:author="Stjepan Salopek (ssalopek)" w:date="2021-09-09T15:10:00Z">
        <w:r w:rsidR="00C94B37">
          <w:t>.</w:t>
        </w:r>
      </w:ins>
      <w:r>
        <w:t xml:space="preserve"> Učitavanje podataka</w:t>
      </w:r>
      <w:bookmarkEnd w:id="1649"/>
    </w:p>
    <w:p w14:paraId="2B2EADDB" w14:textId="4B48F8F2" w:rsidR="00BA3DAA" w:rsidRDefault="00BA3DAA" w:rsidP="00AF0EF1">
      <w:pPr>
        <w:pStyle w:val="4Tekst"/>
      </w:pPr>
      <w:r>
        <w:t>Pri radu sa podacima PyTorch pruža mnoge mogućnosti preko biblioteka. Za učitavanje kompletnog podatkovnog skupa korištena je</w:t>
      </w:r>
      <w:r w:rsidR="003A754C">
        <w:t xml:space="preserve"> </w:t>
      </w:r>
      <w:r>
        <w:t>funkcija</w:t>
      </w:r>
      <w:r w:rsidR="003A754C">
        <w:t xml:space="preserve"> </w:t>
      </w:r>
      <w:r w:rsidR="008C1C28">
        <w:t>EMNIST</w:t>
      </w:r>
      <w:r w:rsidR="003A754C">
        <w:t xml:space="preserve"> koja se nalazi u imenovanom području torch.datasets</w:t>
      </w:r>
      <w:r>
        <w:t>.</w:t>
      </w:r>
    </w:p>
    <w:p w14:paraId="5DA6D6EB" w14:textId="3CC2F3C0" w:rsidR="00BA3DAA" w:rsidRPr="00BA3DAA" w:rsidRDefault="00BA3DAA" w:rsidP="008C1C28">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1651" w:name="_Hlk81569502"/>
      <w:r w:rsidRPr="00BA3DAA">
        <w:rPr>
          <w:rFonts w:ascii="Courier New" w:eastAsia="Times New Roman" w:hAnsi="Courier New" w:cs="Courier New"/>
          <w:color w:val="000000"/>
          <w:sz w:val="21"/>
          <w:szCs w:val="21"/>
        </w:rPr>
        <w:t>transform = transforms.Compose([</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12424414"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1307</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3081</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1651"/>
    <w:p w14:paraId="6C5A765A" w14:textId="2B676566"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w:t>
      </w:r>
      <w:r w:rsidR="003A754C">
        <w:rPr>
          <w:rFonts w:ascii="Courier New" w:eastAsia="Times New Roman" w:hAnsi="Courier New" w:cs="Courier New"/>
          <w:color w:val="000000"/>
          <w:sz w:val="21"/>
          <w:szCs w:val="21"/>
        </w:rPr>
        <w:t>torch.</w:t>
      </w:r>
      <w:r w:rsidR="008C1C28" w:rsidRPr="008C1C28">
        <w:rPr>
          <w:rFonts w:ascii="Courier New" w:eastAsia="Times New Roman" w:hAnsi="Courier New" w:cs="Courier New"/>
          <w:color w:val="000000"/>
          <w:sz w:val="21"/>
          <w:szCs w:val="21"/>
        </w:rPr>
        <w:t>datasets.EMNIST(</w:t>
      </w:r>
      <w:r w:rsidR="008C1C28" w:rsidRPr="008C1C28">
        <w:rPr>
          <w:rFonts w:ascii="Courier New" w:eastAsia="Times New Roman" w:hAnsi="Courier New" w:cs="Courier New"/>
          <w:color w:val="A31515"/>
          <w:sz w:val="21"/>
          <w:szCs w:val="21"/>
        </w:rPr>
        <w:t>'data'</w:t>
      </w:r>
      <w:r w:rsidR="008C1C28" w:rsidRPr="008C1C28">
        <w:rPr>
          <w:rFonts w:ascii="Courier New" w:eastAsia="Times New Roman" w:hAnsi="Courier New" w:cs="Courier New"/>
          <w:color w:val="000000"/>
          <w:sz w:val="21"/>
          <w:szCs w:val="21"/>
        </w:rPr>
        <w:t>, split=</w:t>
      </w:r>
      <w:r w:rsidR="008C1C28" w:rsidRPr="008C1C28">
        <w:rPr>
          <w:rFonts w:ascii="Courier New" w:eastAsia="Times New Roman" w:hAnsi="Courier New" w:cs="Courier New"/>
          <w:color w:val="A31515"/>
          <w:sz w:val="21"/>
          <w:szCs w:val="21"/>
        </w:rPr>
        <w:t>'letters'</w:t>
      </w:r>
      <w:r w:rsidR="008C1C28" w:rsidRPr="008C1C28">
        <w:rPr>
          <w:rFonts w:ascii="Courier New" w:eastAsia="Times New Roman" w:hAnsi="Courier New" w:cs="Courier New"/>
          <w:color w:val="000000"/>
          <w:sz w:val="21"/>
          <w:szCs w:val="21"/>
        </w:rPr>
        <w:t>, train=</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008C1C28" w:rsidRPr="008C1C28">
        <w:rPr>
          <w:rFonts w:ascii="Courier New" w:eastAsia="Times New Roman" w:hAnsi="Courier New" w:cs="Courier New"/>
          <w:color w:val="000000"/>
          <w:sz w:val="21"/>
          <w:szCs w:val="21"/>
        </w:rPr>
        <w:t>download=</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 transform=transform)</w:t>
      </w:r>
    </w:p>
    <w:p w14:paraId="657B43D1" w14:textId="00F37FBE" w:rsidR="00BA3DAA" w:rsidRPr="00BA3DAA" w:rsidRDefault="003A754C" w:rsidP="003A754C">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testset = torch.</w:t>
      </w:r>
      <w:r w:rsidRPr="008C1C28">
        <w:rPr>
          <w:rFonts w:ascii="Courier New" w:eastAsia="Times New Roman" w:hAnsi="Courier New" w:cs="Courier New"/>
          <w:color w:val="000000"/>
          <w:sz w:val="21"/>
          <w:szCs w:val="21"/>
        </w:rPr>
        <w:t>datasets.EMNIST(</w:t>
      </w:r>
      <w:r w:rsidRPr="008C1C28">
        <w:rPr>
          <w:rFonts w:ascii="Courier New" w:eastAsia="Times New Roman" w:hAnsi="Courier New" w:cs="Courier New"/>
          <w:color w:val="A31515"/>
          <w:sz w:val="21"/>
          <w:szCs w:val="21"/>
        </w:rPr>
        <w:t>'data'</w:t>
      </w:r>
      <w:r w:rsidRPr="008C1C28">
        <w:rPr>
          <w:rFonts w:ascii="Courier New" w:eastAsia="Times New Roman" w:hAnsi="Courier New" w:cs="Courier New"/>
          <w:color w:val="000000"/>
          <w:sz w:val="21"/>
          <w:szCs w:val="21"/>
        </w:rPr>
        <w:t>, split=</w:t>
      </w:r>
      <w:r w:rsidRPr="008C1C28">
        <w:rPr>
          <w:rFonts w:ascii="Courier New" w:eastAsia="Times New Roman" w:hAnsi="Courier New" w:cs="Courier New"/>
          <w:color w:val="A31515"/>
          <w:sz w:val="21"/>
          <w:szCs w:val="21"/>
        </w:rPr>
        <w:t>'letters'</w:t>
      </w:r>
      <w:r w:rsidRPr="008C1C28">
        <w:rPr>
          <w:rFonts w:ascii="Courier New" w:eastAsia="Times New Roman" w:hAnsi="Courier New" w:cs="Courier New"/>
          <w:color w:val="000000"/>
          <w:sz w:val="21"/>
          <w:szCs w:val="21"/>
        </w:rPr>
        <w:t>, train=</w:t>
      </w:r>
      <w:r>
        <w:rPr>
          <w:rFonts w:ascii="Courier New" w:eastAsia="Times New Roman" w:hAnsi="Courier New" w:cs="Courier New"/>
          <w:color w:val="0000FF"/>
          <w:sz w:val="21"/>
          <w:szCs w:val="21"/>
        </w:rPr>
        <w:t>False</w:t>
      </w:r>
      <w:r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Pr="008C1C28">
        <w:rPr>
          <w:rFonts w:ascii="Courier New" w:eastAsia="Times New Roman" w:hAnsi="Courier New" w:cs="Courier New"/>
          <w:color w:val="000000"/>
          <w:sz w:val="21"/>
          <w:szCs w:val="21"/>
        </w:rPr>
        <w:t>download=</w:t>
      </w:r>
      <w:r w:rsidRPr="008C1C28">
        <w:rPr>
          <w:rFonts w:ascii="Courier New" w:eastAsia="Times New Roman" w:hAnsi="Courier New" w:cs="Courier New"/>
          <w:color w:val="0000FF"/>
          <w:sz w:val="21"/>
          <w:szCs w:val="21"/>
        </w:rPr>
        <w:t>True</w:t>
      </w:r>
      <w:r w:rsidRPr="008C1C28">
        <w:rPr>
          <w:rFonts w:ascii="Courier New" w:eastAsia="Times New Roman" w:hAnsi="Courier New" w:cs="Courier New"/>
          <w:color w:val="000000"/>
          <w:sz w:val="21"/>
          <w:szCs w:val="21"/>
        </w:rPr>
        <w:t>, transform=transform)</w:t>
      </w:r>
    </w:p>
    <w:p w14:paraId="02025CC3" w14:textId="6A02DD39" w:rsidR="00BA3DAA" w:rsidRDefault="00FD145C" w:rsidP="00FD145C">
      <w:pPr>
        <w:pStyle w:val="4Tekst"/>
        <w:spacing w:before="120"/>
        <w:jc w:val="center"/>
      </w:pPr>
      <w:bookmarkStart w:id="1652" w:name="_Toc82446334"/>
      <w:r>
        <w:t xml:space="preserve">Prikaz programskog koda </w:t>
      </w:r>
      <w:r w:rsidR="00E03573">
        <w:fldChar w:fldCharType="begin"/>
      </w:r>
      <w:r w:rsidR="00E03573">
        <w:instrText xml:space="preserve"> SEQ Prikaz_programskog_koda \* ARABIC </w:instrText>
      </w:r>
      <w:r w:rsidR="00E03573">
        <w:fldChar w:fldCharType="separate"/>
      </w:r>
      <w:ins w:id="1653" w:author="Stjepan Salopek (ssalopek)" w:date="2021-09-13T13:07:00Z">
        <w:r w:rsidR="00505A44">
          <w:rPr>
            <w:noProof/>
          </w:rPr>
          <w:t>8</w:t>
        </w:r>
      </w:ins>
      <w:del w:id="1654" w:author="Stjepan Salopek (ssalopek)" w:date="2021-09-13T13:07:00Z">
        <w:r w:rsidR="00683B83" w:rsidDel="00505A44">
          <w:rPr>
            <w:noProof/>
          </w:rPr>
          <w:delText>7</w:delText>
        </w:r>
      </w:del>
      <w:r w:rsidR="00E03573">
        <w:rPr>
          <w:noProof/>
        </w:rPr>
        <w:fldChar w:fldCharType="end"/>
      </w:r>
      <w:ins w:id="1655" w:author="Stjepan Salopek (ssalopek)" w:date="2021-09-09T15:10:00Z">
        <w:r w:rsidR="00C94B37">
          <w:rPr>
            <w:noProof/>
          </w:rPr>
          <w:t>.</w:t>
        </w:r>
      </w:ins>
      <w:r>
        <w:t xml:space="preserve"> Učitavanje i transformacija slika</w:t>
      </w:r>
      <w:bookmarkEnd w:id="1652"/>
    </w:p>
    <w:p w14:paraId="329C8499" w14:textId="3AE164F0" w:rsidR="00ED4A1D" w:rsidRDefault="00FD145C" w:rsidP="00AF0EF1">
      <w:pPr>
        <w:pStyle w:val="4Tekst"/>
      </w:pPr>
      <w:r>
        <w:t xml:space="preserve">U programskom isječku mogu se primijetiti i transformacije podataka iz biblioteke „torchvision.transforms“ koje su zadužene za pripremanje slika za rad. Funkcija </w:t>
      </w:r>
      <w:r w:rsidR="003A754C">
        <w:t>transforms.</w:t>
      </w:r>
      <w:r>
        <w:t>Resize</w:t>
      </w:r>
      <w:r w:rsidR="005748C9">
        <w:t xml:space="preserve"> </w:t>
      </w:r>
      <w:r w:rsidR="00D766E4">
        <w:t>korištena je u slučajevima kada je na ulazu očekivana slika dimenzija 224x224</w:t>
      </w:r>
      <w:r w:rsidR="003A754C">
        <w:t xml:space="preserve">. Funkcija transforms.Normalize korištena je da bi se </w:t>
      </w:r>
      <w:r w:rsidR="005748C9">
        <w:t>binarni zapisi slika izgladili, čime se postigla veća točnost.</w:t>
      </w:r>
    </w:p>
    <w:p w14:paraId="400827ED" w14:textId="6603D00E" w:rsidR="00ED4A1D" w:rsidRDefault="00ED4A1D" w:rsidP="00ED4A1D">
      <w:pPr>
        <w:pStyle w:val="2Podnaslov"/>
      </w:pPr>
      <w:bookmarkStart w:id="1656" w:name="_Toc82446283"/>
      <w:r>
        <w:t>4.7</w:t>
      </w:r>
      <w:ins w:id="1657" w:author="Stjepan Salopek (ssalopek)" w:date="2021-09-09T15:10:00Z">
        <w:r w:rsidR="00C94B37">
          <w:t>.</w:t>
        </w:r>
      </w:ins>
      <w:r>
        <w:t xml:space="preserve"> Postavljanje varijabli</w:t>
      </w:r>
      <w:bookmarkEnd w:id="1656"/>
    </w:p>
    <w:p w14:paraId="370A3A7E" w14:textId="161E03C3" w:rsidR="00193AA5" w:rsidRDefault="00ED4A1D" w:rsidP="00ED4A1D">
      <w:pPr>
        <w:pStyle w:val="4Tekst"/>
      </w:pPr>
      <w:r>
        <w:t>Prilikom rada aplikacije koriste se mnoge promjenjive varijable koje uvelike utječu na rad. Objekti „DataLoader“ klase</w:t>
      </w:r>
      <w:r w:rsidR="00E511ED">
        <w:t>, vidljivi na desetom programskom isječku,</w:t>
      </w:r>
      <w:r>
        <w:t xml:space="preserve"> zaslužni su za miješanje slika te za </w:t>
      </w:r>
      <w:r w:rsidR="00E511ED">
        <w:t>višestruko učitavanje istih</w:t>
      </w:r>
      <w:r>
        <w:t xml:space="preserve">. Varijabla koja određuje broj istovremeno obrađenih slika naziva se batch_size. Osim </w:t>
      </w:r>
      <w:r w:rsidR="00D766E4">
        <w:t>DataLoader</w:t>
      </w:r>
      <w:r>
        <w:t xml:space="preserve"> objekata, potrebno je stvoriti i objekt neuronske mreže, objekt funkcije gubitka te optimizator. </w:t>
      </w:r>
      <w:r w:rsidR="00E511ED">
        <w:t>Nadalje,</w:t>
      </w:r>
      <w:r>
        <w:t xml:space="preserve">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r w:rsidR="00D766E4">
        <w:t>.</w:t>
      </w: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193AA5">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 xml:space="preserve">e=0 </w:t>
      </w:r>
      <w:proofErr w:type="spellStart"/>
      <w:r w:rsidRPr="00642407">
        <w:rPr>
          <w:rFonts w:ascii="Courier New" w:eastAsia="Times New Roman" w:hAnsi="Courier New" w:cs="Courier New"/>
          <w:color w:val="000000"/>
          <w:sz w:val="21"/>
          <w:szCs w:val="21"/>
          <w:lang w:val="en-US"/>
        </w:rPr>
        <w:t>curr</w:t>
      </w:r>
      <w:proofErr w:type="spellEnd"/>
      <w:r w:rsidRPr="00642407">
        <w:rPr>
          <w:rFonts w:ascii="Courier New" w:eastAsia="Times New Roman" w:hAnsi="Courier New" w:cs="Courier New"/>
          <w:color w:val="000000"/>
          <w:sz w:val="21"/>
          <w:szCs w:val="21"/>
          <w:lang w:val="en-US"/>
        </w:rPr>
        <w:t>=0: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5222702D" w14:textId="1F535A8B" w:rsidR="00193AA5" w:rsidRDefault="00193AA5" w:rsidP="00E511ED">
      <w:pPr>
        <w:pStyle w:val="4Tekst"/>
        <w:spacing w:before="120"/>
        <w:jc w:val="center"/>
      </w:pPr>
      <w:bookmarkStart w:id="1658" w:name="_Toc82446335"/>
      <w:r>
        <w:t xml:space="preserve">Prikaz programskog koda </w:t>
      </w:r>
      <w:r w:rsidR="00E03573">
        <w:fldChar w:fldCharType="begin"/>
      </w:r>
      <w:r w:rsidR="00E03573">
        <w:instrText xml:space="preserve"> SEQ Prikaz_programskog_ko</w:instrText>
      </w:r>
      <w:r w:rsidR="00E03573">
        <w:instrText xml:space="preserve">da \* ARABIC </w:instrText>
      </w:r>
      <w:r w:rsidR="00E03573">
        <w:fldChar w:fldCharType="separate"/>
      </w:r>
      <w:ins w:id="1659" w:author="Stjepan Salopek (ssalopek)" w:date="2021-09-13T13:07:00Z">
        <w:r w:rsidR="00505A44">
          <w:rPr>
            <w:noProof/>
          </w:rPr>
          <w:t>9</w:t>
        </w:r>
      </w:ins>
      <w:del w:id="1660" w:author="Stjepan Salopek (ssalopek)" w:date="2021-09-13T13:07:00Z">
        <w:r w:rsidR="00683B83" w:rsidDel="00505A44">
          <w:rPr>
            <w:noProof/>
          </w:rPr>
          <w:delText>8</w:delText>
        </w:r>
      </w:del>
      <w:r w:rsidR="00E03573">
        <w:rPr>
          <w:noProof/>
        </w:rPr>
        <w:fldChar w:fldCharType="end"/>
      </w:r>
      <w:ins w:id="1661" w:author="Stjepan Salopek (ssalopek)" w:date="2021-09-09T15:10:00Z">
        <w:r w:rsidR="00C94B37">
          <w:rPr>
            <w:noProof/>
          </w:rPr>
          <w:t>.</w:t>
        </w:r>
      </w:ins>
      <w:r>
        <w:t xml:space="preserve"> Prikaz </w:t>
      </w:r>
      <w:r w:rsidR="00642407">
        <w:t>tqdm</w:t>
      </w:r>
      <w:r>
        <w:t xml:space="preserve"> statistike</w:t>
      </w:r>
      <w:bookmarkEnd w:id="1658"/>
    </w:p>
    <w:p w14:paraId="5BC556AB" w14:textId="3C9AC599" w:rsidR="00E511ED" w:rsidRDefault="00E511ED" w:rsidP="00E511ED">
      <w:pPr>
        <w:pStyle w:val="4Tekst"/>
        <w:spacing w:before="120"/>
        <w:jc w:val="left"/>
      </w:pPr>
    </w:p>
    <w:p w14:paraId="189B5281" w14:textId="77777777" w:rsidR="00E511ED" w:rsidRPr="00E511ED" w:rsidRDefault="00E511ED" w:rsidP="00E511ED">
      <w:pPr>
        <w:pStyle w:val="4Tekst"/>
        <w:spacing w:before="120"/>
        <w:jc w:val="left"/>
      </w:pPr>
    </w:p>
    <w:p w14:paraId="458298D2" w14:textId="3AB006E6"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train_loader = DataLoader(trainset, batch_size=</w:t>
      </w:r>
      <w:r w:rsidR="00E511ED">
        <w:rPr>
          <w:rFonts w:ascii="Courier New" w:eastAsia="Times New Roman" w:hAnsi="Courier New" w:cs="Courier New"/>
          <w:color w:val="09885A"/>
          <w:sz w:val="21"/>
          <w:szCs w:val="21"/>
          <w:lang w:val="en-US"/>
        </w:rPr>
        <w:t>256</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40645F65"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test_loader = DataLoader(testset, batch_size=</w:t>
      </w:r>
      <w:r w:rsidR="00E511ED">
        <w:rPr>
          <w:rFonts w:ascii="Courier New" w:eastAsia="Times New Roman" w:hAnsi="Courier New" w:cs="Courier New"/>
          <w:color w:val="09885A"/>
          <w:sz w:val="21"/>
          <w:szCs w:val="21"/>
          <w:lang w:val="en-US"/>
        </w:rPr>
        <w:t>32</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77E5A7B7" w14:textId="77777777" w:rsidR="00E511ED" w:rsidRDefault="00E511E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p>
    <w:p w14:paraId="614274A7" w14:textId="24A820E3"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model = </w:t>
      </w:r>
      <w:r w:rsidR="00E511ED" w:rsidRPr="00E511ED">
        <w:rPr>
          <w:rFonts w:ascii="Courier New" w:eastAsia="Times New Roman" w:hAnsi="Courier New" w:cs="Courier New"/>
          <w:color w:val="000000"/>
          <w:sz w:val="21"/>
          <w:szCs w:val="21"/>
        </w:rPr>
        <w:t>ResidualNet(output_size=</w:t>
      </w:r>
      <w:r w:rsidR="00E511ED" w:rsidRPr="004B4CAA">
        <w:rPr>
          <w:rFonts w:ascii="Courier New" w:eastAsia="Times New Roman" w:hAnsi="Courier New" w:cs="Courier New"/>
          <w:color w:val="09885A"/>
          <w:sz w:val="21"/>
          <w:szCs w:val="21"/>
        </w:rPr>
        <w:t>2</w:t>
      </w:r>
      <w:r w:rsidR="004B4CAA" w:rsidRPr="004B4CAA">
        <w:rPr>
          <w:rFonts w:ascii="Courier New" w:eastAsia="Times New Roman" w:hAnsi="Courier New" w:cs="Courier New"/>
          <w:color w:val="09885A"/>
          <w:sz w:val="21"/>
          <w:szCs w:val="21"/>
        </w:rPr>
        <w:t>7</w:t>
      </w:r>
      <w:r w:rsidR="00E511ED" w:rsidRPr="00E511E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loss_fn = </w:t>
      </w:r>
      <w:r w:rsidR="004B4CAA" w:rsidRPr="004B4CAA">
        <w:rPr>
          <w:rFonts w:ascii="Courier New" w:eastAsia="Times New Roman" w:hAnsi="Courier New" w:cs="Courier New"/>
          <w:color w:val="000000"/>
          <w:sz w:val="21"/>
          <w:szCs w:val="21"/>
        </w:rPr>
        <w:t>nn.CrossEntropyLoss()</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optimizer = optim.SGD(model.parameters(), lr=</w:t>
      </w:r>
      <w:r w:rsidR="004B4CAA">
        <w:rPr>
          <w:rFonts w:ascii="Courier New" w:eastAsia="Times New Roman" w:hAnsi="Courier New" w:cs="Courier New"/>
          <w:color w:val="09885A"/>
          <w:sz w:val="21"/>
          <w:szCs w:val="21"/>
        </w:rPr>
        <w:t>1e-3</w:t>
      </w:r>
      <w:r w:rsidRPr="00ED4A1D">
        <w:rPr>
          <w:rFonts w:ascii="Courier New" w:eastAsia="Times New Roman" w:hAnsi="Courier New" w:cs="Courier New"/>
          <w:color w:val="000000"/>
          <w:sz w:val="21"/>
          <w:szCs w:val="21"/>
        </w:rPr>
        <w:t>, momentum=</w:t>
      </w:r>
      <w:r w:rsidR="004B4CAA">
        <w:rPr>
          <w:rFonts w:ascii="Courier New" w:eastAsia="Times New Roman" w:hAnsi="Courier New" w:cs="Courier New"/>
          <w:color w:val="09885A"/>
          <w:sz w:val="21"/>
          <w:szCs w:val="21"/>
        </w:rPr>
        <w:t>0.9</w:t>
      </w:r>
      <w:r w:rsidRPr="00ED4A1D">
        <w:rPr>
          <w:rFonts w:ascii="Courier New" w:eastAsia="Times New Roman" w:hAnsi="Courier New" w:cs="Courier New"/>
          <w:color w:val="000000"/>
          <w:sz w:val="21"/>
          <w:szCs w:val="21"/>
        </w:rPr>
        <w:t>)</w:t>
      </w:r>
    </w:p>
    <w:p w14:paraId="20DBC47F" w14:textId="7AC6D237" w:rsidR="00ED4A1D" w:rsidRDefault="009C7F1B" w:rsidP="009C7F1B">
      <w:pPr>
        <w:pStyle w:val="4Tekst"/>
        <w:jc w:val="center"/>
      </w:pPr>
      <w:bookmarkStart w:id="1662" w:name="_Toc82446336"/>
      <w:r>
        <w:t xml:space="preserve">Prikaz programskog koda </w:t>
      </w:r>
      <w:r w:rsidR="00E03573">
        <w:fldChar w:fldCharType="begin"/>
      </w:r>
      <w:r w:rsidR="00E03573">
        <w:instrText xml:space="preserve"> SEQ Prikaz_programskog_koda \* ARABIC </w:instrText>
      </w:r>
      <w:r w:rsidR="00E03573">
        <w:fldChar w:fldCharType="separate"/>
      </w:r>
      <w:ins w:id="1663" w:author="Stjepan Salopek (ssalopek)" w:date="2021-09-13T13:07:00Z">
        <w:r w:rsidR="00505A44">
          <w:rPr>
            <w:noProof/>
          </w:rPr>
          <w:t>10</w:t>
        </w:r>
      </w:ins>
      <w:del w:id="1664" w:author="Stjepan Salopek (ssalopek)" w:date="2021-09-13T13:07:00Z">
        <w:r w:rsidR="00683B83" w:rsidDel="00505A44">
          <w:rPr>
            <w:noProof/>
          </w:rPr>
          <w:delText>9</w:delText>
        </w:r>
      </w:del>
      <w:r w:rsidR="00E03573">
        <w:rPr>
          <w:noProof/>
        </w:rPr>
        <w:fldChar w:fldCharType="end"/>
      </w:r>
      <w:ins w:id="1665" w:author="Stjepan Salopek (ssalopek)" w:date="2021-09-09T15:11:00Z">
        <w:r w:rsidR="00C94B37">
          <w:rPr>
            <w:noProof/>
          </w:rPr>
          <w:t>.</w:t>
        </w:r>
      </w:ins>
      <w:r>
        <w:t xml:space="preserve"> Pripremanje mreže na treniranje</w:t>
      </w:r>
      <w:bookmarkEnd w:id="1662"/>
    </w:p>
    <w:p w14:paraId="145EC60F" w14:textId="77777777" w:rsidR="001A7F52" w:rsidRDefault="00193AA5" w:rsidP="00D766E4">
      <w:pPr>
        <w:pStyle w:val="4Tekst"/>
        <w:jc w:val="left"/>
      </w:pPr>
      <w:r>
        <w:t xml:space="preserve">Funkcija gubitka </w:t>
      </w:r>
      <w:r w:rsidR="004B4CAA">
        <w:rPr>
          <w:i/>
          <w:iCs/>
        </w:rPr>
        <w:t>CrossEntropyLoss</w:t>
      </w:r>
      <w:r w:rsidR="004B4CAA">
        <w:t>,</w:t>
      </w:r>
      <w:r w:rsidR="00B87AE8">
        <w:t xml:space="preserve"> često se koristi pri radu sa klasifikacijama, a za izlaz ima </w:t>
      </w:r>
      <w:r w:rsidR="004B4CAA">
        <w:t>realne vjerojatnosti da se na slici nalazi klasa, između 0 i 1, što označava postotke od 0 do 100</w:t>
      </w:r>
      <w:r w:rsidR="00B87AE8">
        <w:t>. Na primjer, ukoliko je učitana slika slov</w:t>
      </w:r>
      <w:r w:rsidR="001A7F52">
        <w:t>a</w:t>
      </w:r>
      <w:r w:rsidR="00B87AE8">
        <w:t xml:space="preserve"> A,</w:t>
      </w:r>
      <w:r w:rsidR="00DB0C9F">
        <w:t xml:space="preserve"> funkcija gubitka istrenirane mreže će na indeksu klase A postaviti najveću vrijednost</w:t>
      </w:r>
      <w:r w:rsidR="00B87AE8">
        <w:t>.</w:t>
      </w:r>
    </w:p>
    <w:p w14:paraId="62682DF5" w14:textId="18767B24" w:rsidR="002068CA" w:rsidRDefault="00B87AE8" w:rsidP="00D766E4">
      <w:pPr>
        <w:pStyle w:val="4Tekst"/>
        <w:jc w:val="left"/>
      </w:pPr>
      <w:r>
        <w:t>Optimizator SGD ili stohastički gradijentalni pad (eng</w:t>
      </w:r>
      <w:ins w:id="1666" w:author="Stjepan Salopek (ssalopek)" w:date="2021-09-10T11:42:00Z">
        <w:r w:rsidR="00CF258C">
          <w:t>l</w:t>
        </w:r>
      </w:ins>
      <w:r>
        <w:t xml:space="preserve">. </w:t>
      </w:r>
      <w:r>
        <w:rPr>
          <w:i/>
          <w:iCs/>
        </w:rPr>
        <w:t>Stochastic gradient descent</w:t>
      </w:r>
      <w:r>
        <w:t>)</w:t>
      </w:r>
      <w:r w:rsidR="002068CA">
        <w:t xml:space="preserve"> služi kako bi se dinamički mijenjale težine, sklonosti i stope učenja na što efektivniji način.</w:t>
      </w:r>
    </w:p>
    <w:p w14:paraId="45103499" w14:textId="59B9F062" w:rsidR="002068CA" w:rsidRDefault="002068CA" w:rsidP="002068CA">
      <w:pPr>
        <w:pStyle w:val="2Podnaslov"/>
      </w:pPr>
      <w:bookmarkStart w:id="1667" w:name="_Toc82446284"/>
      <w:r>
        <w:t>4.8</w:t>
      </w:r>
      <w:ins w:id="1668" w:author="Stjepan Salopek (ssalopek)" w:date="2021-09-09T15:11:00Z">
        <w:r w:rsidR="00C94B37">
          <w:t>.</w:t>
        </w:r>
      </w:ins>
      <w:r>
        <w:t xml:space="preserve"> Petlja treniranja</w:t>
      </w:r>
      <w:bookmarkEnd w:id="1667"/>
    </w:p>
    <w:p w14:paraId="7F820D89" w14:textId="37164D03" w:rsidR="002068CA" w:rsidRPr="002068CA" w:rsidRDefault="002068CA" w:rsidP="005142B0">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w:t>
      </w:r>
      <w:r w:rsidR="005142B0">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epochs):</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44C19374"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24FFC8AB" w14:textId="0A4D9141" w:rsidR="002068CA" w:rsidRDefault="002068CA" w:rsidP="00D2155B">
      <w:pPr>
        <w:pStyle w:val="4Tekst"/>
        <w:spacing w:before="120"/>
        <w:jc w:val="center"/>
      </w:pPr>
      <w:bookmarkStart w:id="1669" w:name="_Toc82446337"/>
      <w:r>
        <w:t xml:space="preserve">Prikaz programskog koda </w:t>
      </w:r>
      <w:r w:rsidR="00E03573">
        <w:fldChar w:fldCharType="begin"/>
      </w:r>
      <w:r w:rsidR="00E03573">
        <w:instrText xml:space="preserve"> SEQ Prikaz_programskog_koda \* ARABIC </w:instrText>
      </w:r>
      <w:r w:rsidR="00E03573">
        <w:fldChar w:fldCharType="separate"/>
      </w:r>
      <w:ins w:id="1670" w:author="Stjepan Salopek (ssalopek)" w:date="2021-09-13T13:07:00Z">
        <w:r w:rsidR="00505A44">
          <w:rPr>
            <w:noProof/>
          </w:rPr>
          <w:t>11</w:t>
        </w:r>
      </w:ins>
      <w:del w:id="1671" w:author="Stjepan Salopek (ssalopek)" w:date="2021-09-13T13:07:00Z">
        <w:r w:rsidR="00683B83" w:rsidDel="00505A44">
          <w:rPr>
            <w:noProof/>
          </w:rPr>
          <w:delText>10</w:delText>
        </w:r>
      </w:del>
      <w:r w:rsidR="00E03573">
        <w:rPr>
          <w:noProof/>
        </w:rPr>
        <w:fldChar w:fldCharType="end"/>
      </w:r>
      <w:ins w:id="1672" w:author="Stjepan Salopek (ssalopek)" w:date="2021-09-09T15:11:00Z">
        <w:r w:rsidR="00C94B37">
          <w:rPr>
            <w:noProof/>
          </w:rPr>
          <w:t>.</w:t>
        </w:r>
      </w:ins>
      <w:r>
        <w:t xml:space="preserve"> Petlja treniranja mreže</w:t>
      </w:r>
      <w:bookmarkEnd w:id="1669"/>
    </w:p>
    <w:p w14:paraId="1B6EE642" w14:textId="610B31DF" w:rsidR="001229A6" w:rsidRDefault="00D2155B" w:rsidP="002068CA">
      <w:pPr>
        <w:pStyle w:val="4Tekst"/>
      </w:pPr>
      <w:r>
        <w:t xml:space="preserve">Treniranje uključuje prolazak kroz </w:t>
      </w:r>
      <w:r w:rsidR="005142B0">
        <w:t xml:space="preserve">objekt </w:t>
      </w:r>
      <w:r>
        <w:t>train_loader</w:t>
      </w:r>
      <w:r w:rsidR="005142B0">
        <w:t xml:space="preserve"> </w:t>
      </w:r>
      <w:r>
        <w:t>i slanje slika u mrežu</w:t>
      </w:r>
      <w:r w:rsidR="00971B01">
        <w:t>, koje se vrši više puta, ovisno o ukupnom broju epoha</w:t>
      </w:r>
      <w:r>
        <w:t xml:space="preserve">. Može se primijetiti rad </w:t>
      </w:r>
      <w:r>
        <w:lastRenderedPageBreak/>
        <w:t>optimizatora</w:t>
      </w:r>
      <w:r w:rsidR="005142B0">
        <w:t xml:space="preserve"> i</w:t>
      </w:r>
      <w:r>
        <w:t xml:space="preserve"> funkcije gubitka koji u pozadini mijenjaju </w:t>
      </w:r>
      <w:r w:rsidR="001229A6">
        <w:t xml:space="preserve">varijable </w:t>
      </w:r>
      <w:r w:rsidR="00971B01">
        <w:t xml:space="preserve">i </w:t>
      </w:r>
      <w:r w:rsidR="001229A6">
        <w:t>vrijednosti unutar čvorova mreže. Na kraju se može uočiti način mjerenja preciznosti.</w:t>
      </w:r>
    </w:p>
    <w:p w14:paraId="47C61BFE" w14:textId="177DFDA1" w:rsidR="001229A6" w:rsidRDefault="00971B01" w:rsidP="00971B01">
      <w:pPr>
        <w:pStyle w:val="4Tekst"/>
      </w:pPr>
      <w:r>
        <w:t xml:space="preserve">Na taj način vrši se jedno testiranje. Provedeno ih je mnogo, a mijenjali su se razni podaci kao što je </w:t>
      </w:r>
      <w:r w:rsidR="00AF2F12">
        <w:t xml:space="preserve">neuronska mreža, optimizator, </w:t>
      </w:r>
      <w:r w:rsidR="001A7F52">
        <w:t>oblik slika</w:t>
      </w:r>
      <w:r w:rsidR="00AF2F12">
        <w:t xml:space="preserve"> EMNIST podatkovnog skupa kao i korištenje lr_scheduler objekta u određenim slučajevima pomoću kojeg se </w:t>
      </w:r>
      <w:r w:rsidR="001A7F52">
        <w:t>planski</w:t>
      </w:r>
      <w:r w:rsidR="00AF2F12">
        <w:t xml:space="preserve"> smanjivala stopa učenja.</w:t>
      </w:r>
    </w:p>
    <w:p w14:paraId="3E191A22" w14:textId="4545D66A" w:rsidR="001229A6" w:rsidRDefault="001229A6" w:rsidP="001229A6">
      <w:pPr>
        <w:pStyle w:val="2Podnaslov"/>
      </w:pPr>
      <w:bookmarkStart w:id="1673" w:name="_Toc82446285"/>
      <w:r>
        <w:t>4.9</w:t>
      </w:r>
      <w:ins w:id="1674" w:author="Stjepan Salopek (ssalopek)" w:date="2021-09-09T15:11:00Z">
        <w:r w:rsidR="00C94B37">
          <w:t>.</w:t>
        </w:r>
      </w:ins>
      <w:r>
        <w:t xml:space="preserve"> Petlja testiranja</w:t>
      </w:r>
      <w:bookmarkEnd w:id="1673"/>
    </w:p>
    <w:p w14:paraId="42069667" w14:textId="40D74556" w:rsidR="001229A6" w:rsidRPr="001229A6" w:rsidRDefault="00AF2F12" w:rsidP="00AF2F12">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total, correct</w:t>
      </w:r>
      <w:r w:rsidR="001229A6" w:rsidRPr="001229A6">
        <w:rPr>
          <w:rFonts w:ascii="Courier New" w:eastAsia="Times New Roman" w:hAnsi="Courier New" w:cs="Courier New"/>
          <w:color w:val="000000"/>
          <w:sz w:val="21"/>
          <w:szCs w:val="21"/>
        </w:rPr>
        <w:t> = </w:t>
      </w:r>
      <w:r w:rsidR="001229A6" w:rsidRPr="001229A6">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 xml:space="preserve"> 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03E594C3" w14:textId="1D8BD2E1"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4EA867D" w14:textId="77777777" w:rsidR="00E028F4"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39BF081" w14:textId="47868916" w:rsidR="001229A6" w:rsidRPr="001229A6"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accuracy = num_correct / num_samples * </w:t>
      </w:r>
      <w:r w:rsidRPr="001229A6">
        <w:rPr>
          <w:rFonts w:ascii="Courier New" w:eastAsia="Times New Roman" w:hAnsi="Courier New" w:cs="Courier New"/>
          <w:color w:val="09885A"/>
          <w:sz w:val="21"/>
          <w:szCs w:val="21"/>
        </w:rPr>
        <w:t>100</w:t>
      </w:r>
    </w:p>
    <w:p w14:paraId="006645FB" w14:textId="602BE2F2"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w:t>
      </w:r>
      <w:r w:rsidR="00E028F4">
        <w:rPr>
          <w:rFonts w:ascii="Courier New" w:eastAsia="Times New Roman" w:hAnsi="Courier New" w:cs="Courier New"/>
          <w:color w:val="A31515"/>
          <w:sz w:val="21"/>
          <w:szCs w:val="21"/>
        </w:rPr>
        <w:t>Accuracy</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sidR="00E028F4">
        <w:rPr>
          <w:rFonts w:ascii="Courier New" w:eastAsia="Times New Roman" w:hAnsi="Courier New" w:cs="Courier New"/>
          <w:color w:val="000000"/>
          <w:sz w:val="21"/>
          <w:szCs w:val="21"/>
        </w:rPr>
        <w:t>accuracy</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1675" w:name="_Toc82446338"/>
      <w:r>
        <w:t xml:space="preserve">Prikaz programskog koda </w:t>
      </w:r>
      <w:r w:rsidR="00E03573">
        <w:fldChar w:fldCharType="begin"/>
      </w:r>
      <w:r w:rsidR="00E03573">
        <w:instrText xml:space="preserve"> SEQ Prikaz_programskog_koda \* ARABIC </w:instrText>
      </w:r>
      <w:r w:rsidR="00E03573">
        <w:fldChar w:fldCharType="separate"/>
      </w:r>
      <w:ins w:id="1676" w:author="Stjepan Salopek (ssalopek)" w:date="2021-09-13T13:07:00Z">
        <w:r w:rsidR="00505A44">
          <w:rPr>
            <w:noProof/>
          </w:rPr>
          <w:t>12</w:t>
        </w:r>
      </w:ins>
      <w:del w:id="1677" w:author="Stjepan Salopek (ssalopek)" w:date="2021-09-13T13:07:00Z">
        <w:r w:rsidR="00683B83" w:rsidDel="00505A44">
          <w:rPr>
            <w:noProof/>
          </w:rPr>
          <w:delText>11</w:delText>
        </w:r>
      </w:del>
      <w:r w:rsidR="00E03573">
        <w:rPr>
          <w:noProof/>
        </w:rPr>
        <w:fldChar w:fldCharType="end"/>
      </w:r>
      <w:ins w:id="1678" w:author="Stjepan Salopek (ssalopek)" w:date="2021-09-09T15:11:00Z">
        <w:r w:rsidR="00C94B37">
          <w:rPr>
            <w:noProof/>
          </w:rPr>
          <w:t>.</w:t>
        </w:r>
      </w:ins>
      <w:r>
        <w:t xml:space="preserve"> Petlja testiranja istreniranog modela</w:t>
      </w:r>
      <w:bookmarkEnd w:id="1675"/>
    </w:p>
    <w:p w14:paraId="075129EC" w14:textId="6E1B5F68" w:rsidR="001229A6" w:rsidRDefault="001229A6" w:rsidP="002068CA">
      <w:pPr>
        <w:pStyle w:val="4Tekst"/>
      </w:pPr>
      <w:r>
        <w:t>Petlja u kojoj se procjenjuje preciznost istreniranog modela vrlo je slična petlji treniranja, no uz nekoliko pojednostavljenja. Na modelu je</w:t>
      </w:r>
      <w:r w:rsidR="00F73803">
        <w:t xml:space="preserve"> postavljen evaluacijski način</w:t>
      </w:r>
      <w:r>
        <w:t xml:space="preserve"> te su isključene automatske promjene gradijenata</w:t>
      </w:r>
      <w:r w:rsidR="00E028F4">
        <w:t xml:space="preserve"> da bi se ubrzala procjena</w:t>
      </w:r>
      <w:r>
        <w:t xml:space="preserve">. Osim toga, </w:t>
      </w:r>
      <w:r w:rsidR="00E028F4">
        <w:t>u procjenjivanju točnosti nisu potrebni optimizator i funkcija gubitka.</w:t>
      </w:r>
    </w:p>
    <w:p w14:paraId="051A48DD" w14:textId="25D3962E" w:rsidR="00F60DAB" w:rsidRDefault="00E028F4" w:rsidP="00843F37">
      <w:pPr>
        <w:pStyle w:val="4Tekst"/>
      </w:pPr>
      <w:r>
        <w:t>U</w:t>
      </w:r>
      <w:r w:rsidR="001229A6">
        <w:t xml:space="preserve"> DataLoader funkciju poslao </w:t>
      </w:r>
      <w:r>
        <w:t xml:space="preserve">se </w:t>
      </w:r>
      <w:r w:rsidR="001229A6">
        <w:t>batch_size</w:t>
      </w:r>
      <w:r>
        <w:t xml:space="preserve"> veličine 256</w:t>
      </w:r>
      <w:r w:rsidR="00843F37">
        <w:t xml:space="preserve"> prilikom treniranja za smanjenje vremena treniranja i 32 prilikom testiranja radi povećanja točnosti. Z</w:t>
      </w:r>
      <w:r>
        <w:t xml:space="preserve">bog toga se </w:t>
      </w:r>
      <w:r w:rsidR="001229A6">
        <w:t xml:space="preserve">na izlazu modela dobije se </w:t>
      </w:r>
      <w:r w:rsidR="00F60DAB">
        <w:t xml:space="preserve">niz od </w:t>
      </w:r>
      <w:r>
        <w:t>256</w:t>
      </w:r>
      <w:r w:rsidR="00F60DAB">
        <w:t xml:space="preserve"> </w:t>
      </w:r>
      <w:r>
        <w:t xml:space="preserve">nizova duljine 26 </w:t>
      </w:r>
      <w:r w:rsidR="00FD2470">
        <w:t>realnih</w:t>
      </w:r>
      <w:r w:rsidR="00F60DAB">
        <w:t xml:space="preserve"> brojeva</w:t>
      </w:r>
      <w:r w:rsidR="00FD2470">
        <w:t>, po jedan za svaku klasu,</w:t>
      </w:r>
      <w:r w:rsidR="00F60DAB">
        <w:t xml:space="preserve"> koji označavaju </w:t>
      </w:r>
      <w:r w:rsidR="00FD2470">
        <w:t>vjerojatnost</w:t>
      </w:r>
      <w:r w:rsidR="00F60DAB">
        <w:t xml:space="preserve"> </w:t>
      </w:r>
      <w:r w:rsidR="00FD2470">
        <w:t>klase na slici</w:t>
      </w:r>
      <w:r w:rsidR="00F60DAB">
        <w:t>.</w:t>
      </w:r>
      <w:r w:rsidR="00FD2470">
        <w:t xml:space="preserve"> Izlazni niz šalje se u metodu max(1) koja vraća niz od 256 cijelih brojeva u spremnik preds, označavajući indeks najvjerojatnijeg slova određene slike. </w:t>
      </w:r>
      <w:r w:rsidR="00F60DAB">
        <w:t>Usporedba (preds==labels).sum() točno pogođene indekse postavlja na True, odnosno 1, a ostale na False ili 0, nakon čega se niz sumira</w:t>
      </w:r>
      <w:r w:rsidR="00FD2470">
        <w:t>. Suma označava ukupan broj točnih vrijednosti</w:t>
      </w:r>
      <w:r w:rsidR="00F60DAB">
        <w:t>. Na taj način usporedbom ukupnog broja i broja točnih predviđanja dolazi se do točnosti.</w:t>
      </w:r>
    </w:p>
    <w:p w14:paraId="29213E31" w14:textId="5C7F5935" w:rsidR="00F60DAB" w:rsidRDefault="00F60DAB" w:rsidP="00F60DAB">
      <w:pPr>
        <w:pStyle w:val="2Podnaslov"/>
      </w:pPr>
      <w:bookmarkStart w:id="1679" w:name="_Toc82446286"/>
      <w:r>
        <w:lastRenderedPageBreak/>
        <w:t>4.10</w:t>
      </w:r>
      <w:ins w:id="1680" w:author="Stjepan Salopek (ssalopek)" w:date="2021-09-09T15:12:00Z">
        <w:r w:rsidR="00C94B37">
          <w:t>.</w:t>
        </w:r>
      </w:ins>
      <w:r>
        <w:t xml:space="preserve"> Pregled i analiza</w:t>
      </w:r>
      <w:bookmarkEnd w:id="1679"/>
    </w:p>
    <w:p w14:paraId="0A8F1132" w14:textId="4A28501A" w:rsidR="00D26206" w:rsidRDefault="00F60DAB" w:rsidP="00F60DAB">
      <w:pPr>
        <w:pStyle w:val="4Tekst"/>
      </w:pPr>
      <w:r>
        <w:t>Za analizu</w:t>
      </w:r>
      <w:r w:rsidR="00D26206">
        <w:t xml:space="preserve"> </w:t>
      </w:r>
      <w:r w:rsidR="00843F37">
        <w:t>je korišteno</w:t>
      </w:r>
      <w:r w:rsidR="00D26206">
        <w:t xml:space="preserve"> nekoliko biblioteka i alata. </w:t>
      </w:r>
      <w:r w:rsidR="00843F37">
        <w:t>U</w:t>
      </w:r>
      <w:r w:rsidR="00D26206">
        <w:t xml:space="preserve"> analizi i pregledu podataka, međurezultata i usporedbe točnosti najviše su pridonijeli </w:t>
      </w:r>
      <w:r w:rsidR="00505222">
        <w:t>M</w:t>
      </w:r>
      <w:r w:rsidR="00D26206">
        <w:t xml:space="preserve">atplotlib, </w:t>
      </w:r>
      <w:r w:rsidR="00505222" w:rsidRPr="00505222">
        <w:t>TensorBoard</w:t>
      </w:r>
      <w:r w:rsidR="00843F37">
        <w:t xml:space="preserve"> i tqdm </w:t>
      </w:r>
      <w:r w:rsidR="00D26206">
        <w:t>.</w:t>
      </w:r>
    </w:p>
    <w:p w14:paraId="0AA53F9D" w14:textId="0E2F0626" w:rsidR="00D26206" w:rsidRDefault="00D26206" w:rsidP="00D26206">
      <w:pPr>
        <w:pStyle w:val="3PodnaslovMali"/>
      </w:pPr>
      <w:bookmarkStart w:id="1681" w:name="_Toc82446287"/>
      <w:r>
        <w:t>4.10.1</w:t>
      </w:r>
      <w:ins w:id="1682" w:author="Stjepan Salopek (ssalopek)" w:date="2021-09-09T15:12:00Z">
        <w:r w:rsidR="00C94B37">
          <w:t>.</w:t>
        </w:r>
      </w:ins>
      <w:r>
        <w:t xml:space="preserve"> </w:t>
      </w:r>
      <w:r w:rsidR="001816ED">
        <w:t>M</w:t>
      </w:r>
      <w:r>
        <w:t>atplotlib</w:t>
      </w:r>
      <w:bookmarkEnd w:id="1681"/>
    </w:p>
    <w:p w14:paraId="61120FEB" w14:textId="77777777" w:rsidR="00E61BAE" w:rsidRDefault="00E61BAE" w:rsidP="00E61BAE">
      <w:pPr>
        <w:pStyle w:val="4Tekst"/>
        <w:jc w:val="center"/>
      </w:pPr>
      <w:r>
        <w:rPr>
          <w:noProof/>
        </w:rPr>
        <w:drawing>
          <wp:inline distT="0" distB="0" distL="0" distR="0" wp14:anchorId="1017AD64" wp14:editId="33E69F0B">
            <wp:extent cx="3096140" cy="2956560"/>
            <wp:effectExtent l="19050" t="1905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3138059" cy="2996589"/>
                    </a:xfrm>
                    <a:prstGeom prst="rect">
                      <a:avLst/>
                    </a:prstGeom>
                    <a:ln>
                      <a:solidFill>
                        <a:schemeClr val="tx1"/>
                      </a:solidFill>
                    </a:ln>
                  </pic:spPr>
                </pic:pic>
              </a:graphicData>
            </a:graphic>
          </wp:inline>
        </w:drawing>
      </w:r>
    </w:p>
    <w:p w14:paraId="3D0B8F4F" w14:textId="3991151E" w:rsidR="00E61BAE" w:rsidRDefault="00E61BAE" w:rsidP="00E61BAE">
      <w:pPr>
        <w:pStyle w:val="4Tekst"/>
        <w:jc w:val="center"/>
      </w:pPr>
      <w:r>
        <w:t xml:space="preserve">Slika </w:t>
      </w:r>
      <w:r w:rsidR="00E03573">
        <w:fldChar w:fldCharType="begin"/>
      </w:r>
      <w:r w:rsidR="00E03573">
        <w:instrText xml:space="preserve"> SEQ Slika \* ARABIC </w:instrText>
      </w:r>
      <w:r w:rsidR="00E03573">
        <w:fldChar w:fldCharType="separate"/>
      </w:r>
      <w:r>
        <w:rPr>
          <w:noProof/>
        </w:rPr>
        <w:t>14</w:t>
      </w:r>
      <w:r w:rsidR="00E03573">
        <w:rPr>
          <w:noProof/>
        </w:rPr>
        <w:fldChar w:fldCharType="end"/>
      </w:r>
      <w:r>
        <w:t>. Prikaz slike matplotlib bibliotekom</w:t>
      </w:r>
    </w:p>
    <w:p w14:paraId="55F068DD" w14:textId="2735FDBD" w:rsidR="00C6051A" w:rsidRDefault="00D26206" w:rsidP="00E61BAE">
      <w:pPr>
        <w:pStyle w:val="4Tekst"/>
      </w:pPr>
      <w:r>
        <w:t>U analizi i obradi podatkovnog skupa, ali i općenito u prikazu statističkih podataka i slika korišten je „matplotlib.pyplot“.</w:t>
      </w:r>
      <w:r w:rsidR="00C6051A">
        <w:t xml:space="preserve"> Konkretno u završnom radu, pokazao se korisnim za </w:t>
      </w:r>
      <w:r w:rsidR="00E61BAE">
        <w:t>analizu slika i primjenjivanje transformacija na slikama.</w:t>
      </w:r>
    </w:p>
    <w:p w14:paraId="5BE98F15" w14:textId="2B7D8AB6" w:rsidR="001816ED" w:rsidRDefault="001816ED" w:rsidP="001816ED">
      <w:pPr>
        <w:pStyle w:val="3PodnaslovMali"/>
      </w:pPr>
      <w:bookmarkStart w:id="1683" w:name="_Toc82446288"/>
      <w:r>
        <w:t>4.10.2</w:t>
      </w:r>
      <w:ins w:id="1684" w:author="Stjepan Salopek (ssalopek)" w:date="2021-09-09T15:12:00Z">
        <w:r w:rsidR="00C94B37">
          <w:t>.</w:t>
        </w:r>
      </w:ins>
      <w:r>
        <w:t xml:space="preserve"> Tensor</w:t>
      </w:r>
      <w:r w:rsidR="00505222">
        <w:t>B</w:t>
      </w:r>
      <w:r>
        <w:t>oard</w:t>
      </w:r>
      <w:bookmarkEnd w:id="1683"/>
    </w:p>
    <w:p w14:paraId="4EDD0AAC" w14:textId="5CF55B1E" w:rsidR="00505222" w:rsidRDefault="00505222" w:rsidP="001816ED">
      <w:pPr>
        <w:pStyle w:val="4Tekst"/>
      </w:pPr>
      <w:r>
        <w:t>TensorBoard je alat za vizualizaciju podataka. Izrađen je za</w:t>
      </w:r>
      <w:r w:rsidR="00843F37">
        <w:t xml:space="preserve"> PyTorchovu konkurenciju,</w:t>
      </w:r>
      <w:r>
        <w:t xml:space="preserve"> TensorFlow</w:t>
      </w:r>
      <w:ins w:id="1685"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48888469" w14:textId="4030F328" w:rsidR="00683B83" w:rsidRDefault="00BB6411" w:rsidP="00F34370">
      <w:pPr>
        <w:pStyle w:val="4Tekst"/>
        <w:spacing w:before="120"/>
        <w:jc w:val="center"/>
      </w:pPr>
      <w:bookmarkStart w:id="1686" w:name="_Toc82446339"/>
      <w:del w:id="1687" w:author="Stjepan Salopek (ssalopek)" w:date="2022-01-25T18:53:00Z">
        <w:r w:rsidDel="002F0BD6">
          <w:rPr>
            <w:noProof/>
          </w:rPr>
          <w:drawing>
            <wp:inline distT="0" distB="0" distL="0" distR="0" wp14:anchorId="65425399" wp14:editId="266FB3AB">
              <wp:extent cx="5753100" cy="422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del>
      <w:del w:id="1688" w:author="Stjepan Salopek (ssalopek)" w:date="2022-01-25T18:54:00Z">
        <w:r w:rsidR="00E03573">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4013C350" w:rsidR="00BB6411" w:rsidRPr="0049751A" w:rsidRDefault="00BB6411" w:rsidP="00BB6411">
                    <w:pPr>
                      <w:pStyle w:val="4Tekst"/>
                      <w:jc w:val="center"/>
                      <w:rPr>
                        <w:noProof/>
                      </w:rPr>
                    </w:pPr>
                    <w:bookmarkStart w:id="1689" w:name="_Toc82446314"/>
                    <w:del w:id="1690" w:author="Stjepan Salopek (ssalopek)" w:date="2022-01-25T18:54:00Z">
                      <w:r w:rsidDel="002F0BD6">
                        <w:delText xml:space="preserve">Slika </w:delText>
                      </w:r>
                      <w:r w:rsidR="00D231A9" w:rsidDel="002F0BD6">
                        <w:fldChar w:fldCharType="begin"/>
                      </w:r>
                      <w:r w:rsidR="00D231A9" w:rsidDel="002F0BD6">
                        <w:delInstrText xml:space="preserve"> SEQ Slika \* ARABIC </w:delInstrText>
                      </w:r>
                      <w:r w:rsidR="00D231A9" w:rsidDel="002F0BD6">
                        <w:fldChar w:fldCharType="separate"/>
                      </w:r>
                    </w:del>
                    <w:del w:id="1691" w:author="Stjepan Salopek (ssalopek)" w:date="2021-09-09T14:33:00Z">
                      <w:r w:rsidR="00093114" w:rsidDel="00CB09D3">
                        <w:rPr>
                          <w:noProof/>
                        </w:rPr>
                        <w:delText>15</w:delText>
                      </w:r>
                    </w:del>
                    <w:del w:id="1692" w:author="Stjepan Salopek (ssalopek)" w:date="2022-01-25T18:54:00Z">
                      <w:r w:rsidR="00D231A9" w:rsidDel="002F0BD6">
                        <w:rPr>
                          <w:noProof/>
                        </w:rPr>
                        <w:fldChar w:fldCharType="end"/>
                      </w:r>
                      <w:r w:rsidDel="002F0BD6">
                        <w:delText xml:space="preserve"> Primjer TensorBoard alata</w:delText>
                      </w:r>
                    </w:del>
                    <w:bookmarkEnd w:id="1689"/>
                  </w:p>
                </w:txbxContent>
              </v:textbox>
              <w10:wrap type="square"/>
            </v:shape>
          </w:pict>
        </w:r>
      </w:del>
      <w:r w:rsidR="00683B83">
        <w:t xml:space="preserve">Prikaz programskog koda </w:t>
      </w:r>
      <w:fldSimple w:instr=" SEQ Prikaz_programskog_koda \* ARABIC ">
        <w:ins w:id="1693" w:author="Stjepan Salopek (ssalopek)" w:date="2021-09-13T13:07:00Z">
          <w:r w:rsidR="00505A44">
            <w:rPr>
              <w:noProof/>
            </w:rPr>
            <w:t>13</w:t>
          </w:r>
        </w:ins>
        <w:del w:id="1694" w:author="Stjepan Salopek (ssalopek)" w:date="2021-09-13T13:07:00Z">
          <w:r w:rsidR="00683B83" w:rsidDel="00505A44">
            <w:rPr>
              <w:noProof/>
            </w:rPr>
            <w:delText>12</w:delText>
          </w:r>
        </w:del>
      </w:fldSimple>
      <w:ins w:id="1695" w:author="Stjepan Salopek (ssalopek)" w:date="2021-09-09T15:12:00Z">
        <w:r w:rsidR="00C94B37">
          <w:rPr>
            <w:noProof/>
          </w:rPr>
          <w:t>.</w:t>
        </w:r>
      </w:ins>
      <w:r w:rsidR="00683B83">
        <w:t xml:space="preserve"> Primjer TensorBoard rada</w:t>
      </w:r>
      <w:bookmarkEnd w:id="1686"/>
    </w:p>
    <w:p w14:paraId="30ED1136" w14:textId="77777777" w:rsidR="00D42B44" w:rsidRDefault="00D42B44" w:rsidP="00F34370">
      <w:pPr>
        <w:pStyle w:val="4Tekst"/>
        <w:spacing w:before="120"/>
        <w:jc w:val="center"/>
      </w:pPr>
    </w:p>
    <w:p w14:paraId="0DE775E9" w14:textId="77777777" w:rsidR="00D42B44" w:rsidRDefault="00F34370" w:rsidP="00D42B44">
      <w:pPr>
        <w:pStyle w:val="4Tekst"/>
        <w:keepNext/>
        <w:spacing w:before="120"/>
        <w:jc w:val="center"/>
      </w:pPr>
      <w:ins w:id="1696" w:author="Stjepan Salopek (ssalopek)" w:date="2022-01-25T18:53:00Z">
        <w:r>
          <w:rPr>
            <w:noProof/>
          </w:rPr>
          <w:drawing>
            <wp:inline distT="0" distB="0" distL="0" distR="0" wp14:anchorId="0D884872" wp14:editId="2AD43FBD">
              <wp:extent cx="5753100" cy="4221480"/>
              <wp:effectExtent l="19050" t="19050" r="0" b="762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ins>
    </w:p>
    <w:p w14:paraId="3171C974" w14:textId="19F891A2" w:rsidR="00D42B44" w:rsidRDefault="00D42B44" w:rsidP="00D42B44">
      <w:pPr>
        <w:pStyle w:val="4Tekst"/>
        <w:jc w:val="center"/>
      </w:pPr>
      <w:bookmarkStart w:id="1697" w:name="_Toc94044611"/>
      <w:r>
        <w:t xml:space="preserve">Slika </w:t>
      </w:r>
      <w:r w:rsidR="00E03573">
        <w:fldChar w:fldCharType="begin"/>
      </w:r>
      <w:r w:rsidR="00E03573">
        <w:instrText xml:space="preserve"> SEQ Slika \* ARABIC </w:instrText>
      </w:r>
      <w:r w:rsidR="00E03573">
        <w:fldChar w:fldCharType="separate"/>
      </w:r>
      <w:r>
        <w:rPr>
          <w:noProof/>
        </w:rPr>
        <w:t>13</w:t>
      </w:r>
      <w:r w:rsidR="00E03573">
        <w:rPr>
          <w:noProof/>
        </w:rPr>
        <w:fldChar w:fldCharType="end"/>
      </w:r>
      <w:r>
        <w:t xml:space="preserve">. </w:t>
      </w:r>
      <w:r w:rsidRPr="00C076BE">
        <w:t>Primjer Tensor</w:t>
      </w:r>
      <w:r w:rsidR="0072304D">
        <w:t>B</w:t>
      </w:r>
      <w:r w:rsidRPr="00C076BE">
        <w:t>oard alata</w:t>
      </w:r>
      <w:bookmarkEnd w:id="1697"/>
    </w:p>
    <w:p w14:paraId="74EB9046" w14:textId="297CBD2A" w:rsidR="002D0973" w:rsidRPr="00E82A48" w:rsidRDefault="00E82A48" w:rsidP="00D42B44">
      <w:pPr>
        <w:pStyle w:val="Caption"/>
        <w:jc w:val="center"/>
      </w:pPr>
      <w:r>
        <w:br w:type="page"/>
      </w:r>
    </w:p>
    <w:p w14:paraId="26582A31" w14:textId="2179F24B" w:rsidR="008C291E" w:rsidRDefault="008C291E" w:rsidP="008C291E">
      <w:pPr>
        <w:pStyle w:val="2Podnaslov"/>
        <w:rPr>
          <w:ins w:id="1698" w:author="Stjepan Salopek (ssalopek)" w:date="2021-09-13T15:33:00Z"/>
        </w:rPr>
      </w:pPr>
      <w:bookmarkStart w:id="1699" w:name="_Toc82446289"/>
      <w:ins w:id="1700" w:author="Stjepan Salopek (ssalopek)" w:date="2021-09-13T15:33:00Z">
        <w:r>
          <w:lastRenderedPageBreak/>
          <w:t>4.1</w:t>
        </w:r>
      </w:ins>
      <w:r w:rsidR="00823762">
        <w:t>1</w:t>
      </w:r>
      <w:ins w:id="1701" w:author="Stjepan Salopek (ssalopek)" w:date="2021-09-13T15:33:00Z">
        <w:r>
          <w:t xml:space="preserve">. </w:t>
        </w:r>
      </w:ins>
      <w:r w:rsidR="004C2F0C">
        <w:t>Tablica</w:t>
      </w:r>
      <w:ins w:id="1702" w:author="Stjepan Salopek (ssalopek)" w:date="2021-09-13T15:33:00Z">
        <w:r>
          <w:t xml:space="preserve"> </w:t>
        </w:r>
      </w:ins>
      <w:bookmarkEnd w:id="1699"/>
      <w:r w:rsidR="009046C3">
        <w:t>mjerenja</w:t>
      </w:r>
    </w:p>
    <w:tbl>
      <w:tblPr>
        <w:tblStyle w:val="GridTable4-Accent2"/>
        <w:tblW w:w="0" w:type="auto"/>
        <w:tblLook w:val="04A0" w:firstRow="1" w:lastRow="0" w:firstColumn="1" w:lastColumn="0" w:noHBand="0" w:noVBand="1"/>
      </w:tblPr>
      <w:tblGrid>
        <w:gridCol w:w="3258"/>
        <w:gridCol w:w="1350"/>
        <w:gridCol w:w="1530"/>
        <w:gridCol w:w="1620"/>
        <w:gridCol w:w="1530"/>
      </w:tblGrid>
      <w:tr w:rsidR="00EC5296" w14:paraId="1E6765CC" w14:textId="77777777" w:rsidTr="00B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tcPr>
          <w:p w14:paraId="50BA0249" w14:textId="7500F273" w:rsidR="00EC5296" w:rsidRDefault="00EC5296" w:rsidP="00B2615B">
            <w:pPr>
              <w:jc w:val="center"/>
            </w:pPr>
            <w:r>
              <w:t>Mreža</w:t>
            </w:r>
          </w:p>
        </w:tc>
        <w:tc>
          <w:tcPr>
            <w:tcW w:w="1350" w:type="dxa"/>
            <w:tcBorders>
              <w:left w:val="dotted" w:sz="4" w:space="0" w:color="auto"/>
            </w:tcBorders>
          </w:tcPr>
          <w:p w14:paraId="32C90B02" w14:textId="158A9F91"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rPr>
                <w:b w:val="0"/>
                <w:bCs w:val="0"/>
              </w:rPr>
            </w:pPr>
            <w:r>
              <w:t xml:space="preserve">Epoha </w:t>
            </w:r>
            <w:r w:rsidR="008A3867">
              <w:t>poslj</w:t>
            </w:r>
            <w:r w:rsidR="00B2615B">
              <w:t>.</w:t>
            </w:r>
          </w:p>
        </w:tc>
        <w:tc>
          <w:tcPr>
            <w:tcW w:w="1530" w:type="dxa"/>
            <w:tcBorders>
              <w:right w:val="dotted" w:sz="4" w:space="0" w:color="auto"/>
            </w:tcBorders>
          </w:tcPr>
          <w:p w14:paraId="2E09F18D" w14:textId="4E419128"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pPr>
            <w:r>
              <w:t>Točnost poslj.</w:t>
            </w:r>
          </w:p>
        </w:tc>
        <w:tc>
          <w:tcPr>
            <w:tcW w:w="1620" w:type="dxa"/>
            <w:tcBorders>
              <w:left w:val="dotted" w:sz="4" w:space="0" w:color="auto"/>
            </w:tcBorders>
          </w:tcPr>
          <w:p w14:paraId="0E541DC9" w14:textId="1B827748" w:rsidR="00EC5296" w:rsidRDefault="00EC5296" w:rsidP="00EC5296">
            <w:pPr>
              <w:cnfStyle w:val="100000000000" w:firstRow="1" w:lastRow="0" w:firstColumn="0" w:lastColumn="0" w:oddVBand="0" w:evenVBand="0" w:oddHBand="0" w:evenHBand="0" w:firstRowFirstColumn="0" w:firstRowLastColumn="0" w:lastRowFirstColumn="0" w:lastRowLastColumn="0"/>
              <w:rPr>
                <w:b w:val="0"/>
                <w:bCs w:val="0"/>
              </w:rPr>
            </w:pPr>
            <w:r>
              <w:t>Ep</w:t>
            </w:r>
            <w:r w:rsidR="008A3867">
              <w:t>oha</w:t>
            </w:r>
            <w:r>
              <w:t xml:space="preserve"> najb</w:t>
            </w:r>
            <w:r w:rsidR="008A3867">
              <w:t>olja</w:t>
            </w:r>
          </w:p>
        </w:tc>
        <w:tc>
          <w:tcPr>
            <w:tcW w:w="1530" w:type="dxa"/>
          </w:tcPr>
          <w:p w14:paraId="4D8FBD8B" w14:textId="7AF42342" w:rsidR="00EC5296" w:rsidRDefault="00EC5296" w:rsidP="00EC5296">
            <w:pPr>
              <w:cnfStyle w:val="100000000000" w:firstRow="1" w:lastRow="0" w:firstColumn="0" w:lastColumn="0" w:oddVBand="0" w:evenVBand="0" w:oddHBand="0" w:evenHBand="0" w:firstRowFirstColumn="0" w:firstRowLastColumn="0" w:lastRowFirstColumn="0" w:lastRowLastColumn="0"/>
            </w:pPr>
            <w:r>
              <w:t>Točn</w:t>
            </w:r>
            <w:r w:rsidR="008A3867">
              <w:t>ost</w:t>
            </w:r>
            <w:r>
              <w:t xml:space="preserve"> najb.</w:t>
            </w:r>
          </w:p>
        </w:tc>
      </w:tr>
      <w:tr w:rsidR="00823762" w14:paraId="421257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FB916F3" w14:textId="32034AC9" w:rsidR="008A3867" w:rsidRPr="008A3867" w:rsidRDefault="008A3867" w:rsidP="008A3867">
            <w:pPr>
              <w:rPr>
                <w:rFonts w:ascii="Calibri" w:hAnsi="Calibri" w:cs="Calibri"/>
                <w:b w:val="0"/>
                <w:bCs w:val="0"/>
                <w:color w:val="000000"/>
              </w:rPr>
            </w:pPr>
            <w:r w:rsidRPr="000427AD">
              <w:rPr>
                <w:rFonts w:ascii="Calibri" w:hAnsi="Calibri" w:cs="Calibri"/>
                <w:color w:val="000000"/>
              </w:rPr>
              <w:t>Resnet18_dd 25%</w:t>
            </w:r>
            <w:r>
              <w:rPr>
                <w:rFonts w:ascii="Calibri" w:hAnsi="Calibri" w:cs="Calibri"/>
                <w:b w:val="0"/>
                <w:bCs w:val="0"/>
                <w:color w:val="000000"/>
              </w:rPr>
              <w:br/>
              <w:t>SGD, lr_sched, 224x224 img</w:t>
            </w:r>
          </w:p>
        </w:tc>
        <w:tc>
          <w:tcPr>
            <w:tcW w:w="1350" w:type="dxa"/>
            <w:tcBorders>
              <w:top w:val="single" w:sz="4" w:space="0" w:color="ED7D31" w:themeColor="accent2"/>
              <w:left w:val="dotted" w:sz="4" w:space="0" w:color="auto"/>
              <w:right w:val="nil"/>
            </w:tcBorders>
            <w:vAlign w:val="center"/>
          </w:tcPr>
          <w:p w14:paraId="7AB2724B" w14:textId="42F37A0B"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42</w:t>
            </w:r>
          </w:p>
        </w:tc>
        <w:tc>
          <w:tcPr>
            <w:tcW w:w="1530" w:type="dxa"/>
            <w:tcBorders>
              <w:left w:val="nil"/>
              <w:right w:val="dotted" w:sz="4" w:space="0" w:color="auto"/>
            </w:tcBorders>
            <w:vAlign w:val="center"/>
          </w:tcPr>
          <w:p w14:paraId="2AD79791" w14:textId="4F65BED3"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95.55</w:t>
            </w:r>
            <w:r w:rsidR="00E36DF4">
              <w:rPr>
                <w:rFonts w:ascii="Calibri" w:hAnsi="Calibri" w:cs="Calibri"/>
                <w:color w:val="000000"/>
              </w:rPr>
              <w:t>%</w:t>
            </w:r>
          </w:p>
        </w:tc>
        <w:tc>
          <w:tcPr>
            <w:tcW w:w="1620" w:type="dxa"/>
            <w:tcBorders>
              <w:top w:val="single" w:sz="4" w:space="0" w:color="ED7D31" w:themeColor="accent2"/>
              <w:left w:val="dotted" w:sz="4" w:space="0" w:color="auto"/>
              <w:right w:val="nil"/>
            </w:tcBorders>
            <w:vAlign w:val="center"/>
          </w:tcPr>
          <w:p w14:paraId="2BDE53F1" w14:textId="79AB45A0"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30</w:t>
            </w:r>
          </w:p>
        </w:tc>
        <w:tc>
          <w:tcPr>
            <w:tcW w:w="1530" w:type="dxa"/>
            <w:tcBorders>
              <w:left w:val="nil"/>
            </w:tcBorders>
            <w:vAlign w:val="center"/>
          </w:tcPr>
          <w:p w14:paraId="0B471C38" w14:textId="681521E1"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95.60</w:t>
            </w:r>
            <w:r w:rsidR="00E36DF4">
              <w:rPr>
                <w:rFonts w:ascii="Calibri" w:hAnsi="Calibri" w:cs="Calibri"/>
                <w:color w:val="000000"/>
              </w:rPr>
              <w:t>%</w:t>
            </w:r>
          </w:p>
        </w:tc>
      </w:tr>
      <w:tr w:rsidR="00B2615B" w14:paraId="4AECC49F"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4BD3E8F" w14:textId="23BEDE4E" w:rsidR="008A3867" w:rsidRDefault="008A3867" w:rsidP="008A3867">
            <w:r w:rsidRPr="000427AD">
              <w:rPr>
                <w:rFonts w:ascii="Calibri" w:hAnsi="Calibri" w:cs="Calibri"/>
                <w:color w:val="000000"/>
              </w:rPr>
              <w:t>MnistSimpleCNN 3x3</w:t>
            </w:r>
            <w:r>
              <w:rPr>
                <w:rFonts w:ascii="Calibri" w:hAnsi="Calibri" w:cs="Calibri"/>
                <w:b w:val="0"/>
                <w:bCs w:val="0"/>
                <w:color w:val="000000"/>
              </w:rPr>
              <w:br/>
              <w:t>Adam</w:t>
            </w:r>
          </w:p>
        </w:tc>
        <w:tc>
          <w:tcPr>
            <w:tcW w:w="1350" w:type="dxa"/>
            <w:tcBorders>
              <w:left w:val="dotted" w:sz="4" w:space="0" w:color="auto"/>
              <w:right w:val="nil"/>
            </w:tcBorders>
            <w:vAlign w:val="center"/>
          </w:tcPr>
          <w:p w14:paraId="7B15DDAB" w14:textId="6C6312F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10E5F4A4" w14:textId="0D567EA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94.56</w:t>
            </w:r>
            <w:r w:rsidR="00E36DF4">
              <w:rPr>
                <w:rFonts w:ascii="Calibri" w:hAnsi="Calibri" w:cs="Calibri"/>
                <w:color w:val="000000"/>
              </w:rPr>
              <w:t>%</w:t>
            </w:r>
          </w:p>
        </w:tc>
        <w:tc>
          <w:tcPr>
            <w:tcW w:w="1620" w:type="dxa"/>
            <w:tcBorders>
              <w:left w:val="dotted" w:sz="4" w:space="0" w:color="auto"/>
              <w:right w:val="nil"/>
            </w:tcBorders>
            <w:vAlign w:val="center"/>
          </w:tcPr>
          <w:p w14:paraId="60E6F372" w14:textId="7D9447D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7163B47" w14:textId="10CB735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95.01</w:t>
            </w:r>
            <w:r w:rsidR="00E36DF4">
              <w:rPr>
                <w:rFonts w:ascii="Calibri" w:hAnsi="Calibri" w:cs="Calibri"/>
                <w:color w:val="000000"/>
              </w:rPr>
              <w:t>%</w:t>
            </w:r>
          </w:p>
        </w:tc>
      </w:tr>
      <w:tr w:rsidR="00B2615B" w14:paraId="4B6741C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83FD995" w14:textId="40C8A4AE" w:rsidR="008A3867" w:rsidRDefault="008A3867" w:rsidP="008A3867">
            <w:r w:rsidRPr="000427AD">
              <w:rPr>
                <w:rFonts w:ascii="Calibri" w:hAnsi="Calibri" w:cs="Calibri"/>
                <w:color w:val="000000"/>
              </w:rPr>
              <w:t>ResidualNet</w:t>
            </w:r>
            <w:r>
              <w:rPr>
                <w:rFonts w:ascii="Calibri" w:hAnsi="Calibri" w:cs="Calibri"/>
                <w:b w:val="0"/>
                <w:bCs w:val="0"/>
                <w:color w:val="000000"/>
              </w:rPr>
              <w:br/>
              <w:t>Adam</w:t>
            </w:r>
          </w:p>
        </w:tc>
        <w:tc>
          <w:tcPr>
            <w:tcW w:w="1350" w:type="dxa"/>
            <w:tcBorders>
              <w:left w:val="dotted" w:sz="4" w:space="0" w:color="auto"/>
              <w:right w:val="nil"/>
            </w:tcBorders>
            <w:vAlign w:val="center"/>
          </w:tcPr>
          <w:p w14:paraId="448B1074" w14:textId="6C626CE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86</w:t>
            </w:r>
          </w:p>
        </w:tc>
        <w:tc>
          <w:tcPr>
            <w:tcW w:w="1530" w:type="dxa"/>
            <w:tcBorders>
              <w:left w:val="nil"/>
              <w:right w:val="dotted" w:sz="4" w:space="0" w:color="auto"/>
            </w:tcBorders>
            <w:vAlign w:val="center"/>
          </w:tcPr>
          <w:p w14:paraId="26031E90" w14:textId="4A45393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60B84DC8" w14:textId="5228349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50</w:t>
            </w:r>
          </w:p>
        </w:tc>
        <w:tc>
          <w:tcPr>
            <w:tcW w:w="1530" w:type="dxa"/>
            <w:tcBorders>
              <w:left w:val="nil"/>
            </w:tcBorders>
            <w:vAlign w:val="center"/>
          </w:tcPr>
          <w:p w14:paraId="198CD8D6" w14:textId="0F6E2D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94.97</w:t>
            </w:r>
            <w:r w:rsidR="00E36DF4">
              <w:rPr>
                <w:rFonts w:ascii="Calibri" w:hAnsi="Calibri" w:cs="Calibri"/>
                <w:color w:val="000000"/>
              </w:rPr>
              <w:t>%</w:t>
            </w:r>
          </w:p>
        </w:tc>
      </w:tr>
      <w:tr w:rsidR="00B2615B" w14:paraId="2CAF4C23"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353B720" w14:textId="161000F2"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w:t>
            </w:r>
          </w:p>
        </w:tc>
        <w:tc>
          <w:tcPr>
            <w:tcW w:w="1350" w:type="dxa"/>
            <w:tcBorders>
              <w:left w:val="dotted" w:sz="4" w:space="0" w:color="auto"/>
              <w:right w:val="nil"/>
            </w:tcBorders>
            <w:vAlign w:val="center"/>
          </w:tcPr>
          <w:p w14:paraId="4DA5312C" w14:textId="7F00FC7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89</w:t>
            </w:r>
          </w:p>
        </w:tc>
        <w:tc>
          <w:tcPr>
            <w:tcW w:w="1530" w:type="dxa"/>
            <w:tcBorders>
              <w:left w:val="nil"/>
              <w:right w:val="dotted" w:sz="4" w:space="0" w:color="auto"/>
            </w:tcBorders>
            <w:vAlign w:val="center"/>
          </w:tcPr>
          <w:p w14:paraId="555C4A10" w14:textId="5CAFB7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94.10</w:t>
            </w:r>
            <w:r w:rsidR="00E36DF4">
              <w:rPr>
                <w:rFonts w:ascii="Calibri" w:hAnsi="Calibri" w:cs="Calibri"/>
                <w:color w:val="000000"/>
              </w:rPr>
              <w:t>%</w:t>
            </w:r>
          </w:p>
        </w:tc>
        <w:tc>
          <w:tcPr>
            <w:tcW w:w="1620" w:type="dxa"/>
            <w:tcBorders>
              <w:left w:val="dotted" w:sz="4" w:space="0" w:color="auto"/>
              <w:right w:val="nil"/>
            </w:tcBorders>
            <w:vAlign w:val="center"/>
          </w:tcPr>
          <w:p w14:paraId="509222ED" w14:textId="168BBF1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152B325" w14:textId="04641B0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94.96</w:t>
            </w:r>
            <w:r w:rsidR="00E36DF4">
              <w:rPr>
                <w:rFonts w:ascii="Calibri" w:hAnsi="Calibri" w:cs="Calibri"/>
                <w:color w:val="000000"/>
              </w:rPr>
              <w:t>%</w:t>
            </w:r>
          </w:p>
        </w:tc>
      </w:tr>
      <w:tr w:rsidR="00B2615B" w14:paraId="7091190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C08AF4F" w14:textId="516D8C36" w:rsidR="008A3867" w:rsidRDefault="008A3867" w:rsidP="008A3867">
            <w:r w:rsidRPr="000427AD">
              <w:rPr>
                <w:rFonts w:ascii="Calibri" w:hAnsi="Calibri" w:cs="Calibri"/>
                <w:color w:val="000000"/>
              </w:rPr>
              <w:t>Resnet18_dd 25%</w:t>
            </w:r>
            <w:r>
              <w:rPr>
                <w:rFonts w:ascii="Calibri" w:hAnsi="Calibri" w:cs="Calibri"/>
                <w:b w:val="0"/>
                <w:bCs w:val="0"/>
                <w:color w:val="000000"/>
              </w:rPr>
              <w:br/>
              <w:t>SGD, lr_sched</w:t>
            </w:r>
          </w:p>
        </w:tc>
        <w:tc>
          <w:tcPr>
            <w:tcW w:w="1350" w:type="dxa"/>
            <w:tcBorders>
              <w:left w:val="dotted" w:sz="4" w:space="0" w:color="auto"/>
              <w:right w:val="nil"/>
            </w:tcBorders>
            <w:vAlign w:val="center"/>
          </w:tcPr>
          <w:p w14:paraId="543A464F" w14:textId="72A8D2A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right w:val="dotted" w:sz="4" w:space="0" w:color="auto"/>
            </w:tcBorders>
            <w:vAlign w:val="center"/>
          </w:tcPr>
          <w:p w14:paraId="5AA83205" w14:textId="3BA8711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94.80</w:t>
            </w:r>
            <w:r w:rsidR="00E36DF4">
              <w:rPr>
                <w:rFonts w:ascii="Calibri" w:hAnsi="Calibri" w:cs="Calibri"/>
                <w:color w:val="000000"/>
              </w:rPr>
              <w:t>%</w:t>
            </w:r>
          </w:p>
        </w:tc>
        <w:tc>
          <w:tcPr>
            <w:tcW w:w="1620" w:type="dxa"/>
            <w:tcBorders>
              <w:left w:val="dotted" w:sz="4" w:space="0" w:color="auto"/>
              <w:right w:val="nil"/>
            </w:tcBorders>
            <w:vAlign w:val="center"/>
          </w:tcPr>
          <w:p w14:paraId="0193C42F" w14:textId="4852C9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1CD9F4CD" w14:textId="77A15C7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94.88</w:t>
            </w:r>
            <w:r w:rsidR="00E36DF4">
              <w:rPr>
                <w:rFonts w:ascii="Calibri" w:hAnsi="Calibri" w:cs="Calibri"/>
                <w:color w:val="000000"/>
              </w:rPr>
              <w:t>%</w:t>
            </w:r>
          </w:p>
        </w:tc>
      </w:tr>
      <w:tr w:rsidR="00B2615B" w14:paraId="14433AD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09798ACE" w14:textId="3F8E9492" w:rsidR="008A3867" w:rsidRDefault="008A3867" w:rsidP="008A3867">
            <w:r w:rsidRPr="000427AD">
              <w:rPr>
                <w:rFonts w:ascii="Calibri" w:hAnsi="Calibri" w:cs="Calibri"/>
                <w:color w:val="000000"/>
              </w:rPr>
              <w:t>ConvNet</w:t>
            </w:r>
            <w:r>
              <w:rPr>
                <w:rFonts w:ascii="Calibri" w:hAnsi="Calibri" w:cs="Calibri"/>
                <w:b w:val="0"/>
                <w:bCs w:val="0"/>
                <w:color w:val="000000"/>
              </w:rPr>
              <w:br/>
              <w:t>Adam</w:t>
            </w:r>
          </w:p>
        </w:tc>
        <w:tc>
          <w:tcPr>
            <w:tcW w:w="1350" w:type="dxa"/>
            <w:tcBorders>
              <w:left w:val="dotted" w:sz="4" w:space="0" w:color="auto"/>
              <w:right w:val="nil"/>
            </w:tcBorders>
            <w:vAlign w:val="center"/>
          </w:tcPr>
          <w:p w14:paraId="16CEC2B3" w14:textId="5BE66F1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79</w:t>
            </w:r>
          </w:p>
        </w:tc>
        <w:tc>
          <w:tcPr>
            <w:tcW w:w="1530" w:type="dxa"/>
            <w:tcBorders>
              <w:left w:val="nil"/>
              <w:right w:val="dotted" w:sz="4" w:space="0" w:color="auto"/>
            </w:tcBorders>
            <w:vAlign w:val="center"/>
          </w:tcPr>
          <w:p w14:paraId="151019E8" w14:textId="4807E1A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94.68</w:t>
            </w:r>
            <w:r w:rsidR="00E36DF4">
              <w:rPr>
                <w:rFonts w:ascii="Calibri" w:hAnsi="Calibri" w:cs="Calibri"/>
                <w:color w:val="000000"/>
              </w:rPr>
              <w:t>%</w:t>
            </w:r>
          </w:p>
        </w:tc>
        <w:tc>
          <w:tcPr>
            <w:tcW w:w="1620" w:type="dxa"/>
            <w:tcBorders>
              <w:left w:val="dotted" w:sz="4" w:space="0" w:color="auto"/>
              <w:right w:val="nil"/>
            </w:tcBorders>
            <w:vAlign w:val="center"/>
          </w:tcPr>
          <w:p w14:paraId="25BE9AB2" w14:textId="5450019A"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w:t>
            </w:r>
          </w:p>
        </w:tc>
        <w:tc>
          <w:tcPr>
            <w:tcW w:w="1530" w:type="dxa"/>
            <w:tcBorders>
              <w:left w:val="nil"/>
            </w:tcBorders>
            <w:vAlign w:val="center"/>
          </w:tcPr>
          <w:p w14:paraId="1C416819" w14:textId="1B8FD31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15E24109"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235D11A" w14:textId="529CE888" w:rsidR="008A3867" w:rsidRDefault="008A3867" w:rsidP="008A3867">
            <w:r w:rsidRPr="000427AD">
              <w:rPr>
                <w:rFonts w:ascii="Calibri" w:hAnsi="Calibri" w:cs="Calibri"/>
                <w:color w:val="000000"/>
              </w:rPr>
              <w:t>MnistSimpleCNN 5x5</w:t>
            </w:r>
            <w:r w:rsidRPr="000427AD">
              <w:rPr>
                <w:rFonts w:ascii="Calibri" w:hAnsi="Calibri" w:cs="Calibri"/>
                <w:color w:val="000000"/>
              </w:rPr>
              <w:br/>
            </w:r>
            <w:r>
              <w:rPr>
                <w:rFonts w:ascii="Calibri" w:hAnsi="Calibri" w:cs="Calibri"/>
                <w:b w:val="0"/>
                <w:bCs w:val="0"/>
                <w:color w:val="000000"/>
              </w:rPr>
              <w:t>Adam</w:t>
            </w:r>
          </w:p>
        </w:tc>
        <w:tc>
          <w:tcPr>
            <w:tcW w:w="1350" w:type="dxa"/>
            <w:tcBorders>
              <w:left w:val="dotted" w:sz="4" w:space="0" w:color="auto"/>
              <w:right w:val="nil"/>
            </w:tcBorders>
            <w:vAlign w:val="center"/>
          </w:tcPr>
          <w:p w14:paraId="15A3C1B7" w14:textId="6891820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64B5947" w14:textId="7168195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94.35</w:t>
            </w:r>
            <w:r w:rsidR="00E36DF4">
              <w:rPr>
                <w:rFonts w:ascii="Calibri" w:hAnsi="Calibri" w:cs="Calibri"/>
                <w:color w:val="000000"/>
              </w:rPr>
              <w:t>%</w:t>
            </w:r>
          </w:p>
        </w:tc>
        <w:tc>
          <w:tcPr>
            <w:tcW w:w="1620" w:type="dxa"/>
            <w:tcBorders>
              <w:left w:val="dotted" w:sz="4" w:space="0" w:color="auto"/>
              <w:right w:val="nil"/>
            </w:tcBorders>
            <w:vAlign w:val="center"/>
          </w:tcPr>
          <w:p w14:paraId="53ACE3CA" w14:textId="20947E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w:t>
            </w:r>
          </w:p>
        </w:tc>
        <w:tc>
          <w:tcPr>
            <w:tcW w:w="1530" w:type="dxa"/>
            <w:tcBorders>
              <w:left w:val="nil"/>
            </w:tcBorders>
            <w:vAlign w:val="center"/>
          </w:tcPr>
          <w:p w14:paraId="2AABA4E9" w14:textId="7AFEC9C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02DF7C04"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3E5A733" w14:textId="1041583B" w:rsidR="008A3867" w:rsidRDefault="008A3867" w:rsidP="008A3867">
            <w:r w:rsidRPr="000427AD">
              <w:rPr>
                <w:rFonts w:ascii="Calibri" w:hAnsi="Calibri" w:cs="Calibri"/>
                <w:color w:val="000000"/>
              </w:rPr>
              <w:t>Resnet18_dd 25%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C4C1A75" w14:textId="35E28B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E9FC68E" w14:textId="41A0BA0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94.62</w:t>
            </w:r>
            <w:r w:rsidR="00E36DF4">
              <w:rPr>
                <w:rFonts w:ascii="Calibri" w:hAnsi="Calibri" w:cs="Calibri"/>
                <w:color w:val="000000"/>
              </w:rPr>
              <w:t>%</w:t>
            </w:r>
          </w:p>
        </w:tc>
        <w:tc>
          <w:tcPr>
            <w:tcW w:w="1620" w:type="dxa"/>
            <w:tcBorders>
              <w:left w:val="dotted" w:sz="4" w:space="0" w:color="auto"/>
              <w:right w:val="nil"/>
            </w:tcBorders>
            <w:vAlign w:val="center"/>
          </w:tcPr>
          <w:p w14:paraId="62911D6F" w14:textId="492BFDB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17</w:t>
            </w:r>
          </w:p>
        </w:tc>
        <w:tc>
          <w:tcPr>
            <w:tcW w:w="1530" w:type="dxa"/>
            <w:tcBorders>
              <w:left w:val="nil"/>
            </w:tcBorders>
            <w:vAlign w:val="center"/>
          </w:tcPr>
          <w:p w14:paraId="74232215" w14:textId="12AFBD5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208E7A9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2A546A5" w14:textId="05F1E234" w:rsidR="008A3867" w:rsidRDefault="008A3867" w:rsidP="008A3867">
            <w:r w:rsidRPr="000427AD">
              <w:rPr>
                <w:rFonts w:ascii="Calibri" w:hAnsi="Calibri" w:cs="Calibri"/>
                <w:color w:val="000000"/>
              </w:rPr>
              <w:t>Resnet18_dd 50%</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299413B1" w14:textId="2B7F9F7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30C43F6C" w14:textId="4E0D8AF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94.39</w:t>
            </w:r>
            <w:r w:rsidR="00E36DF4">
              <w:rPr>
                <w:rFonts w:ascii="Calibri" w:hAnsi="Calibri" w:cs="Calibri"/>
                <w:color w:val="000000"/>
              </w:rPr>
              <w:t>%</w:t>
            </w:r>
          </w:p>
        </w:tc>
        <w:tc>
          <w:tcPr>
            <w:tcW w:w="1620" w:type="dxa"/>
            <w:tcBorders>
              <w:left w:val="dotted" w:sz="4" w:space="0" w:color="auto"/>
              <w:right w:val="nil"/>
            </w:tcBorders>
            <w:vAlign w:val="center"/>
          </w:tcPr>
          <w:p w14:paraId="73C1EF11" w14:textId="20C3E0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71FD6166" w14:textId="2E01B5F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94.81</w:t>
            </w:r>
            <w:r w:rsidR="00E36DF4">
              <w:rPr>
                <w:rFonts w:ascii="Calibri" w:hAnsi="Calibri" w:cs="Calibri"/>
                <w:color w:val="000000"/>
              </w:rPr>
              <w:t>%</w:t>
            </w:r>
          </w:p>
        </w:tc>
      </w:tr>
      <w:tr w:rsidR="00B2615B" w14:paraId="46DEEF80"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00F7E7" w14:textId="7A3D717E" w:rsidR="008A3867" w:rsidRDefault="008A3867" w:rsidP="008A3867">
            <w:r w:rsidRPr="000427AD">
              <w:rPr>
                <w:rFonts w:ascii="Calibri" w:hAnsi="Calibri" w:cs="Calibri"/>
                <w:color w:val="000000"/>
              </w:rPr>
              <w:t>Resnet18_dd 75%</w:t>
            </w:r>
            <w:r>
              <w:rPr>
                <w:rFonts w:ascii="Calibri" w:hAnsi="Calibri" w:cs="Calibri"/>
                <w:b w:val="0"/>
                <w:bCs w:val="0"/>
                <w:color w:val="000000"/>
              </w:rPr>
              <w:br/>
              <w:t>Adam</w:t>
            </w:r>
          </w:p>
        </w:tc>
        <w:tc>
          <w:tcPr>
            <w:tcW w:w="1350" w:type="dxa"/>
            <w:tcBorders>
              <w:left w:val="dotted" w:sz="4" w:space="0" w:color="auto"/>
              <w:right w:val="nil"/>
            </w:tcBorders>
            <w:vAlign w:val="center"/>
          </w:tcPr>
          <w:p w14:paraId="6133099F" w14:textId="2237E02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7E04F525" w14:textId="7898F93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94.50</w:t>
            </w:r>
            <w:r w:rsidR="00E36DF4">
              <w:rPr>
                <w:rFonts w:ascii="Calibri" w:hAnsi="Calibri" w:cs="Calibri"/>
                <w:color w:val="000000"/>
              </w:rPr>
              <w:t>%</w:t>
            </w:r>
          </w:p>
        </w:tc>
        <w:tc>
          <w:tcPr>
            <w:tcW w:w="1620" w:type="dxa"/>
            <w:tcBorders>
              <w:left w:val="dotted" w:sz="4" w:space="0" w:color="auto"/>
              <w:right w:val="nil"/>
            </w:tcBorders>
            <w:vAlign w:val="center"/>
          </w:tcPr>
          <w:p w14:paraId="1F3D8B39" w14:textId="6340BAA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1712CA13" w14:textId="0356A4E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13E3620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196EEF8" w14:textId="404ABBF1" w:rsidR="008A3867" w:rsidRDefault="008A3867" w:rsidP="008A3867">
            <w:r w:rsidRPr="000427AD">
              <w:rPr>
                <w:rFonts w:ascii="Calibri" w:hAnsi="Calibri" w:cs="Calibri"/>
                <w:color w:val="000000"/>
              </w:rPr>
              <w:t>Resnet18_dd 75%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465A8865" w14:textId="0E18E25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w:t>
            </w:r>
          </w:p>
        </w:tc>
        <w:tc>
          <w:tcPr>
            <w:tcW w:w="1530" w:type="dxa"/>
            <w:tcBorders>
              <w:left w:val="nil"/>
              <w:right w:val="dotted" w:sz="4" w:space="0" w:color="auto"/>
            </w:tcBorders>
            <w:vAlign w:val="center"/>
          </w:tcPr>
          <w:p w14:paraId="1A2F5E8A" w14:textId="1F9D00B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264A916D" w14:textId="5F3AEF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5B9CC68" w14:textId="391205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661B450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34CC36" w14:textId="1FF01449" w:rsidR="008A3867" w:rsidRDefault="008A3867" w:rsidP="008A3867">
            <w:r w:rsidRPr="000427AD">
              <w:rPr>
                <w:rFonts w:ascii="Calibri" w:hAnsi="Calibri" w:cs="Calibri"/>
                <w:color w:val="000000"/>
              </w:rPr>
              <w:t>Resnet18_dd 50%</w:t>
            </w:r>
            <w:r>
              <w:rPr>
                <w:rFonts w:ascii="Calibri" w:hAnsi="Calibri" w:cs="Calibri"/>
                <w:b w:val="0"/>
                <w:bCs w:val="0"/>
                <w:color w:val="000000"/>
              </w:rPr>
              <w:br/>
              <w:t>Adam</w:t>
            </w:r>
          </w:p>
        </w:tc>
        <w:tc>
          <w:tcPr>
            <w:tcW w:w="1350" w:type="dxa"/>
            <w:tcBorders>
              <w:left w:val="dotted" w:sz="4" w:space="0" w:color="auto"/>
              <w:right w:val="nil"/>
            </w:tcBorders>
            <w:vAlign w:val="center"/>
          </w:tcPr>
          <w:p w14:paraId="258AFE66" w14:textId="5846FCAD"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04E4D2B" w14:textId="6530D7E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94.69</w:t>
            </w:r>
            <w:r w:rsidR="00E36DF4">
              <w:rPr>
                <w:rFonts w:ascii="Calibri" w:hAnsi="Calibri" w:cs="Calibri"/>
                <w:color w:val="000000"/>
              </w:rPr>
              <w:t>%</w:t>
            </w:r>
          </w:p>
        </w:tc>
        <w:tc>
          <w:tcPr>
            <w:tcW w:w="1620" w:type="dxa"/>
            <w:tcBorders>
              <w:left w:val="dotted" w:sz="4" w:space="0" w:color="auto"/>
              <w:right w:val="nil"/>
            </w:tcBorders>
            <w:vAlign w:val="center"/>
          </w:tcPr>
          <w:p w14:paraId="36F35AB7" w14:textId="74F320E9"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530" w:type="dxa"/>
            <w:tcBorders>
              <w:left w:val="nil"/>
            </w:tcBorders>
            <w:vAlign w:val="center"/>
          </w:tcPr>
          <w:p w14:paraId="30EBEE21" w14:textId="0A27EF3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94.73</w:t>
            </w:r>
            <w:r w:rsidR="00E36DF4">
              <w:rPr>
                <w:rFonts w:ascii="Calibri" w:hAnsi="Calibri" w:cs="Calibri"/>
                <w:color w:val="000000"/>
              </w:rPr>
              <w:t>%</w:t>
            </w:r>
          </w:p>
        </w:tc>
      </w:tr>
      <w:tr w:rsidR="00B2615B" w14:paraId="1998FC98"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F34CE20" w14:textId="465780B9" w:rsidR="008A3867" w:rsidRDefault="008A3867" w:rsidP="008A3867">
            <w:r w:rsidRPr="000427AD">
              <w:rPr>
                <w:rFonts w:ascii="Calibri" w:hAnsi="Calibri" w:cs="Calibri"/>
                <w:color w:val="000000"/>
              </w:rPr>
              <w:t>Resnet18_dd 25%</w:t>
            </w:r>
            <w:r>
              <w:rPr>
                <w:rFonts w:ascii="Calibri" w:hAnsi="Calibri" w:cs="Calibri"/>
                <w:b w:val="0"/>
                <w:bCs w:val="0"/>
                <w:color w:val="000000"/>
              </w:rPr>
              <w:br/>
              <w:t>Adam</w:t>
            </w:r>
          </w:p>
        </w:tc>
        <w:tc>
          <w:tcPr>
            <w:tcW w:w="1350" w:type="dxa"/>
            <w:tcBorders>
              <w:left w:val="dotted" w:sz="4" w:space="0" w:color="auto"/>
              <w:right w:val="nil"/>
            </w:tcBorders>
            <w:vAlign w:val="center"/>
          </w:tcPr>
          <w:p w14:paraId="67D489A0" w14:textId="25F2224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5FB09D75" w14:textId="1DD688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94.32</w:t>
            </w:r>
            <w:r w:rsidR="00E36DF4">
              <w:rPr>
                <w:rFonts w:ascii="Calibri" w:hAnsi="Calibri" w:cs="Calibri"/>
                <w:color w:val="000000"/>
              </w:rPr>
              <w:t>%</w:t>
            </w:r>
          </w:p>
        </w:tc>
        <w:tc>
          <w:tcPr>
            <w:tcW w:w="1620" w:type="dxa"/>
            <w:tcBorders>
              <w:left w:val="dotted" w:sz="4" w:space="0" w:color="auto"/>
              <w:right w:val="nil"/>
            </w:tcBorders>
            <w:vAlign w:val="center"/>
          </w:tcPr>
          <w:p w14:paraId="159585A5" w14:textId="3CBF551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2434D340" w14:textId="639946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94.72</w:t>
            </w:r>
            <w:r w:rsidR="00E36DF4">
              <w:rPr>
                <w:rFonts w:ascii="Calibri" w:hAnsi="Calibri" w:cs="Calibri"/>
                <w:color w:val="000000"/>
              </w:rPr>
              <w:t>%</w:t>
            </w:r>
          </w:p>
        </w:tc>
      </w:tr>
      <w:tr w:rsidR="00B2615B" w14:paraId="748C99CE"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1F0B7E" w14:textId="49AA7767"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4B08A40F" w14:textId="2BB3751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258AB1A3" w14:textId="4A2F9A6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94.42</w:t>
            </w:r>
            <w:r w:rsidR="00E36DF4">
              <w:rPr>
                <w:rFonts w:ascii="Calibri" w:hAnsi="Calibri" w:cs="Calibri"/>
                <w:color w:val="000000"/>
              </w:rPr>
              <w:t>%</w:t>
            </w:r>
          </w:p>
        </w:tc>
        <w:tc>
          <w:tcPr>
            <w:tcW w:w="1620" w:type="dxa"/>
            <w:tcBorders>
              <w:left w:val="dotted" w:sz="4" w:space="0" w:color="auto"/>
              <w:right w:val="nil"/>
            </w:tcBorders>
            <w:vAlign w:val="center"/>
          </w:tcPr>
          <w:p w14:paraId="54CD7A0E" w14:textId="221A90C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w:t>
            </w:r>
          </w:p>
        </w:tc>
        <w:tc>
          <w:tcPr>
            <w:tcW w:w="1530" w:type="dxa"/>
            <w:tcBorders>
              <w:left w:val="nil"/>
            </w:tcBorders>
            <w:vAlign w:val="center"/>
          </w:tcPr>
          <w:p w14:paraId="69D03BA2" w14:textId="44B15F1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94.70</w:t>
            </w:r>
            <w:r w:rsidR="00E36DF4">
              <w:rPr>
                <w:rFonts w:ascii="Calibri" w:hAnsi="Calibri" w:cs="Calibri"/>
                <w:color w:val="000000"/>
              </w:rPr>
              <w:t>%</w:t>
            </w:r>
          </w:p>
        </w:tc>
      </w:tr>
      <w:tr w:rsidR="00B2615B" w14:paraId="63D40C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0F55983" w14:textId="266FE60C"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F77E329" w14:textId="2DD9131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5527D4D" w14:textId="1F43E05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94.19</w:t>
            </w:r>
            <w:r w:rsidR="00E36DF4">
              <w:rPr>
                <w:rFonts w:ascii="Calibri" w:hAnsi="Calibri" w:cs="Calibri"/>
                <w:color w:val="000000"/>
              </w:rPr>
              <w:t>%</w:t>
            </w:r>
          </w:p>
        </w:tc>
        <w:tc>
          <w:tcPr>
            <w:tcW w:w="1620" w:type="dxa"/>
            <w:tcBorders>
              <w:left w:val="dotted" w:sz="4" w:space="0" w:color="auto"/>
              <w:right w:val="nil"/>
            </w:tcBorders>
            <w:vAlign w:val="center"/>
          </w:tcPr>
          <w:p w14:paraId="289DD1E9" w14:textId="3C625C3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498A9071" w14:textId="7CF1009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94.67</w:t>
            </w:r>
            <w:r w:rsidR="00E36DF4">
              <w:rPr>
                <w:rFonts w:ascii="Calibri" w:hAnsi="Calibri" w:cs="Calibri"/>
                <w:color w:val="000000"/>
              </w:rPr>
              <w:t>%</w:t>
            </w:r>
          </w:p>
        </w:tc>
      </w:tr>
      <w:tr w:rsidR="00B2615B" w14:paraId="7B151D7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8FA0973" w14:textId="68D7781B" w:rsidR="008A3867" w:rsidRDefault="008A3867" w:rsidP="008A3867">
            <w:r w:rsidRPr="000427AD">
              <w:rPr>
                <w:rFonts w:ascii="Calibri" w:hAnsi="Calibri" w:cs="Calibri"/>
                <w:color w:val="000000"/>
              </w:rPr>
              <w:t>Resnet18</w:t>
            </w:r>
            <w:r>
              <w:rPr>
                <w:rFonts w:ascii="Calibri" w:hAnsi="Calibri" w:cs="Calibri"/>
                <w:b w:val="0"/>
                <w:bCs w:val="0"/>
                <w:color w:val="000000"/>
              </w:rPr>
              <w:br/>
              <w:t>Adam</w:t>
            </w:r>
          </w:p>
        </w:tc>
        <w:tc>
          <w:tcPr>
            <w:tcW w:w="1350" w:type="dxa"/>
            <w:tcBorders>
              <w:left w:val="dotted" w:sz="4" w:space="0" w:color="auto"/>
              <w:right w:val="nil"/>
            </w:tcBorders>
            <w:vAlign w:val="center"/>
          </w:tcPr>
          <w:p w14:paraId="0B49699B" w14:textId="2D27A17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A651735" w14:textId="0A01A7B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94.29</w:t>
            </w:r>
            <w:r w:rsidR="00E36DF4">
              <w:rPr>
                <w:rFonts w:ascii="Calibri" w:hAnsi="Calibri" w:cs="Calibri"/>
                <w:color w:val="000000"/>
              </w:rPr>
              <w:t>%</w:t>
            </w:r>
          </w:p>
        </w:tc>
        <w:tc>
          <w:tcPr>
            <w:tcW w:w="1620" w:type="dxa"/>
            <w:tcBorders>
              <w:left w:val="dotted" w:sz="4" w:space="0" w:color="auto"/>
              <w:right w:val="nil"/>
            </w:tcBorders>
            <w:vAlign w:val="center"/>
          </w:tcPr>
          <w:p w14:paraId="33381310" w14:textId="55ED79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w:t>
            </w:r>
          </w:p>
        </w:tc>
        <w:tc>
          <w:tcPr>
            <w:tcW w:w="1530" w:type="dxa"/>
            <w:tcBorders>
              <w:left w:val="nil"/>
            </w:tcBorders>
            <w:vAlign w:val="center"/>
          </w:tcPr>
          <w:p w14:paraId="0940193E" w14:textId="749B17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0F38F7E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4192690" w14:textId="5931CF9A" w:rsidR="008A3867" w:rsidRDefault="008A3867" w:rsidP="008A3867">
            <w:r w:rsidRPr="000427AD">
              <w:rPr>
                <w:rFonts w:ascii="Calibri" w:hAnsi="Calibri" w:cs="Calibri"/>
                <w:color w:val="000000"/>
              </w:rPr>
              <w:t>Resnet18_dd 75%</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03E960B8" w14:textId="66F61CF6"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right w:val="dotted" w:sz="4" w:space="0" w:color="auto"/>
            </w:tcBorders>
            <w:vAlign w:val="center"/>
          </w:tcPr>
          <w:p w14:paraId="2B3036CE" w14:textId="7C8D0AD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94.55</w:t>
            </w:r>
            <w:r w:rsidR="00E36DF4">
              <w:rPr>
                <w:rFonts w:ascii="Calibri" w:hAnsi="Calibri" w:cs="Calibri"/>
                <w:color w:val="000000"/>
              </w:rPr>
              <w:t>%</w:t>
            </w:r>
          </w:p>
        </w:tc>
        <w:tc>
          <w:tcPr>
            <w:tcW w:w="1620" w:type="dxa"/>
            <w:tcBorders>
              <w:left w:val="dotted" w:sz="4" w:space="0" w:color="auto"/>
              <w:right w:val="nil"/>
            </w:tcBorders>
            <w:vAlign w:val="center"/>
          </w:tcPr>
          <w:p w14:paraId="73B34D02" w14:textId="4E38974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409E2D34" w14:textId="7F90E48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4C603376"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78A8AB2" w14:textId="3A0B09FA" w:rsidR="008A3867" w:rsidRDefault="008A3867" w:rsidP="008A3867">
            <w:r w:rsidRPr="000427AD">
              <w:rPr>
                <w:rFonts w:ascii="Calibri" w:hAnsi="Calibri" w:cs="Calibri"/>
                <w:color w:val="000000"/>
              </w:rPr>
              <w:t>Resnet18</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8F7903A" w14:textId="548A96D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0C64D871" w14:textId="49E522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94.58</w:t>
            </w:r>
            <w:r w:rsidR="00E36DF4">
              <w:rPr>
                <w:rFonts w:ascii="Calibri" w:hAnsi="Calibri" w:cs="Calibri"/>
                <w:color w:val="000000"/>
              </w:rPr>
              <w:t>%</w:t>
            </w:r>
          </w:p>
        </w:tc>
        <w:tc>
          <w:tcPr>
            <w:tcW w:w="1620" w:type="dxa"/>
            <w:tcBorders>
              <w:left w:val="dotted" w:sz="4" w:space="0" w:color="auto"/>
              <w:right w:val="nil"/>
            </w:tcBorders>
            <w:vAlign w:val="center"/>
          </w:tcPr>
          <w:p w14:paraId="13D01296" w14:textId="619F71D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3065CC6D" w14:textId="0535E4A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94.59</w:t>
            </w:r>
            <w:r w:rsidR="00E36DF4">
              <w:rPr>
                <w:rFonts w:ascii="Calibri" w:hAnsi="Calibri" w:cs="Calibri"/>
                <w:color w:val="000000"/>
              </w:rPr>
              <w:t>%</w:t>
            </w:r>
          </w:p>
        </w:tc>
      </w:tr>
      <w:tr w:rsidR="00B2615B" w14:paraId="75C534C1"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1A302BF" w14:textId="335CF293" w:rsidR="008A3867" w:rsidRDefault="008A3867" w:rsidP="008A3867">
            <w:r w:rsidRPr="000427AD">
              <w:rPr>
                <w:rFonts w:ascii="Calibri" w:hAnsi="Calibri" w:cs="Calibri"/>
                <w:color w:val="000000"/>
              </w:rPr>
              <w:t>Resnet18_dd 25%</w:t>
            </w:r>
            <w:r w:rsidRPr="000427AD">
              <w:rPr>
                <w:rFonts w:ascii="Calibri" w:hAnsi="Calibri" w:cs="Calibri"/>
                <w:color w:val="000000"/>
              </w:rPr>
              <w:br/>
            </w:r>
            <w:r>
              <w:rPr>
                <w:rFonts w:ascii="Calibri" w:hAnsi="Calibri" w:cs="Calibri"/>
                <w:b w:val="0"/>
                <w:bCs w:val="0"/>
                <w:color w:val="000000"/>
              </w:rPr>
              <w:t>SGD, lr_sched, 224x224 img,</w:t>
            </w:r>
            <w:r>
              <w:rPr>
                <w:rFonts w:ascii="Calibri" w:hAnsi="Calibri" w:cs="Calibri"/>
                <w:b w:val="0"/>
                <w:bCs w:val="0"/>
                <w:color w:val="000000"/>
              </w:rPr>
              <w:br/>
              <w:t>10% dropout</w:t>
            </w:r>
          </w:p>
        </w:tc>
        <w:tc>
          <w:tcPr>
            <w:tcW w:w="1350" w:type="dxa"/>
            <w:tcBorders>
              <w:left w:val="dotted" w:sz="4" w:space="0" w:color="auto"/>
              <w:right w:val="nil"/>
            </w:tcBorders>
            <w:vAlign w:val="center"/>
          </w:tcPr>
          <w:p w14:paraId="05AD1ACE" w14:textId="0FD2CCF8"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right w:val="dotted" w:sz="4" w:space="0" w:color="auto"/>
            </w:tcBorders>
            <w:vAlign w:val="center"/>
          </w:tcPr>
          <w:p w14:paraId="5CE9F3E7" w14:textId="766C978D"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c>
          <w:tcPr>
            <w:tcW w:w="1620" w:type="dxa"/>
            <w:tcBorders>
              <w:left w:val="dotted" w:sz="4" w:space="0" w:color="auto"/>
              <w:right w:val="nil"/>
            </w:tcBorders>
            <w:vAlign w:val="center"/>
          </w:tcPr>
          <w:p w14:paraId="163EBF0F" w14:textId="23F86A0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003469A3" w14:textId="227BDF6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r>
      <w:tr w:rsidR="00B2615B" w14:paraId="05FB8A79"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985C634" w14:textId="4A6587CD"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Adam, dropout</w:t>
            </w:r>
          </w:p>
        </w:tc>
        <w:tc>
          <w:tcPr>
            <w:tcW w:w="1350" w:type="dxa"/>
            <w:tcBorders>
              <w:left w:val="dotted" w:sz="4" w:space="0" w:color="auto"/>
              <w:right w:val="nil"/>
            </w:tcBorders>
            <w:vAlign w:val="center"/>
          </w:tcPr>
          <w:p w14:paraId="0C1184F2" w14:textId="3417A84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725F967" w14:textId="3EFEEBD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c>
          <w:tcPr>
            <w:tcW w:w="1620" w:type="dxa"/>
            <w:tcBorders>
              <w:left w:val="dotted" w:sz="4" w:space="0" w:color="auto"/>
              <w:right w:val="nil"/>
            </w:tcBorders>
            <w:vAlign w:val="center"/>
          </w:tcPr>
          <w:p w14:paraId="26DDB4D1" w14:textId="7E5B84B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226E8BF2" w14:textId="09E49D86"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r>
      <w:tr w:rsidR="00B2615B" w14:paraId="1D40018F"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FC0958" w14:textId="41A1C109" w:rsidR="008A3867" w:rsidRDefault="008A3867" w:rsidP="008A3867">
            <w:r w:rsidRPr="000427AD">
              <w:rPr>
                <w:rFonts w:ascii="Calibri" w:hAnsi="Calibri" w:cs="Calibri"/>
                <w:color w:val="000000"/>
              </w:rPr>
              <w:t>MnistSimpleCNN 5x5</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8FF3016" w14:textId="7577402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20E4A1E6" w14:textId="54AB70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94.09</w:t>
            </w:r>
            <w:r w:rsidR="00E36DF4">
              <w:rPr>
                <w:rFonts w:ascii="Calibri" w:hAnsi="Calibri" w:cs="Calibri"/>
                <w:color w:val="000000"/>
              </w:rPr>
              <w:t>%</w:t>
            </w:r>
          </w:p>
        </w:tc>
        <w:tc>
          <w:tcPr>
            <w:tcW w:w="1620" w:type="dxa"/>
            <w:tcBorders>
              <w:left w:val="dotted" w:sz="4" w:space="0" w:color="auto"/>
              <w:right w:val="nil"/>
            </w:tcBorders>
            <w:vAlign w:val="center"/>
          </w:tcPr>
          <w:p w14:paraId="7E23A93A" w14:textId="36F504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39200A82" w14:textId="5055E2A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94.52</w:t>
            </w:r>
            <w:r w:rsidR="00E36DF4">
              <w:rPr>
                <w:rFonts w:ascii="Calibri" w:hAnsi="Calibri" w:cs="Calibri"/>
                <w:color w:val="000000"/>
              </w:rPr>
              <w:t>%</w:t>
            </w:r>
          </w:p>
        </w:tc>
      </w:tr>
      <w:tr w:rsidR="00B2615B" w14:paraId="36FE0E88"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B8886BE" w14:textId="23EE11B9" w:rsidR="008A3867" w:rsidRDefault="008A3867" w:rsidP="008A3867">
            <w:r w:rsidRPr="000427AD">
              <w:rPr>
                <w:rFonts w:ascii="Calibri" w:hAnsi="Calibri" w:cs="Calibri"/>
                <w:color w:val="000000"/>
              </w:rPr>
              <w:t>SimpleNetv1</w:t>
            </w:r>
            <w:r>
              <w:rPr>
                <w:rFonts w:ascii="Calibri" w:hAnsi="Calibri" w:cs="Calibri"/>
                <w:b w:val="0"/>
                <w:bCs w:val="0"/>
                <w:color w:val="000000"/>
              </w:rPr>
              <w:br/>
              <w:t>Adam</w:t>
            </w:r>
          </w:p>
        </w:tc>
        <w:tc>
          <w:tcPr>
            <w:tcW w:w="1350" w:type="dxa"/>
            <w:tcBorders>
              <w:left w:val="dotted" w:sz="4" w:space="0" w:color="auto"/>
              <w:right w:val="nil"/>
            </w:tcBorders>
            <w:vAlign w:val="center"/>
          </w:tcPr>
          <w:p w14:paraId="7FA5FEE9" w14:textId="7F2ABD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E313352" w14:textId="4FF48D5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94.05</w:t>
            </w:r>
            <w:r w:rsidR="00E36DF4">
              <w:rPr>
                <w:rFonts w:ascii="Calibri" w:hAnsi="Calibri" w:cs="Calibri"/>
                <w:color w:val="000000"/>
              </w:rPr>
              <w:t>%</w:t>
            </w:r>
          </w:p>
        </w:tc>
        <w:tc>
          <w:tcPr>
            <w:tcW w:w="1620" w:type="dxa"/>
            <w:tcBorders>
              <w:left w:val="dotted" w:sz="4" w:space="0" w:color="auto"/>
              <w:right w:val="nil"/>
            </w:tcBorders>
            <w:vAlign w:val="center"/>
          </w:tcPr>
          <w:p w14:paraId="608AA23C" w14:textId="336E9D8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417EC2A5" w14:textId="3CDB9E5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94.51</w:t>
            </w:r>
            <w:r w:rsidR="00E36DF4">
              <w:rPr>
                <w:rFonts w:ascii="Calibri" w:hAnsi="Calibri" w:cs="Calibri"/>
                <w:color w:val="000000"/>
              </w:rPr>
              <w:t>%</w:t>
            </w:r>
          </w:p>
        </w:tc>
      </w:tr>
      <w:tr w:rsidR="00B2615B" w14:paraId="4D8C625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4B804209" w14:textId="6FF531F1" w:rsidR="008A3867" w:rsidRDefault="008A3867" w:rsidP="008A3867">
            <w:r w:rsidRPr="000427AD">
              <w:rPr>
                <w:rFonts w:ascii="Calibri" w:hAnsi="Calibri" w:cs="Calibri"/>
                <w:color w:val="000000"/>
              </w:rPr>
              <w:t>SimpleNetv1</w:t>
            </w:r>
            <w:r>
              <w:rPr>
                <w:rFonts w:ascii="Calibri" w:hAnsi="Calibri" w:cs="Calibri"/>
                <w:b w:val="0"/>
                <w:bCs w:val="0"/>
                <w:color w:val="000000"/>
              </w:rPr>
              <w:br/>
              <w:t>Adam, 10% dropout</w:t>
            </w:r>
          </w:p>
        </w:tc>
        <w:tc>
          <w:tcPr>
            <w:tcW w:w="1350" w:type="dxa"/>
            <w:tcBorders>
              <w:left w:val="dotted" w:sz="4" w:space="0" w:color="auto"/>
              <w:right w:val="nil"/>
            </w:tcBorders>
            <w:vAlign w:val="center"/>
          </w:tcPr>
          <w:p w14:paraId="127229D1" w14:textId="2C89DF2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45</w:t>
            </w:r>
          </w:p>
        </w:tc>
        <w:tc>
          <w:tcPr>
            <w:tcW w:w="1530" w:type="dxa"/>
            <w:tcBorders>
              <w:left w:val="nil"/>
              <w:right w:val="dotted" w:sz="4" w:space="0" w:color="auto"/>
            </w:tcBorders>
            <w:vAlign w:val="center"/>
          </w:tcPr>
          <w:p w14:paraId="40BAE289" w14:textId="73DFE8B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93.85</w:t>
            </w:r>
            <w:r w:rsidR="00E36DF4">
              <w:rPr>
                <w:rFonts w:ascii="Calibri" w:hAnsi="Calibri" w:cs="Calibri"/>
                <w:color w:val="000000"/>
              </w:rPr>
              <w:t>%</w:t>
            </w:r>
          </w:p>
        </w:tc>
        <w:tc>
          <w:tcPr>
            <w:tcW w:w="1620" w:type="dxa"/>
            <w:tcBorders>
              <w:left w:val="dotted" w:sz="4" w:space="0" w:color="auto"/>
              <w:right w:val="nil"/>
            </w:tcBorders>
            <w:vAlign w:val="center"/>
          </w:tcPr>
          <w:p w14:paraId="5C9170AB" w14:textId="46CB3E5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529C3439" w14:textId="6FEEF28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r>
    </w:tbl>
    <w:p w14:paraId="24E69DF3" w14:textId="694551BF" w:rsidR="00641E31" w:rsidRDefault="00641E31" w:rsidP="00641E31">
      <w:pPr>
        <w:pStyle w:val="4Tekst"/>
        <w:jc w:val="center"/>
      </w:pPr>
      <w:r>
        <w:t xml:space="preserve">Tablica </w:t>
      </w:r>
      <w:fldSimple w:instr=" SEQ Tablica \* ARABIC ">
        <w:r>
          <w:rPr>
            <w:noProof/>
          </w:rPr>
          <w:t>2</w:t>
        </w:r>
      </w:fldSimple>
      <w:r>
        <w:t xml:space="preserve">. </w:t>
      </w:r>
      <w:r w:rsidR="000427AD" w:rsidRPr="000427AD">
        <w:t>Mjerenja sortirana padajući po najboljoj točnosti</w:t>
      </w:r>
    </w:p>
    <w:p w14:paraId="4BB238E9" w14:textId="235DE8ED" w:rsidR="003E169D" w:rsidRPr="003E169D" w:rsidDel="00C93C8F" w:rsidRDefault="003E169D" w:rsidP="003E169D">
      <w:pPr>
        <w:pStyle w:val="4Tekst"/>
        <w:rPr>
          <w:del w:id="1703" w:author="Stjepan Salopek (ssalopek)" w:date="2021-09-13T16:30:00Z"/>
        </w:rPr>
      </w:pPr>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1704"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1705" w:author="Stjepan Salopek (ssalopek)" w:date="2021-09-13T16:30:00Z"/>
              </w:rPr>
            </w:pPr>
            <w:del w:id="1706"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1707" w:author="Stjepan Salopek (ssalopek)" w:date="2021-09-13T16:30:00Z"/>
              </w:rPr>
            </w:pPr>
            <w:del w:id="1708"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1709" w:author="Stjepan Salopek (ssalopek)" w:date="2021-09-13T16:30:00Z"/>
              </w:rPr>
            </w:pPr>
            <w:del w:id="1710"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1711" w:author="Stjepan Salopek (ssalopek)" w:date="2021-09-13T16:30:00Z"/>
              </w:rPr>
            </w:pPr>
            <w:del w:id="1712" w:author="Stjepan Salopek (ssalopek)" w:date="2021-09-13T16:30:00Z">
              <w:r w:rsidDel="00C93C8F">
                <w:delText>100</w:delText>
              </w:r>
            </w:del>
          </w:p>
        </w:tc>
      </w:tr>
      <w:tr w:rsidR="004170FB" w:rsidDel="00C93C8F" w14:paraId="63BA7525" w14:textId="1C6DA596" w:rsidTr="004170FB">
        <w:trPr>
          <w:del w:id="1713"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1714" w:author="Stjepan Salopek (ssalopek)" w:date="2021-09-13T16:30:00Z"/>
              </w:rPr>
            </w:pPr>
            <w:del w:id="1715"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1716" w:author="Stjepan Salopek (ssalopek)" w:date="2021-09-13T16:30:00Z"/>
              </w:rPr>
            </w:pPr>
            <w:del w:id="1717"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1718" w:author="Stjepan Salopek (ssalopek)" w:date="2021-09-13T16:30:00Z"/>
              </w:rPr>
            </w:pPr>
            <w:del w:id="1719"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1720" w:author="Stjepan Salopek (ssalopek)" w:date="2021-09-13T16:30:00Z"/>
              </w:rPr>
            </w:pPr>
            <w:del w:id="1721" w:author="Stjepan Salopek (ssalopek)" w:date="2021-09-13T16:30:00Z">
              <w:r w:rsidDel="00C93C8F">
                <w:delText>91,75%</w:delText>
              </w:r>
            </w:del>
          </w:p>
        </w:tc>
      </w:tr>
      <w:tr w:rsidR="004170FB" w:rsidDel="00C93C8F" w14:paraId="3E02EDE0" w14:textId="7AF3345F" w:rsidTr="004170FB">
        <w:trPr>
          <w:del w:id="1722"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1723" w:author="Stjepan Salopek (ssalopek)" w:date="2021-09-13T16:30:00Z"/>
              </w:rPr>
            </w:pPr>
            <w:del w:id="1724"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1725" w:author="Stjepan Salopek (ssalopek)" w:date="2021-09-13T16:30:00Z"/>
              </w:rPr>
            </w:pPr>
            <w:del w:id="1726"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1727" w:author="Stjepan Salopek (ssalopek)" w:date="2021-09-13T16:30:00Z"/>
              </w:rPr>
            </w:pPr>
            <w:del w:id="1728"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1729" w:author="Stjepan Salopek (ssalopek)" w:date="2021-09-13T16:30:00Z"/>
              </w:rPr>
            </w:pPr>
            <w:del w:id="1730" w:author="Stjepan Salopek (ssalopek)" w:date="2021-09-13T16:30:00Z">
              <w:r w:rsidDel="00C93C8F">
                <w:delText>90,51%</w:delText>
              </w:r>
            </w:del>
          </w:p>
        </w:tc>
      </w:tr>
      <w:tr w:rsidR="004170FB" w:rsidDel="00C93C8F" w14:paraId="461FE773" w14:textId="7A105D69" w:rsidTr="004170FB">
        <w:trPr>
          <w:del w:id="1731"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1732" w:author="Stjepan Salopek (ssalopek)" w:date="2021-09-13T16:30:00Z"/>
              </w:rPr>
            </w:pPr>
            <w:del w:id="1733"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1734" w:author="Stjepan Salopek (ssalopek)" w:date="2021-09-13T16:30:00Z"/>
              </w:rPr>
            </w:pPr>
            <w:del w:id="1735"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1736" w:author="Stjepan Salopek (ssalopek)" w:date="2021-09-13T16:30:00Z"/>
              </w:rPr>
            </w:pPr>
            <w:del w:id="1737"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1738" w:author="Stjepan Salopek (ssalopek)" w:date="2021-09-13T16:30:00Z"/>
              </w:rPr>
            </w:pPr>
            <w:del w:id="1739" w:author="Stjepan Salopek (ssalopek)" w:date="2021-09-13T16:30:00Z">
              <w:r w:rsidDel="00C93C8F">
                <w:delText>90,25%</w:delText>
              </w:r>
            </w:del>
          </w:p>
        </w:tc>
      </w:tr>
      <w:tr w:rsidR="004170FB" w:rsidDel="00C93C8F" w14:paraId="682490D1" w14:textId="22AF3991" w:rsidTr="004170FB">
        <w:trPr>
          <w:del w:id="1740"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1741" w:author="Stjepan Salopek (ssalopek)" w:date="2021-09-13T16:30:00Z"/>
              </w:rPr>
            </w:pPr>
            <w:del w:id="1742"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1743" w:author="Stjepan Salopek (ssalopek)" w:date="2021-09-13T16:30:00Z"/>
              </w:rPr>
            </w:pPr>
            <w:del w:id="1744"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1745" w:author="Stjepan Salopek (ssalopek)" w:date="2021-09-13T16:30:00Z"/>
              </w:rPr>
            </w:pPr>
            <w:del w:id="1746" w:author="Stjepan Salopek (ssalopek)" w:date="2021-09-13T16:30:00Z">
              <w:r w:rsidDel="00C93C8F">
                <w:delText>92,16%</w:delText>
              </w:r>
            </w:del>
          </w:p>
        </w:tc>
        <w:tc>
          <w:tcPr>
            <w:tcW w:w="2322" w:type="dxa"/>
          </w:tcPr>
          <w:p w14:paraId="59994623" w14:textId="218AF868" w:rsidR="004170FB" w:rsidDel="00C93C8F" w:rsidRDefault="00D42B44" w:rsidP="00076639">
            <w:pPr>
              <w:pStyle w:val="4Tekst"/>
              <w:keepNext/>
              <w:jc w:val="center"/>
              <w:rPr>
                <w:del w:id="1747" w:author="Stjepan Salopek (ssalopek)" w:date="2021-09-13T16:30:00Z"/>
              </w:rPr>
            </w:pPr>
            <w:r>
              <w:t>a</w:t>
            </w:r>
            <w:del w:id="1748" w:author="Stjepan Salopek (ssalopek)" w:date="2021-09-13T16:30:00Z">
              <w:r w:rsidR="003E169D" w:rsidDel="00C93C8F">
                <w:delText>92,94%</w:delText>
              </w:r>
            </w:del>
          </w:p>
        </w:tc>
      </w:tr>
    </w:tbl>
    <w:p w14:paraId="46640C26" w14:textId="64169E4A" w:rsidR="004170FB" w:rsidRDefault="00823762" w:rsidP="00823762">
      <w:pPr>
        <w:pStyle w:val="2Podnaslov"/>
      </w:pPr>
      <w:r>
        <w:t xml:space="preserve">4.12. </w:t>
      </w:r>
      <w:r w:rsidR="009046C3">
        <w:t>Definiranje parametara mjerenja</w:t>
      </w:r>
    </w:p>
    <w:p w14:paraId="3322F0D9" w14:textId="245627D6" w:rsidR="005B783D" w:rsidRDefault="00B2615B" w:rsidP="00B2615B">
      <w:pPr>
        <w:pStyle w:val="4Tekst"/>
      </w:pPr>
      <w:r>
        <w:t xml:space="preserve">Druga tablica pokazuje </w:t>
      </w:r>
      <w:r w:rsidR="005F3783">
        <w:t xml:space="preserve">rezultate svih mreža </w:t>
      </w:r>
      <w:r>
        <w:t>koj</w:t>
      </w:r>
      <w:r w:rsidR="005F3783">
        <w:t>e</w:t>
      </w:r>
      <w:r>
        <w:t xml:space="preserve"> su imal</w:t>
      </w:r>
      <w:r w:rsidR="005F3783">
        <w:t>e najbolju</w:t>
      </w:r>
      <w:r>
        <w:t xml:space="preserve"> točnost veću od 94%.</w:t>
      </w:r>
      <w:r w:rsidR="005F3783">
        <w:t xml:space="preserve"> Treniranje mreža vršilo se raznim metodama.</w:t>
      </w:r>
      <w:r>
        <w:t xml:space="preserve"> Prvi stupac prikazuje opis modela</w:t>
      </w:r>
      <w:r w:rsidR="009046C3">
        <w:t xml:space="preserve">, drugi i treći prikazuju epohu i točnost posljednjeg treniranog modela, dok četvrti i peti stupac prikazuju </w:t>
      </w:r>
      <w:r w:rsidR="00DA503B">
        <w:t>epohu i točnost</w:t>
      </w:r>
      <w:r w:rsidR="009046C3">
        <w:t xml:space="preserve"> najpreciznijeg modela.</w:t>
      </w:r>
      <w:r w:rsidR="005B783D">
        <w:t xml:space="preserve"> </w:t>
      </w:r>
      <w:r w:rsidR="009046C3">
        <w:t>Ćelije prvog stupca u prvom redu sadrže naziv mreže modela, dok ostali redovi sadrže njegove karakteristike.</w:t>
      </w:r>
    </w:p>
    <w:p w14:paraId="154FA77A" w14:textId="2A2BB8D5" w:rsidR="00B2615B" w:rsidRDefault="009046C3" w:rsidP="00B2615B">
      <w:pPr>
        <w:pStyle w:val="4Tekst"/>
      </w:pPr>
      <w:r>
        <w:t>Korišteni optimizatori su Adam, koji automatski mijenja stopu učenja, te SGD</w:t>
      </w:r>
      <w:r w:rsidR="005B783D">
        <w:t>, kojemu je objekt naziva lr_scheduler svakih deset epoha smanjio stopu učenja za koeficijent 10. Slike na ulazu bile su crno-bijele i dimenzija 28x28 osim na modelima gdje je naznačena dimenzija 224x224.</w:t>
      </w:r>
      <w:r w:rsidR="008735DE">
        <w:t xml:space="preserve"> Karakteristika dropout označuje primjenu padajućeg sloja vjerojatnosti 10% na izlaz konvolucije. </w:t>
      </w:r>
      <w:r w:rsidR="00DA503B">
        <w:t>Neovisno o tom sloju</w:t>
      </w:r>
      <w:r w:rsidR="008735DE">
        <w:t xml:space="preserve">, </w:t>
      </w:r>
      <w:r w:rsidR="00DA503B">
        <w:t>n</w:t>
      </w:r>
      <w:r w:rsidR="008735DE">
        <w:t>a</w:t>
      </w:r>
      <w:r w:rsidR="00DA503B">
        <w:t xml:space="preserve"> modele</w:t>
      </w:r>
      <w:r w:rsidR="008735DE">
        <w:t xml:space="preserve"> neuronske mreže Resnet18_dd primijenjivao se padajući sloj na ostatak prije zbrajanja sa izlazom konvolucije.</w:t>
      </w:r>
    </w:p>
    <w:p w14:paraId="2C4ED53F" w14:textId="69010554" w:rsidR="00524BA9" w:rsidRDefault="00524BA9" w:rsidP="00524BA9">
      <w:pPr>
        <w:pStyle w:val="2Podnaslov"/>
      </w:pPr>
      <w:r>
        <w:t>4.13. Analiza mjerenja</w:t>
      </w:r>
    </w:p>
    <w:p w14:paraId="67364792" w14:textId="0EDC6B62" w:rsidR="00524BA9" w:rsidRDefault="0096353F" w:rsidP="00524BA9">
      <w:pPr>
        <w:pStyle w:val="4Tekst"/>
      </w:pPr>
      <w:r>
        <w:t xml:space="preserve">Većina </w:t>
      </w:r>
      <w:r w:rsidR="00DA503B">
        <w:t>mreža</w:t>
      </w:r>
      <w:r>
        <w:t xml:space="preserve"> </w:t>
      </w:r>
      <w:r w:rsidR="00DA503B">
        <w:t>približila se točnosti od 95%</w:t>
      </w:r>
      <w:r>
        <w:t xml:space="preserve">. Sa točnošću od 95.6%, </w:t>
      </w:r>
      <w:r w:rsidR="00DA503B">
        <w:t>model mreže</w:t>
      </w:r>
      <w:r>
        <w:t xml:space="preserve"> Resnet18_dd je za više od pola posto premaši</w:t>
      </w:r>
      <w:r w:rsidR="00DA503B">
        <w:t>o</w:t>
      </w:r>
      <w:r>
        <w:t xml:space="preserve"> ostale. </w:t>
      </w:r>
      <w:r w:rsidR="00B40412">
        <w:t>Razlog tomu je dubina mreže i kombinacija SGD optimizatora sa mijenjajućom stopom učenja.</w:t>
      </w:r>
    </w:p>
    <w:p w14:paraId="39104154" w14:textId="43C5BB49" w:rsidR="00DA503B" w:rsidRDefault="00DA503B" w:rsidP="00DA503B">
      <w:pPr>
        <w:pStyle w:val="3PodnaslovMali"/>
      </w:pPr>
      <w:r>
        <w:t>4.13.1. Optimizatori</w:t>
      </w:r>
    </w:p>
    <w:p w14:paraId="13AEC4C0" w14:textId="6DE99F1D" w:rsidR="00DA503B" w:rsidRDefault="005F3783" w:rsidP="00DA503B">
      <w:pPr>
        <w:pStyle w:val="4Tekst"/>
      </w:pPr>
      <w:r>
        <w:t>U početnim treniranjima</w:t>
      </w:r>
      <w:r w:rsidR="00B44FEA">
        <w:t xml:space="preserve"> modela</w:t>
      </w:r>
      <w:r>
        <w:t>, korišten je isključivo Adam optimizator koji se pokazao najjednostavnijim za korištenje</w:t>
      </w:r>
      <w:r w:rsidR="00B44FEA">
        <w:t xml:space="preserve"> zbog automatskog postavljanja stope učenja. Međutim, iako je brzo dostizao visoke stope učenja, nakon određene točke ona je počela opadati i nastalo je pretreniranje.</w:t>
      </w:r>
    </w:p>
    <w:p w14:paraId="7A732D01" w14:textId="12FA3A79" w:rsidR="005F3783" w:rsidRPr="00DA503B" w:rsidRDefault="005F3783" w:rsidP="00DA503B">
      <w:pPr>
        <w:pStyle w:val="4Tekst"/>
      </w:pPr>
      <w:r>
        <w:t xml:space="preserve">Iz tog razloga, nekoliko najboljih modela trenirano je iznova sa SGD optimizatorom i korištenjem </w:t>
      </w:r>
      <w:r w:rsidR="00B44FEA">
        <w:t xml:space="preserve">objekta naziva lr_scheduler. Početna vrijednost stope učenja postavljena je na </w:t>
      </w:r>
      <m:oMath>
        <m:sSup>
          <m:sSupPr>
            <m:ctrlPr>
              <w:rPr>
                <w:rFonts w:ascii="Cambria Math" w:hAnsi="Cambria Math"/>
              </w:rPr>
            </m:ctrlPr>
          </m:sSupPr>
          <m:e>
            <m:r>
              <w:rPr>
                <w:rFonts w:ascii="Cambria Math" w:hAnsi="Cambria Math"/>
              </w:rPr>
              <m:t>10</m:t>
            </m:r>
          </m:e>
          <m:sup>
            <m:r>
              <w:rPr>
                <w:rFonts w:ascii="Cambria Math" w:hAnsi="Cambria Math"/>
              </w:rPr>
              <m:t>-3</m:t>
            </m:r>
          </m:sup>
        </m:sSup>
      </m:oMath>
      <w:r w:rsidR="00B44FEA">
        <w:t>, a svakih deset epoha smanjena je za koeficijent 10. Ova metoda pokazala se najrobusnijom u konvergiranju prema najboljoj potencijalnoj točnosti mreže.</w:t>
      </w:r>
    </w:p>
    <w:p w14:paraId="0C9E8788" w14:textId="47CC977D" w:rsidR="00B40412" w:rsidRDefault="00B40412" w:rsidP="00B40412">
      <w:pPr>
        <w:pStyle w:val="3PodnaslovMali"/>
      </w:pPr>
      <w:r>
        <w:t>4.13.</w:t>
      </w:r>
      <w:r w:rsidR="00DA503B">
        <w:t>2</w:t>
      </w:r>
      <w:r>
        <w:t>. Problem pretreniranja</w:t>
      </w:r>
    </w:p>
    <w:p w14:paraId="4A6DFEEE" w14:textId="6F3E2EAA" w:rsidR="00E164C1" w:rsidRPr="00E164C1" w:rsidRDefault="00E164C1" w:rsidP="00E164C1">
      <w:pPr>
        <w:pStyle w:val="4Tekst"/>
      </w:pPr>
      <w:r>
        <w:t>Problem pretreniranja često ograniči napredak neuronskih mreža. U praksi se može uočiti stagnacijom ili opadanjem točnosti s vremenom.</w:t>
      </w:r>
    </w:p>
    <w:p w14:paraId="59761317" w14:textId="7268EE08" w:rsidR="00B40412" w:rsidRDefault="00E36DF4" w:rsidP="00524BA9">
      <w:pPr>
        <w:pStyle w:val="4Tekst"/>
      </w:pPr>
      <w:r>
        <w:lastRenderedPageBreak/>
        <w:t xml:space="preserve">U </w:t>
      </w:r>
      <w:r w:rsidR="0089675C">
        <w:t>nekolicini</w:t>
      </w:r>
      <w:r>
        <w:t xml:space="preserve"> modela </w:t>
      </w:r>
      <w:r w:rsidR="00E164C1">
        <w:t xml:space="preserve">problem se pojavio, što se može zaključiti </w:t>
      </w:r>
      <w:r w:rsidR="0089675C">
        <w:t>iz razlike</w:t>
      </w:r>
      <w:r w:rsidR="00E164C1">
        <w:t xml:space="preserve"> posljednje i najbolje točnosti</w:t>
      </w:r>
      <w:r>
        <w:t xml:space="preserve">. </w:t>
      </w:r>
      <w:r w:rsidR="00B40412">
        <w:t>Najpreciznija mreža ujedno je bila i najotpornija na pretreniranje</w:t>
      </w:r>
      <w:r w:rsidR="0089675C">
        <w:t xml:space="preserve"> sa razlikom točnosti </w:t>
      </w:r>
      <w:r>
        <w:t>od 0.05%</w:t>
      </w:r>
      <w:r w:rsidR="00E164C1">
        <w:t>. Razlike u neotpornijim mrežama iznose do 0.5% blokirajući daljnji napredak mreže.</w:t>
      </w:r>
    </w:p>
    <w:p w14:paraId="4B7921BF" w14:textId="4A551BB0" w:rsidR="00E164C1" w:rsidRDefault="00E164C1" w:rsidP="00524BA9">
      <w:pPr>
        <w:pStyle w:val="4Tekst"/>
      </w:pPr>
      <w:r>
        <w:t>Rješenje problemu, što je također vidljivo u tablici, je korištenje metode padajućeg sloja, kao i metode ostatka. Mreža Resnet_dd sadrži obje metode</w:t>
      </w:r>
      <w:r w:rsidR="00DA503B">
        <w:t xml:space="preserve"> te iz tog razloga očekivano je vidjeti mnoge njene varijacije na tablici najboljih modela.</w:t>
      </w:r>
    </w:p>
    <w:p w14:paraId="3E141690" w14:textId="23B2742C" w:rsidR="001A3177" w:rsidRDefault="001A3177">
      <w:pPr>
        <w:rPr>
          <w:rFonts w:ascii="Times New Roman" w:eastAsiaTheme="minorEastAsia" w:hAnsi="Times New Roman"/>
          <w:spacing w:val="15"/>
          <w:sz w:val="24"/>
        </w:rPr>
      </w:pPr>
      <w:r>
        <w:br w:type="page"/>
      </w:r>
    </w:p>
    <w:p w14:paraId="7D08C0C5" w14:textId="77777777" w:rsidR="00823762" w:rsidRPr="00823762" w:rsidDel="00C93C8F" w:rsidRDefault="00823762" w:rsidP="00823762">
      <w:pPr>
        <w:pStyle w:val="4Tekst"/>
        <w:rPr>
          <w:del w:id="1749" w:author="Stjepan Salopek (ssalopek)" w:date="2021-09-13T16:30:00Z"/>
        </w:rPr>
      </w:pPr>
    </w:p>
    <w:p w14:paraId="54B8B50F" w14:textId="0AEA49F8" w:rsidR="00BB6411" w:rsidDel="00C93C8F" w:rsidRDefault="00BB6411" w:rsidP="00197D8B">
      <w:pPr>
        <w:pStyle w:val="4Tekst"/>
        <w:rPr>
          <w:del w:id="1750" w:author="Stjepan Salopek (ssalopek)" w:date="2021-09-13T16:30:00Z"/>
          <w:sz w:val="28"/>
          <w:szCs w:val="32"/>
        </w:rPr>
      </w:pPr>
      <w:del w:id="1751" w:author="Stjepan Salopek (ssalopek)" w:date="2021-09-13T16:30:00Z">
        <w:r w:rsidDel="00C93C8F">
          <w:br w:type="page"/>
        </w:r>
      </w:del>
    </w:p>
    <w:p w14:paraId="34A43BA5" w14:textId="15FA7487" w:rsidR="00D366C7" w:rsidRDefault="00FC14EF" w:rsidP="00D366C7">
      <w:pPr>
        <w:pStyle w:val="1Naslov"/>
      </w:pPr>
      <w:bookmarkStart w:id="1752" w:name="_Toc82446290"/>
      <w:r>
        <w:t>5</w:t>
      </w:r>
      <w:ins w:id="1753" w:author="Stjepan Salopek (ssalopek)" w:date="2021-09-09T15:12:00Z">
        <w:r w:rsidR="00C94B37">
          <w:t>.</w:t>
        </w:r>
      </w:ins>
      <w:r w:rsidR="0062607B">
        <w:t xml:space="preserve"> ZAKLJUČAK</w:t>
      </w:r>
      <w:bookmarkEnd w:id="1752"/>
    </w:p>
    <w:p w14:paraId="5204468F" w14:textId="05EA07BD" w:rsidR="00D070B8" w:rsidRDefault="00C169E2" w:rsidP="00D070B8">
      <w:pPr>
        <w:pStyle w:val="4Tekst"/>
      </w:pPr>
      <w:r>
        <w:t xml:space="preserve">Kroz </w:t>
      </w:r>
      <w:r w:rsidR="00AA3E5F">
        <w:t>seminarski rad predstavljeno je područje</w:t>
      </w:r>
      <w:r w:rsidR="00B00B31">
        <w:t xml:space="preserve"> strojnog učenja kroz teoriju i praktični rad</w:t>
      </w:r>
      <w:r w:rsidR="00AA3E5F">
        <w:t>.</w:t>
      </w:r>
      <w:r w:rsidR="00B00B31">
        <w:t xml:space="preserve"> Uz teoriju potrebnu za prepoznavanje teksta iz slika,</w:t>
      </w:r>
      <w:r w:rsidR="00690B74">
        <w:t xml:space="preserve"> analizirano je tržište i potencijal strojnog učenja u suvremenom svijetu. </w:t>
      </w:r>
      <w:r w:rsidR="004362F1">
        <w:t>P</w:t>
      </w:r>
      <w:r w:rsidR="00690B74">
        <w:t xml:space="preserve">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w:t>
      </w:r>
    </w:p>
    <w:p w14:paraId="6BA45E18" w14:textId="125E2B77" w:rsidR="004362F1" w:rsidRDefault="00860104" w:rsidP="00D070B8">
      <w:pPr>
        <w:pStyle w:val="4Tekst"/>
      </w:pPr>
      <w:r>
        <w:t>Kroz izradu praktičnog rada obuhvaćeni su svi dijelovi izrađivanja projekta, od razvojnog okruženja i slika korištenih za prepoznavanje, do logike iza kreiranja modela neuronske mreže. Navedeni su svi korišteni modeli i njihove varijacije. Prikazani su rezultati mjerenjâ istreniranih modela i izvedeni zaključci na temelju rezultata. Dostigla se najviša točnost prepoznavanja od 95,6%.</w:t>
      </w:r>
    </w:p>
    <w:p w14:paraId="61A38A73" w14:textId="77777777" w:rsidR="004362F1" w:rsidDel="00B230D0" w:rsidRDefault="004362F1" w:rsidP="00D070B8">
      <w:pPr>
        <w:pStyle w:val="4Tekst"/>
        <w:rPr>
          <w:del w:id="1754" w:author="Stjepan Salopek (ssalopek)" w:date="2021-09-09T17:14:00Z"/>
        </w:rPr>
      </w:pPr>
    </w:p>
    <w:p w14:paraId="447A6D39" w14:textId="64EF7910" w:rsidR="004B5C62" w:rsidRDefault="004B5C62" w:rsidP="00D070B8">
      <w:pPr>
        <w:pStyle w:val="4Tekst"/>
      </w:pPr>
      <w:r>
        <w:br w:type="page"/>
      </w:r>
    </w:p>
    <w:bookmarkStart w:id="1755"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1755"/>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07"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432"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435" w:author="Tin Kramberger (tkramberg)" w:date="2021-09-06T18:59:00Z" w:initials="TK(">
    <w:p w14:paraId="47D959F0" w14:textId="3CDA5DBE" w:rsidR="00DB770D" w:rsidRDefault="00DB770D">
      <w:pPr>
        <w:pStyle w:val="CommentText"/>
      </w:pPr>
      <w:r>
        <w:rPr>
          <w:rStyle w:val="CommentReference"/>
        </w:rPr>
        <w:annotationRef/>
      </w:r>
      <w:r>
        <w:t xml:space="preserve">Dajte </w:t>
      </w:r>
      <w:r>
        <w:t>barem glavne dijelove grafa prevedite.</w:t>
      </w:r>
    </w:p>
  </w:comment>
  <w:comment w:id="1610"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7C101F" w15:done="0"/>
  <w15:commentEx w15:paraId="75C73C98" w15:done="0"/>
  <w15:commentEx w15:paraId="47D959F0" w15:done="0"/>
  <w15:commentEx w15:paraId="2C5D7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354" w16cex:dateUtc="2021-09-06T16:58:00Z"/>
  <w16cex:commentExtensible w16cex:durableId="24E0E476" w16cex:dateUtc="2021-09-06T17:03:00Z"/>
  <w16cex:commentExtensible w16cex:durableId="24E0E394" w16cex:dateUtc="2021-09-06T16:59:00Z"/>
  <w16cex:commentExtensible w16cex:durableId="24E0E4CC" w16cex:dateUtc="2021-09-06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7C101F" w16cid:durableId="24E0E354"/>
  <w16cid:commentId w16cid:paraId="75C73C98" w16cid:durableId="24E0E476"/>
  <w16cid:commentId w16cid:paraId="47D959F0" w16cid:durableId="24E0E394"/>
  <w16cid:commentId w16cid:paraId="2C5D71D3" w16cid:durableId="24E0E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C6BB4" w14:textId="77777777" w:rsidR="00E03573" w:rsidRDefault="00E03573" w:rsidP="005C0BCE">
      <w:pPr>
        <w:spacing w:after="0" w:line="240" w:lineRule="auto"/>
      </w:pPr>
      <w:r>
        <w:separator/>
      </w:r>
    </w:p>
  </w:endnote>
  <w:endnote w:type="continuationSeparator" w:id="0">
    <w:p w14:paraId="7E79B17A" w14:textId="77777777" w:rsidR="00E03573" w:rsidRDefault="00E03573" w:rsidP="005C0BCE">
      <w:pPr>
        <w:spacing w:after="0" w:line="240" w:lineRule="auto"/>
      </w:pPr>
      <w:r>
        <w:continuationSeparator/>
      </w:r>
    </w:p>
  </w:endnote>
  <w:endnote w:type="continuationNotice" w:id="1">
    <w:p w14:paraId="4EBD438C" w14:textId="77777777" w:rsidR="00E03573" w:rsidRDefault="00E035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3E8B1" w14:textId="77777777" w:rsidR="00E03573" w:rsidRDefault="00E03573" w:rsidP="005C0BCE">
      <w:pPr>
        <w:spacing w:after="0" w:line="240" w:lineRule="auto"/>
      </w:pPr>
      <w:r>
        <w:separator/>
      </w:r>
    </w:p>
  </w:footnote>
  <w:footnote w:type="continuationSeparator" w:id="0">
    <w:p w14:paraId="3BDBB2CC" w14:textId="77777777" w:rsidR="00E03573" w:rsidRDefault="00E03573" w:rsidP="005C0BCE">
      <w:pPr>
        <w:spacing w:after="0" w:line="240" w:lineRule="auto"/>
      </w:pPr>
      <w:r>
        <w:continuationSeparator/>
      </w:r>
    </w:p>
  </w:footnote>
  <w:footnote w:type="continuationNotice" w:id="1">
    <w:p w14:paraId="69AE14DF" w14:textId="77777777" w:rsidR="00E03573" w:rsidRDefault="00E03573">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3118"/>
    <w:rsid w:val="000248F8"/>
    <w:rsid w:val="00031E48"/>
    <w:rsid w:val="00036185"/>
    <w:rsid w:val="00036269"/>
    <w:rsid w:val="0004205B"/>
    <w:rsid w:val="000427AD"/>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3639"/>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275E4"/>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177"/>
    <w:rsid w:val="001A37C6"/>
    <w:rsid w:val="001A46C0"/>
    <w:rsid w:val="001A7F52"/>
    <w:rsid w:val="001B1440"/>
    <w:rsid w:val="001B21ED"/>
    <w:rsid w:val="001B2600"/>
    <w:rsid w:val="001B712B"/>
    <w:rsid w:val="001B7A83"/>
    <w:rsid w:val="001C1FF4"/>
    <w:rsid w:val="001C34C4"/>
    <w:rsid w:val="001C360E"/>
    <w:rsid w:val="001D273C"/>
    <w:rsid w:val="001D29AB"/>
    <w:rsid w:val="001D33D5"/>
    <w:rsid w:val="001D39AC"/>
    <w:rsid w:val="001D3CA7"/>
    <w:rsid w:val="001E0B52"/>
    <w:rsid w:val="001E1CFF"/>
    <w:rsid w:val="001E293C"/>
    <w:rsid w:val="001E3D48"/>
    <w:rsid w:val="001E771D"/>
    <w:rsid w:val="00201A85"/>
    <w:rsid w:val="0020374D"/>
    <w:rsid w:val="002068CA"/>
    <w:rsid w:val="00210185"/>
    <w:rsid w:val="00211C80"/>
    <w:rsid w:val="0023434B"/>
    <w:rsid w:val="002431E0"/>
    <w:rsid w:val="002434DC"/>
    <w:rsid w:val="00244941"/>
    <w:rsid w:val="00244D58"/>
    <w:rsid w:val="00245B11"/>
    <w:rsid w:val="00247AEB"/>
    <w:rsid w:val="00255C57"/>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0775A"/>
    <w:rsid w:val="00314F60"/>
    <w:rsid w:val="00314FE6"/>
    <w:rsid w:val="00316760"/>
    <w:rsid w:val="00322CB1"/>
    <w:rsid w:val="0032489B"/>
    <w:rsid w:val="00331885"/>
    <w:rsid w:val="00332853"/>
    <w:rsid w:val="00340182"/>
    <w:rsid w:val="0034626E"/>
    <w:rsid w:val="003467BC"/>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A754C"/>
    <w:rsid w:val="003B217D"/>
    <w:rsid w:val="003B3A2A"/>
    <w:rsid w:val="003B4604"/>
    <w:rsid w:val="003B5E7D"/>
    <w:rsid w:val="003B5EE1"/>
    <w:rsid w:val="003B639C"/>
    <w:rsid w:val="003D58D3"/>
    <w:rsid w:val="003E169D"/>
    <w:rsid w:val="003E2F18"/>
    <w:rsid w:val="003E3B31"/>
    <w:rsid w:val="003E501A"/>
    <w:rsid w:val="003F124C"/>
    <w:rsid w:val="003F2D11"/>
    <w:rsid w:val="00401191"/>
    <w:rsid w:val="00402D0C"/>
    <w:rsid w:val="00405744"/>
    <w:rsid w:val="00414285"/>
    <w:rsid w:val="004167E9"/>
    <w:rsid w:val="004170FB"/>
    <w:rsid w:val="00420E3C"/>
    <w:rsid w:val="00424C49"/>
    <w:rsid w:val="00424DF1"/>
    <w:rsid w:val="00434399"/>
    <w:rsid w:val="004362F1"/>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4CAA"/>
    <w:rsid w:val="004B5C62"/>
    <w:rsid w:val="004C2F0C"/>
    <w:rsid w:val="004C4DA2"/>
    <w:rsid w:val="004D22AA"/>
    <w:rsid w:val="004D6649"/>
    <w:rsid w:val="004D71BA"/>
    <w:rsid w:val="004F2383"/>
    <w:rsid w:val="004F7213"/>
    <w:rsid w:val="004F7C0A"/>
    <w:rsid w:val="00501095"/>
    <w:rsid w:val="00504C9D"/>
    <w:rsid w:val="00505222"/>
    <w:rsid w:val="00505A44"/>
    <w:rsid w:val="00511B61"/>
    <w:rsid w:val="00513407"/>
    <w:rsid w:val="005142B0"/>
    <w:rsid w:val="0051443C"/>
    <w:rsid w:val="005170FB"/>
    <w:rsid w:val="005179E6"/>
    <w:rsid w:val="00524BA9"/>
    <w:rsid w:val="00527178"/>
    <w:rsid w:val="0053107E"/>
    <w:rsid w:val="00531FFF"/>
    <w:rsid w:val="0054288D"/>
    <w:rsid w:val="00543E0C"/>
    <w:rsid w:val="00543E0E"/>
    <w:rsid w:val="00543E84"/>
    <w:rsid w:val="00550F44"/>
    <w:rsid w:val="0055277B"/>
    <w:rsid w:val="00557ACC"/>
    <w:rsid w:val="00564EEC"/>
    <w:rsid w:val="00566EE6"/>
    <w:rsid w:val="00566F6A"/>
    <w:rsid w:val="00567579"/>
    <w:rsid w:val="005709FC"/>
    <w:rsid w:val="00571006"/>
    <w:rsid w:val="005748C9"/>
    <w:rsid w:val="00575B55"/>
    <w:rsid w:val="00577FA6"/>
    <w:rsid w:val="005845DA"/>
    <w:rsid w:val="00591217"/>
    <w:rsid w:val="00591CDD"/>
    <w:rsid w:val="00595782"/>
    <w:rsid w:val="005A2760"/>
    <w:rsid w:val="005A3226"/>
    <w:rsid w:val="005A5DC4"/>
    <w:rsid w:val="005B103A"/>
    <w:rsid w:val="005B31E4"/>
    <w:rsid w:val="005B31FD"/>
    <w:rsid w:val="005B783D"/>
    <w:rsid w:val="005C0BCE"/>
    <w:rsid w:val="005C25AA"/>
    <w:rsid w:val="005C4560"/>
    <w:rsid w:val="005C6DED"/>
    <w:rsid w:val="005C7117"/>
    <w:rsid w:val="005D2825"/>
    <w:rsid w:val="005D4457"/>
    <w:rsid w:val="005E1315"/>
    <w:rsid w:val="005E60FF"/>
    <w:rsid w:val="005F3783"/>
    <w:rsid w:val="005F5CFE"/>
    <w:rsid w:val="005F6270"/>
    <w:rsid w:val="005F6B16"/>
    <w:rsid w:val="00601E08"/>
    <w:rsid w:val="00606865"/>
    <w:rsid w:val="00624217"/>
    <w:rsid w:val="00624CD9"/>
    <w:rsid w:val="00625FC9"/>
    <w:rsid w:val="0062607B"/>
    <w:rsid w:val="006307B3"/>
    <w:rsid w:val="00631F5D"/>
    <w:rsid w:val="00634DC9"/>
    <w:rsid w:val="00635134"/>
    <w:rsid w:val="00641E31"/>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068B"/>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2304D"/>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932A1"/>
    <w:rsid w:val="007A20D5"/>
    <w:rsid w:val="007A24DC"/>
    <w:rsid w:val="007A62B2"/>
    <w:rsid w:val="007A77E3"/>
    <w:rsid w:val="007B12BB"/>
    <w:rsid w:val="007B2CBE"/>
    <w:rsid w:val="007B4B11"/>
    <w:rsid w:val="007B4C83"/>
    <w:rsid w:val="007C3F9B"/>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3762"/>
    <w:rsid w:val="00825BED"/>
    <w:rsid w:val="00825D94"/>
    <w:rsid w:val="00831065"/>
    <w:rsid w:val="008324D8"/>
    <w:rsid w:val="008364FB"/>
    <w:rsid w:val="00836EDA"/>
    <w:rsid w:val="00840725"/>
    <w:rsid w:val="00840C5E"/>
    <w:rsid w:val="00842869"/>
    <w:rsid w:val="00843F37"/>
    <w:rsid w:val="00844BC7"/>
    <w:rsid w:val="00845DCB"/>
    <w:rsid w:val="008476BB"/>
    <w:rsid w:val="00850DEA"/>
    <w:rsid w:val="008553AC"/>
    <w:rsid w:val="00856747"/>
    <w:rsid w:val="00860104"/>
    <w:rsid w:val="008735DE"/>
    <w:rsid w:val="008748C5"/>
    <w:rsid w:val="00877A4B"/>
    <w:rsid w:val="0088087A"/>
    <w:rsid w:val="00880C40"/>
    <w:rsid w:val="00881049"/>
    <w:rsid w:val="00883D1C"/>
    <w:rsid w:val="008840C0"/>
    <w:rsid w:val="008847E2"/>
    <w:rsid w:val="008859FF"/>
    <w:rsid w:val="00890CA8"/>
    <w:rsid w:val="00892171"/>
    <w:rsid w:val="008925C6"/>
    <w:rsid w:val="0089675C"/>
    <w:rsid w:val="008A36B7"/>
    <w:rsid w:val="008A3867"/>
    <w:rsid w:val="008A5D9F"/>
    <w:rsid w:val="008A5F18"/>
    <w:rsid w:val="008A6F54"/>
    <w:rsid w:val="008B015F"/>
    <w:rsid w:val="008B1C81"/>
    <w:rsid w:val="008B2027"/>
    <w:rsid w:val="008C1C28"/>
    <w:rsid w:val="008C291E"/>
    <w:rsid w:val="008C706D"/>
    <w:rsid w:val="008C7626"/>
    <w:rsid w:val="008D443C"/>
    <w:rsid w:val="008D5FB6"/>
    <w:rsid w:val="008D5FDD"/>
    <w:rsid w:val="008E43AF"/>
    <w:rsid w:val="008F6192"/>
    <w:rsid w:val="008F62AF"/>
    <w:rsid w:val="00900CE7"/>
    <w:rsid w:val="0090417F"/>
    <w:rsid w:val="009046C3"/>
    <w:rsid w:val="00910053"/>
    <w:rsid w:val="00912A08"/>
    <w:rsid w:val="00924D3F"/>
    <w:rsid w:val="00927055"/>
    <w:rsid w:val="00927CB2"/>
    <w:rsid w:val="00931795"/>
    <w:rsid w:val="00931954"/>
    <w:rsid w:val="0093634E"/>
    <w:rsid w:val="00936C29"/>
    <w:rsid w:val="009411E4"/>
    <w:rsid w:val="009433B2"/>
    <w:rsid w:val="00946845"/>
    <w:rsid w:val="00955A61"/>
    <w:rsid w:val="009568BA"/>
    <w:rsid w:val="00957C5A"/>
    <w:rsid w:val="00962BDD"/>
    <w:rsid w:val="0096353F"/>
    <w:rsid w:val="00963854"/>
    <w:rsid w:val="00965929"/>
    <w:rsid w:val="00965CCC"/>
    <w:rsid w:val="00971B01"/>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2F12"/>
    <w:rsid w:val="00AF4B48"/>
    <w:rsid w:val="00AF4D9F"/>
    <w:rsid w:val="00B00B31"/>
    <w:rsid w:val="00B01683"/>
    <w:rsid w:val="00B01A38"/>
    <w:rsid w:val="00B120D9"/>
    <w:rsid w:val="00B14E43"/>
    <w:rsid w:val="00B17399"/>
    <w:rsid w:val="00B22302"/>
    <w:rsid w:val="00B230D0"/>
    <w:rsid w:val="00B2615B"/>
    <w:rsid w:val="00B26BDF"/>
    <w:rsid w:val="00B30008"/>
    <w:rsid w:val="00B30416"/>
    <w:rsid w:val="00B308E7"/>
    <w:rsid w:val="00B310D3"/>
    <w:rsid w:val="00B3452C"/>
    <w:rsid w:val="00B40412"/>
    <w:rsid w:val="00B410EE"/>
    <w:rsid w:val="00B44FEA"/>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4460"/>
    <w:rsid w:val="00C85A79"/>
    <w:rsid w:val="00C877A8"/>
    <w:rsid w:val="00C93C8F"/>
    <w:rsid w:val="00C94B37"/>
    <w:rsid w:val="00CA65B4"/>
    <w:rsid w:val="00CB09D3"/>
    <w:rsid w:val="00CB399F"/>
    <w:rsid w:val="00CB7772"/>
    <w:rsid w:val="00CC1D44"/>
    <w:rsid w:val="00CC21B6"/>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3388"/>
    <w:rsid w:val="00D3565D"/>
    <w:rsid w:val="00D366C7"/>
    <w:rsid w:val="00D42B44"/>
    <w:rsid w:val="00D43A5A"/>
    <w:rsid w:val="00D50A95"/>
    <w:rsid w:val="00D52EC0"/>
    <w:rsid w:val="00D6094D"/>
    <w:rsid w:val="00D633D5"/>
    <w:rsid w:val="00D660F4"/>
    <w:rsid w:val="00D66B19"/>
    <w:rsid w:val="00D713FA"/>
    <w:rsid w:val="00D740F6"/>
    <w:rsid w:val="00D766E4"/>
    <w:rsid w:val="00D84101"/>
    <w:rsid w:val="00D909C4"/>
    <w:rsid w:val="00D91A0B"/>
    <w:rsid w:val="00DA503B"/>
    <w:rsid w:val="00DA5FFB"/>
    <w:rsid w:val="00DB0C9F"/>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28F4"/>
    <w:rsid w:val="00E03573"/>
    <w:rsid w:val="00E04192"/>
    <w:rsid w:val="00E04EF2"/>
    <w:rsid w:val="00E074D9"/>
    <w:rsid w:val="00E11A69"/>
    <w:rsid w:val="00E11B56"/>
    <w:rsid w:val="00E12F34"/>
    <w:rsid w:val="00E14152"/>
    <w:rsid w:val="00E164C1"/>
    <w:rsid w:val="00E16B15"/>
    <w:rsid w:val="00E178EA"/>
    <w:rsid w:val="00E20983"/>
    <w:rsid w:val="00E24397"/>
    <w:rsid w:val="00E25CB1"/>
    <w:rsid w:val="00E30779"/>
    <w:rsid w:val="00E309B9"/>
    <w:rsid w:val="00E33B17"/>
    <w:rsid w:val="00E36DF4"/>
    <w:rsid w:val="00E36FF2"/>
    <w:rsid w:val="00E440A1"/>
    <w:rsid w:val="00E444E2"/>
    <w:rsid w:val="00E511ED"/>
    <w:rsid w:val="00E55BC9"/>
    <w:rsid w:val="00E564AA"/>
    <w:rsid w:val="00E61352"/>
    <w:rsid w:val="00E61BAE"/>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296"/>
    <w:rsid w:val="00EC5DC2"/>
    <w:rsid w:val="00ED3FF6"/>
    <w:rsid w:val="00ED4A1D"/>
    <w:rsid w:val="00ED7DD4"/>
    <w:rsid w:val="00EE04F6"/>
    <w:rsid w:val="00EE0CB0"/>
    <w:rsid w:val="00EE435B"/>
    <w:rsid w:val="00F03173"/>
    <w:rsid w:val="00F03A95"/>
    <w:rsid w:val="00F04922"/>
    <w:rsid w:val="00F06AA9"/>
    <w:rsid w:val="00F12725"/>
    <w:rsid w:val="00F138EB"/>
    <w:rsid w:val="00F151CB"/>
    <w:rsid w:val="00F24EFA"/>
    <w:rsid w:val="00F26F86"/>
    <w:rsid w:val="00F2792A"/>
    <w:rsid w:val="00F34370"/>
    <w:rsid w:val="00F35B42"/>
    <w:rsid w:val="00F400C0"/>
    <w:rsid w:val="00F420B2"/>
    <w:rsid w:val="00F45F8F"/>
    <w:rsid w:val="00F5142D"/>
    <w:rsid w:val="00F525FE"/>
    <w:rsid w:val="00F5262C"/>
    <w:rsid w:val="00F528AB"/>
    <w:rsid w:val="00F562BB"/>
    <w:rsid w:val="00F60DAB"/>
    <w:rsid w:val="00F64A57"/>
    <w:rsid w:val="00F64FEA"/>
    <w:rsid w:val="00F73803"/>
    <w:rsid w:val="00F77D12"/>
    <w:rsid w:val="00F82BC4"/>
    <w:rsid w:val="00F83E97"/>
    <w:rsid w:val="00F86134"/>
    <w:rsid w:val="00F903D4"/>
    <w:rsid w:val="00F9049E"/>
    <w:rsid w:val="00F92B03"/>
    <w:rsid w:val="00F93969"/>
    <w:rsid w:val="00F94EAC"/>
    <w:rsid w:val="00F96039"/>
    <w:rsid w:val="00FA617B"/>
    <w:rsid w:val="00FA6A10"/>
    <w:rsid w:val="00FB138B"/>
    <w:rsid w:val="00FB1FCC"/>
    <w:rsid w:val="00FB2418"/>
    <w:rsid w:val="00FB7660"/>
    <w:rsid w:val="00FB7692"/>
    <w:rsid w:val="00FB7E80"/>
    <w:rsid w:val="00FC14EF"/>
    <w:rsid w:val="00FC6B8F"/>
    <w:rsid w:val="00FD078D"/>
    <w:rsid w:val="00FD145C"/>
    <w:rsid w:val="00FD2470"/>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 w:type="table" w:styleId="GridTable4-Accent2">
    <w:name w:val="Grid Table 4 Accent 2"/>
    <w:basedOn w:val="TableNormal"/>
    <w:uiPriority w:val="49"/>
    <w:rsid w:val="004C2F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06026549">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399981540">
      <w:bodyDiv w:val="1"/>
      <w:marLeft w:val="0"/>
      <w:marRight w:val="0"/>
      <w:marTop w:val="0"/>
      <w:marBottom w:val="0"/>
      <w:divBdr>
        <w:top w:val="none" w:sz="0" w:space="0" w:color="auto"/>
        <w:left w:val="none" w:sz="0" w:space="0" w:color="auto"/>
        <w:bottom w:val="none" w:sz="0" w:space="0" w:color="auto"/>
        <w:right w:val="none" w:sz="0" w:space="0" w:color="auto"/>
      </w:divBdr>
      <w:divsChild>
        <w:div w:id="1947615582">
          <w:marLeft w:val="0"/>
          <w:marRight w:val="0"/>
          <w:marTop w:val="0"/>
          <w:marBottom w:val="0"/>
          <w:divBdr>
            <w:top w:val="none" w:sz="0" w:space="0" w:color="auto"/>
            <w:left w:val="none" w:sz="0" w:space="0" w:color="auto"/>
            <w:bottom w:val="none" w:sz="0" w:space="0" w:color="auto"/>
            <w:right w:val="none" w:sz="0" w:space="0" w:color="auto"/>
          </w:divBdr>
          <w:divsChild>
            <w:div w:id="109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53788051">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13</b:RefOrder>
  </b:Source>
  <b:Source>
    <b:Tag>Ofd</b:Tag>
    <b:SourceType>InternetSite</b:SourceType>
    <b:Guid>{971BC254-E19A-46F5-B628-70DB70D6E3F7}</b:Guid>
    <b:Title>Oxford - Data set</b:Title>
    <b:URL>https://www.oxfordlearnersdictionaries.com/definition/english/data-set?q=data+set</b:URL>
    <b:RefOrder>12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800483-2AC9-4742-A6D7-F85BB8C6E2D0}">
  <ds:schemaRefs>
    <ds:schemaRef ds:uri="http://schemas.openxmlformats.org/officeDocument/2006/bibliography"/>
  </ds:schemaRefs>
</ds:datastoreItem>
</file>

<file path=customXml/itemProps4.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6182</TotalTime>
  <Pages>44</Pages>
  <Words>9527</Words>
  <Characters>54305</Characters>
  <Application>Microsoft Office Word</Application>
  <DocSecurity>0</DocSecurity>
  <Lines>452</Lines>
  <Paragraphs>127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63705</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32</cp:revision>
  <dcterms:created xsi:type="dcterms:W3CDTF">2021-08-31T22:10:00Z</dcterms:created>
  <dcterms:modified xsi:type="dcterms:W3CDTF">2022-02-17T13:44:00Z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